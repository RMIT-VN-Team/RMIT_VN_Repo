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24A" w:rsidRDefault="0044724A" w:rsidP="0044724A">
      <w:pPr>
        <w:pStyle w:val="Default"/>
      </w:pPr>
    </w:p>
    <w:p w:rsidR="00362CAD" w:rsidRPr="00034326" w:rsidRDefault="0044724A" w:rsidP="0044724A">
      <w:pPr>
        <w:pStyle w:val="CoverPageGlobalViewText"/>
      </w:pPr>
      <w:r>
        <w:t xml:space="preserve"> </w:t>
      </w:r>
      <w:r>
        <w:rPr>
          <w:b w:val="0"/>
          <w:bCs/>
        </w:rPr>
        <w:t>ADP Solution Design</w:t>
      </w:r>
    </w:p>
    <w:p w:rsidR="00F757BA" w:rsidRDefault="00F757BA" w:rsidP="00D76C25"/>
    <w:p w:rsidR="0044724A" w:rsidRPr="00386A30" w:rsidRDefault="0044724A" w:rsidP="00D76C25"/>
    <w:p w:rsidR="002C1FCC" w:rsidRDefault="003872E0" w:rsidP="00467B07">
      <w:pPr>
        <w:pStyle w:val="CoverPage-Title"/>
        <w:rPr>
          <w:sz w:val="68"/>
          <w:szCs w:val="68"/>
        </w:rPr>
      </w:pPr>
      <w:r w:rsidRPr="002C1FCC">
        <w:rPr>
          <w:sz w:val="68"/>
          <w:szCs w:val="68"/>
        </w:rPr>
        <w:t>Time M</w:t>
      </w:r>
      <w:r w:rsidR="002C1FCC" w:rsidRPr="002C1FCC">
        <w:rPr>
          <w:sz w:val="68"/>
          <w:szCs w:val="68"/>
        </w:rPr>
        <w:t xml:space="preserve">anagement </w:t>
      </w:r>
    </w:p>
    <w:p w:rsidR="00467B07" w:rsidRPr="002C1FCC" w:rsidRDefault="00260C7C" w:rsidP="00467B07">
      <w:pPr>
        <w:pStyle w:val="CoverPage-Title"/>
        <w:rPr>
          <w:sz w:val="68"/>
          <w:szCs w:val="68"/>
        </w:rPr>
      </w:pPr>
      <w:r w:rsidRPr="002C1FCC">
        <w:rPr>
          <w:sz w:val="68"/>
          <w:szCs w:val="68"/>
        </w:rPr>
        <w:t xml:space="preserve">Business Blueprint </w:t>
      </w:r>
      <w:r w:rsidR="009A58D1">
        <w:rPr>
          <w:sz w:val="68"/>
          <w:szCs w:val="68"/>
        </w:rPr>
        <w:t>Vietnam</w:t>
      </w:r>
    </w:p>
    <w:p w:rsidR="00467B07" w:rsidRPr="0044724A" w:rsidRDefault="002D481C" w:rsidP="00467B07">
      <w:pPr>
        <w:pStyle w:val="ClientName-Ref"/>
        <w:rPr>
          <w:i/>
        </w:rPr>
      </w:pPr>
      <w:r>
        <w:t xml:space="preserve">RMIT </w:t>
      </w:r>
      <w:r w:rsidR="009A58D1">
        <w:t>Vietnam</w:t>
      </w:r>
      <w:r w:rsidR="0044724A">
        <w:t xml:space="preserve"> </w:t>
      </w:r>
    </w:p>
    <w:p w:rsidR="00581BF3" w:rsidRDefault="00362CAD" w:rsidP="00034326">
      <w:pPr>
        <w:pStyle w:val="CoverPageSubtitle"/>
      </w:pPr>
      <w:r>
        <w:t xml:space="preserve">Commercial in Confidence </w:t>
      </w:r>
    </w:p>
    <w:p w:rsidR="000D54C6" w:rsidRDefault="000D54C6" w:rsidP="00D76C25"/>
    <w:p w:rsidR="000D54C6" w:rsidRDefault="000D54C6" w:rsidP="00D76C25"/>
    <w:p w:rsidR="000D54C6" w:rsidRDefault="000D54C6" w:rsidP="00D76C25"/>
    <w:p w:rsidR="000D54C6" w:rsidRDefault="000D54C6" w:rsidP="00D76C25"/>
    <w:p w:rsidR="000D54C6" w:rsidRDefault="000D54C6" w:rsidP="00D76C25"/>
    <w:p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rsidTr="00E96652">
        <w:tc>
          <w:tcPr>
            <w:tcW w:w="2736" w:type="dxa"/>
            <w:shd w:val="clear" w:color="auto" w:fill="auto"/>
            <w:vAlign w:val="center"/>
          </w:tcPr>
          <w:p w:rsidR="00B60ECA" w:rsidRPr="000C0EE6" w:rsidRDefault="00B60ECA" w:rsidP="00E96652">
            <w:pPr>
              <w:pStyle w:val="Meta-Text"/>
              <w:rPr>
                <w:rFonts w:ascii="Arial" w:hAnsi="Arial" w:cs="Arial"/>
                <w:b/>
              </w:rPr>
            </w:pPr>
            <w:r w:rsidRPr="000C0EE6">
              <w:rPr>
                <w:rFonts w:ascii="Arial" w:hAnsi="Arial" w:cs="Arial"/>
                <w:b/>
              </w:rPr>
              <w:t>Author</w:t>
            </w:r>
          </w:p>
        </w:tc>
        <w:tc>
          <w:tcPr>
            <w:tcW w:w="3144" w:type="dxa"/>
            <w:vAlign w:val="center"/>
          </w:tcPr>
          <w:p w:rsidR="00B60ECA" w:rsidRPr="00E96652" w:rsidRDefault="002C1FCC" w:rsidP="00E96652">
            <w:pPr>
              <w:pStyle w:val="Meta-Text"/>
              <w:rPr>
                <w:rFonts w:ascii="Arial" w:hAnsi="Arial" w:cs="Arial"/>
              </w:rPr>
            </w:pPr>
            <w:r>
              <w:rPr>
                <w:rFonts w:ascii="Arial" w:hAnsi="Arial" w:cs="Arial"/>
              </w:rPr>
              <w:t>Bre Dawson</w:t>
            </w:r>
          </w:p>
        </w:tc>
      </w:tr>
      <w:tr w:rsidR="00B60ECA" w:rsidRPr="009878B3" w:rsidTr="00E96652">
        <w:tc>
          <w:tcPr>
            <w:tcW w:w="2736" w:type="dxa"/>
            <w:shd w:val="clear" w:color="auto" w:fill="auto"/>
            <w:vAlign w:val="center"/>
          </w:tcPr>
          <w:p w:rsidR="00B60ECA" w:rsidRPr="000C0EE6" w:rsidRDefault="00B60ECA" w:rsidP="00E96652">
            <w:pPr>
              <w:pStyle w:val="Meta-Text"/>
              <w:rPr>
                <w:rFonts w:ascii="Arial" w:hAnsi="Arial" w:cs="Arial"/>
                <w:b/>
              </w:rPr>
            </w:pPr>
            <w:r w:rsidRPr="000C0EE6">
              <w:rPr>
                <w:rFonts w:ascii="Arial" w:hAnsi="Arial" w:cs="Arial"/>
                <w:b/>
              </w:rPr>
              <w:t>Document Reference</w:t>
            </w:r>
          </w:p>
        </w:tc>
        <w:tc>
          <w:tcPr>
            <w:tcW w:w="3144" w:type="dxa"/>
            <w:vAlign w:val="center"/>
          </w:tcPr>
          <w:p w:rsidR="00B60ECA" w:rsidRPr="00E96652" w:rsidRDefault="00100BD7" w:rsidP="00E96652">
            <w:pPr>
              <w:pStyle w:val="DocRefText"/>
              <w:framePr w:hSpace="0" w:wrap="auto" w:vAnchor="margin" w:hAnchor="text" w:xAlign="left" w:yAlign="inline"/>
              <w:rPr>
                <w:rFonts w:ascii="Arial" w:hAnsi="Arial" w:cs="Arial"/>
              </w:rPr>
            </w:pPr>
            <w:r w:rsidRPr="00E96652">
              <w:rPr>
                <w:rFonts w:ascii="Arial" w:hAnsi="Arial" w:cs="Arial"/>
              </w:rPr>
              <w:t>GV00006552</w:t>
            </w:r>
          </w:p>
        </w:tc>
      </w:tr>
      <w:tr w:rsidR="00B60ECA" w:rsidRPr="009878B3" w:rsidTr="00E96652">
        <w:tc>
          <w:tcPr>
            <w:tcW w:w="2736" w:type="dxa"/>
            <w:shd w:val="clear" w:color="auto" w:fill="auto"/>
            <w:vAlign w:val="center"/>
          </w:tcPr>
          <w:p w:rsidR="00B60ECA" w:rsidRPr="000C0EE6" w:rsidRDefault="00B60ECA" w:rsidP="00E96652">
            <w:pPr>
              <w:pStyle w:val="Meta-Text"/>
              <w:rPr>
                <w:rFonts w:ascii="Arial" w:hAnsi="Arial" w:cs="Arial"/>
                <w:b/>
              </w:rPr>
            </w:pPr>
            <w:r w:rsidRPr="000C0EE6">
              <w:rPr>
                <w:rFonts w:ascii="Arial" w:hAnsi="Arial" w:cs="Arial"/>
                <w:b/>
              </w:rPr>
              <w:t>Date</w:t>
            </w:r>
          </w:p>
        </w:tc>
        <w:tc>
          <w:tcPr>
            <w:tcW w:w="3144" w:type="dxa"/>
            <w:vAlign w:val="center"/>
          </w:tcPr>
          <w:p w:rsidR="00B60ECA" w:rsidRPr="00FE2A62" w:rsidRDefault="00E23349" w:rsidP="00BF2F32">
            <w:pPr>
              <w:pStyle w:val="Meta-Text"/>
              <w:rPr>
                <w:rFonts w:ascii="Arial" w:hAnsi="Arial" w:cs="Arial"/>
                <w:lang w:eastAsia="ja-JP"/>
              </w:rPr>
            </w:pPr>
            <w:del w:id="0" w:author="Dawson, Bre (ESI)" w:date="2019-09-27T09:05:00Z">
              <w:r w:rsidDel="00BF2F32">
                <w:rPr>
                  <w:rFonts w:ascii="Arial" w:hAnsi="Arial" w:cs="Arial"/>
                  <w:lang w:eastAsia="ja-JP"/>
                </w:rPr>
                <w:delText>25</w:delText>
              </w:r>
            </w:del>
            <w:ins w:id="1" w:author="Dawson, Bre (ESI)" w:date="2019-09-27T09:05:00Z">
              <w:r w:rsidR="00BF2F32">
                <w:rPr>
                  <w:rFonts w:ascii="Arial" w:hAnsi="Arial" w:cs="Arial"/>
                  <w:lang w:eastAsia="ja-JP"/>
                </w:rPr>
                <w:t>27</w:t>
              </w:r>
            </w:ins>
            <w:r w:rsidR="0045588B">
              <w:rPr>
                <w:rFonts w:ascii="Arial" w:hAnsi="Arial" w:cs="Arial"/>
                <w:lang w:eastAsia="ja-JP"/>
              </w:rPr>
              <w:t>/09/2019</w:t>
            </w:r>
          </w:p>
        </w:tc>
      </w:tr>
      <w:tr w:rsidR="00B60ECA" w:rsidRPr="009878B3" w:rsidTr="00E96652">
        <w:tc>
          <w:tcPr>
            <w:tcW w:w="2736" w:type="dxa"/>
            <w:shd w:val="clear" w:color="auto" w:fill="auto"/>
            <w:vAlign w:val="center"/>
          </w:tcPr>
          <w:p w:rsidR="00B60ECA" w:rsidRPr="000C0EE6" w:rsidRDefault="00B60ECA" w:rsidP="00E96652">
            <w:pPr>
              <w:pStyle w:val="Meta-Text"/>
              <w:rPr>
                <w:rFonts w:ascii="Arial" w:hAnsi="Arial" w:cs="Arial"/>
                <w:b/>
              </w:rPr>
            </w:pPr>
            <w:r w:rsidRPr="000C0EE6">
              <w:rPr>
                <w:rFonts w:ascii="Arial" w:hAnsi="Arial" w:cs="Arial"/>
                <w:b/>
              </w:rPr>
              <w:t>Version</w:t>
            </w:r>
          </w:p>
        </w:tc>
        <w:tc>
          <w:tcPr>
            <w:tcW w:w="3144" w:type="dxa"/>
            <w:vAlign w:val="center"/>
          </w:tcPr>
          <w:p w:rsidR="00B60ECA" w:rsidRPr="00FE2A62" w:rsidRDefault="002C1FCC" w:rsidP="00526737">
            <w:pPr>
              <w:pStyle w:val="VersionRefText"/>
              <w:framePr w:hSpace="0" w:wrap="auto" w:vAnchor="margin" w:hAnchor="text" w:xAlign="left" w:yAlign="inline"/>
              <w:tabs>
                <w:tab w:val="center" w:pos="1464"/>
              </w:tabs>
              <w:rPr>
                <w:rFonts w:ascii="Arial" w:hAnsi="Arial" w:cs="Arial"/>
              </w:rPr>
            </w:pPr>
            <w:del w:id="2" w:author="Dawson, Bre (ESI)" w:date="2019-09-27T09:05:00Z">
              <w:r w:rsidDel="00BF2F32">
                <w:rPr>
                  <w:rFonts w:ascii="Arial" w:hAnsi="Arial" w:cs="Arial"/>
                </w:rPr>
                <w:delText>0.</w:delText>
              </w:r>
              <w:r w:rsidR="00526737" w:rsidDel="00BF2F32">
                <w:rPr>
                  <w:rFonts w:ascii="Arial" w:hAnsi="Arial" w:cs="Arial"/>
                </w:rPr>
                <w:delText>2</w:delText>
              </w:r>
            </w:del>
            <w:ins w:id="3" w:author="Dawson, Bre (ESI)" w:date="2019-09-27T09:05:00Z">
              <w:r w:rsidR="00BF2F32">
                <w:rPr>
                  <w:rFonts w:ascii="Arial" w:hAnsi="Arial" w:cs="Arial"/>
                </w:rPr>
                <w:t>1.0</w:t>
              </w:r>
            </w:ins>
          </w:p>
        </w:tc>
      </w:tr>
    </w:tbl>
    <w:p w:rsidR="000D54C6" w:rsidRDefault="000D54C6" w:rsidP="00D76C25"/>
    <w:p w:rsidR="000D54C6" w:rsidRDefault="000D54C6" w:rsidP="00D76C25"/>
    <w:p w:rsidR="000D54C6" w:rsidRDefault="000D54C6" w:rsidP="00D76C25"/>
    <w:p w:rsidR="000D54C6" w:rsidRPr="000D54C6" w:rsidRDefault="000D54C6" w:rsidP="00D76C25"/>
    <w:p w:rsidR="00362CAD" w:rsidRDefault="00C57CAA" w:rsidP="00560574">
      <w:pPr>
        <w:pStyle w:val="Heading5"/>
      </w:pPr>
      <w:r>
        <w:br w:type="page"/>
      </w:r>
      <w:r w:rsidR="006919FE">
        <w:lastRenderedPageBreak/>
        <w:t>Copyright</w:t>
      </w:r>
      <w:r w:rsidR="00917FAE">
        <w:t xml:space="preserve"> and Confidentiality</w:t>
      </w:r>
    </w:p>
    <w:p w:rsidR="00581BF3" w:rsidRPr="00E96652" w:rsidRDefault="00100BD7" w:rsidP="00034326">
      <w:pPr>
        <w:pStyle w:val="Meta-Text"/>
        <w:rPr>
          <w:rFonts w:ascii="Arial" w:hAnsi="Arial" w:cs="Arial"/>
          <w:sz w:val="18"/>
          <w:szCs w:val="18"/>
        </w:rPr>
      </w:pPr>
      <w:r w:rsidRPr="00E96652">
        <w:rPr>
          <w:rFonts w:ascii="Arial" w:hAnsi="Arial" w:cs="Arial"/>
          <w:sz w:val="18"/>
          <w:szCs w:val="18"/>
        </w:rPr>
        <w:t xml:space="preserve">Copyright © 2007 – 2017 </w:t>
      </w:r>
      <w:r w:rsidR="00581BF3" w:rsidRPr="00E96652">
        <w:rPr>
          <w:rFonts w:ascii="Arial" w:hAnsi="Arial" w:cs="Arial"/>
          <w:sz w:val="18"/>
          <w:szCs w:val="18"/>
        </w:rPr>
        <w:t>ADP, LLC. ADP Proprietary and Confi</w:t>
      </w:r>
      <w:r w:rsidR="00917FAE" w:rsidRPr="00E96652">
        <w:rPr>
          <w:rFonts w:ascii="Arial" w:hAnsi="Arial" w:cs="Arial"/>
          <w:sz w:val="18"/>
          <w:szCs w:val="18"/>
        </w:rPr>
        <w:t xml:space="preserve">dential </w:t>
      </w:r>
      <w:r w:rsidR="00E96652" w:rsidRPr="00E96652">
        <w:rPr>
          <w:rFonts w:ascii="Arial" w:hAnsi="Arial" w:cs="Arial"/>
          <w:sz w:val="18"/>
          <w:szCs w:val="18"/>
        </w:rPr>
        <w:t>–</w:t>
      </w:r>
      <w:r w:rsidR="00917FAE" w:rsidRPr="00E96652">
        <w:rPr>
          <w:rFonts w:ascii="Arial" w:hAnsi="Arial" w:cs="Arial"/>
          <w:sz w:val="18"/>
          <w:szCs w:val="18"/>
        </w:rPr>
        <w:t xml:space="preserve"> All Rights Reserved. </w:t>
      </w:r>
      <w:r w:rsidR="00581BF3" w:rsidRPr="00E96652">
        <w:rPr>
          <w:rFonts w:ascii="Arial" w:hAnsi="Arial" w:cs="Arial"/>
          <w:sz w:val="18"/>
          <w:szCs w:val="18"/>
        </w:rPr>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rsidR="00581BF3" w:rsidRPr="00E96652" w:rsidRDefault="00581BF3" w:rsidP="00034326">
      <w:pPr>
        <w:pStyle w:val="Meta-Text"/>
        <w:rPr>
          <w:rFonts w:ascii="Arial" w:hAnsi="Arial" w:cs="Arial"/>
          <w:sz w:val="18"/>
          <w:szCs w:val="18"/>
        </w:rPr>
      </w:pPr>
      <w:r w:rsidRPr="00E96652">
        <w:rPr>
          <w:rFonts w:ascii="Arial" w:hAnsi="Arial" w:cs="Arial"/>
          <w:sz w:val="18"/>
          <w:szCs w:val="18"/>
        </w:rPr>
        <w:t xml:space="preserve">ADP provides this publication </w:t>
      </w:r>
      <w:r w:rsidR="00E96652" w:rsidRPr="00E96652">
        <w:rPr>
          <w:rFonts w:ascii="Arial" w:hAnsi="Arial" w:cs="Arial"/>
          <w:sz w:val="18"/>
          <w:szCs w:val="18"/>
        </w:rPr>
        <w:t>“</w:t>
      </w:r>
      <w:r w:rsidRPr="00E96652">
        <w:rPr>
          <w:rFonts w:ascii="Arial" w:hAnsi="Arial" w:cs="Arial"/>
          <w:sz w:val="18"/>
          <w:szCs w:val="18"/>
        </w:rPr>
        <w:t>as is</w:t>
      </w:r>
      <w:r w:rsidR="00E96652" w:rsidRPr="00E96652">
        <w:rPr>
          <w:rFonts w:ascii="Arial" w:hAnsi="Arial" w:cs="Arial"/>
          <w:sz w:val="18"/>
          <w:szCs w:val="18"/>
        </w:rPr>
        <w:t>”</w:t>
      </w:r>
      <w:r w:rsidRPr="00E96652">
        <w:rPr>
          <w:rFonts w:ascii="Arial" w:hAnsi="Arial" w:cs="Arial"/>
          <w:sz w:val="18"/>
          <w:szCs w:val="18"/>
        </w:rPr>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rsidR="00581BF3" w:rsidRPr="00E96652" w:rsidRDefault="00581BF3" w:rsidP="00034326">
      <w:pPr>
        <w:pStyle w:val="Meta-Text"/>
        <w:rPr>
          <w:rFonts w:ascii="Arial" w:hAnsi="Arial" w:cs="Arial"/>
          <w:sz w:val="18"/>
          <w:szCs w:val="18"/>
        </w:rPr>
      </w:pPr>
      <w:r w:rsidRPr="00E96652">
        <w:rPr>
          <w:rFonts w:ascii="Arial" w:hAnsi="Arial" w:cs="Arial"/>
          <w:sz w:val="18"/>
          <w:szCs w:val="18"/>
        </w:rPr>
        <w:t>The ADP® logo and ADP® letters are registered trademarks of ADP, LLC. GlobalView® is a registered trademark of ADP, LLC. iLearn@ADP® is a registered trademark of ADP, LLC. In the Business of Your Success(SM) is a service mark of ADP, LLC.</w:t>
      </w:r>
    </w:p>
    <w:p w:rsidR="00581BF3" w:rsidRPr="00E96652" w:rsidRDefault="00581BF3" w:rsidP="00034326">
      <w:pPr>
        <w:pStyle w:val="Meta-Text"/>
        <w:rPr>
          <w:rFonts w:ascii="Arial" w:hAnsi="Arial" w:cs="Arial"/>
          <w:sz w:val="18"/>
          <w:szCs w:val="18"/>
        </w:rPr>
      </w:pPr>
    </w:p>
    <w:p w:rsidR="00581BF3" w:rsidRPr="00E96652" w:rsidRDefault="00581BF3" w:rsidP="00034326">
      <w:pPr>
        <w:pStyle w:val="Meta-Text"/>
        <w:rPr>
          <w:rFonts w:ascii="Arial" w:hAnsi="Arial" w:cs="Arial"/>
          <w:b/>
          <w:sz w:val="18"/>
          <w:szCs w:val="18"/>
        </w:rPr>
      </w:pPr>
      <w:r w:rsidRPr="00E96652">
        <w:rPr>
          <w:rFonts w:ascii="Arial" w:hAnsi="Arial" w:cs="Arial"/>
          <w:b/>
          <w:sz w:val="18"/>
          <w:szCs w:val="18"/>
        </w:rPr>
        <w:t>Third-Party Trademarks</w:t>
      </w:r>
    </w:p>
    <w:p w:rsidR="00581BF3" w:rsidRPr="00E96652" w:rsidRDefault="00581BF3" w:rsidP="00034326">
      <w:pPr>
        <w:pStyle w:val="Meta-Text"/>
        <w:rPr>
          <w:rFonts w:ascii="Arial" w:hAnsi="Arial" w:cs="Arial"/>
          <w:sz w:val="18"/>
          <w:szCs w:val="18"/>
        </w:rPr>
      </w:pPr>
      <w:r w:rsidRPr="00E96652">
        <w:rPr>
          <w:rFonts w:ascii="Arial" w:hAnsi="Arial" w:cs="Arial"/>
          <w:sz w:val="18"/>
          <w:szCs w:val="18"/>
        </w:rPr>
        <w:t>Adobe® is a registered trademark and Acrobat</w:t>
      </w:r>
      <w:r w:rsidR="00E96652" w:rsidRPr="00E96652">
        <w:rPr>
          <w:rFonts w:ascii="Arial" w:hAnsi="Arial" w:cs="Arial"/>
          <w:sz w:val="18"/>
          <w:szCs w:val="18"/>
        </w:rPr>
        <w:t>™</w:t>
      </w:r>
      <w:r w:rsidRPr="00E96652">
        <w:rPr>
          <w:rFonts w:ascii="Arial" w:hAnsi="Arial" w:cs="Arial"/>
          <w:sz w:val="18"/>
          <w:szCs w:val="18"/>
        </w:rPr>
        <w:t xml:space="preserve"> is a trademark of Adobe Systems Incorporated. </w:t>
      </w:r>
    </w:p>
    <w:p w:rsidR="00581BF3" w:rsidRPr="00E96652" w:rsidRDefault="00581BF3" w:rsidP="00034326">
      <w:pPr>
        <w:pStyle w:val="Meta-Text"/>
        <w:rPr>
          <w:rFonts w:ascii="Arial" w:hAnsi="Arial" w:cs="Arial"/>
          <w:sz w:val="18"/>
          <w:szCs w:val="18"/>
        </w:rPr>
      </w:pPr>
      <w:r w:rsidRPr="00E96652">
        <w:rPr>
          <w:rFonts w:ascii="Arial" w:hAnsi="Arial" w:cs="Arial"/>
          <w:sz w:val="18"/>
          <w:szCs w:val="18"/>
        </w:rPr>
        <w:t>Microsoft®, Windows®, Internet Explorer®, Word®, and Excel® are registered trademarks of Microsoft Corporation.</w:t>
      </w:r>
    </w:p>
    <w:p w:rsidR="00581BF3" w:rsidRPr="00E96652" w:rsidRDefault="00581BF3" w:rsidP="00034326">
      <w:pPr>
        <w:pStyle w:val="Meta-Text"/>
        <w:rPr>
          <w:rFonts w:ascii="Arial" w:hAnsi="Arial" w:cs="Arial"/>
          <w:sz w:val="18"/>
          <w:szCs w:val="18"/>
        </w:rPr>
      </w:pPr>
      <w:r w:rsidRPr="00E96652">
        <w:rPr>
          <w:rFonts w:ascii="Arial" w:hAnsi="Arial" w:cs="Arial"/>
          <w:sz w:val="18"/>
          <w:szCs w:val="18"/>
        </w:rPr>
        <w:t>SAP® and SAP® R/3® are registered trademarks of SAP AG in Germany and in several other countries.</w:t>
      </w:r>
    </w:p>
    <w:p w:rsidR="00362CAD" w:rsidRPr="00E96652" w:rsidRDefault="00581BF3" w:rsidP="00034326">
      <w:pPr>
        <w:pStyle w:val="Meta-Text"/>
        <w:rPr>
          <w:rFonts w:ascii="Arial" w:hAnsi="Arial" w:cs="Arial"/>
          <w:sz w:val="18"/>
          <w:szCs w:val="18"/>
        </w:rPr>
      </w:pPr>
      <w:r w:rsidRPr="00E96652">
        <w:rPr>
          <w:rFonts w:ascii="Arial" w:hAnsi="Arial" w:cs="Arial"/>
          <w:sz w:val="18"/>
          <w:szCs w:val="18"/>
        </w:rPr>
        <w:t>All other trademarks and service marks are the property of their respective owners.</w:t>
      </w:r>
    </w:p>
    <w:p w:rsidR="00467B07" w:rsidRDefault="00467B07" w:rsidP="00467B07">
      <w:pPr>
        <w:pStyle w:val="Meta-Text"/>
      </w:pPr>
    </w:p>
    <w:p w:rsidR="00467B07" w:rsidRDefault="00467B07" w:rsidP="00467B07">
      <w:pPr>
        <w:pStyle w:val="Heading5"/>
      </w:pPr>
      <w:bookmarkStart w:id="4" w:name="_Toc419115315"/>
      <w:r w:rsidRPr="007A5FB0">
        <w:t>Release Notice</w:t>
      </w:r>
      <w:bookmarkEnd w:id="4"/>
      <w:r w:rsidRPr="007A5FB0">
        <w:t xml:space="preserve"> </w:t>
      </w:r>
    </w:p>
    <w:p w:rsidR="00467B07" w:rsidRPr="00E96652" w:rsidRDefault="00467B07" w:rsidP="00467B07">
      <w:pPr>
        <w:pStyle w:val="Meta-Text"/>
        <w:rPr>
          <w:rFonts w:ascii="Arial" w:hAnsi="Arial" w:cs="Arial"/>
          <w:sz w:val="18"/>
          <w:szCs w:val="18"/>
        </w:rPr>
      </w:pPr>
      <w:r w:rsidRPr="00E96652">
        <w:rPr>
          <w:rFonts w:ascii="Arial" w:hAnsi="Arial" w:cs="Arial"/>
          <w:sz w:val="18"/>
          <w:szCs w:val="18"/>
        </w:rPr>
        <w:t>This document applies to the ECC6 SAP R/3 version of the GlobalView® product solution. It is valid for ECC6-upgraded projects as well as new implementations done on the ECC6 template. It includes documentation of template enhancements from January 2011 and forward. Check the Document Attributes panel for reference to the ECC5 version.</w:t>
      </w:r>
    </w:p>
    <w:p w:rsidR="00467B07" w:rsidRPr="00467B07" w:rsidRDefault="00467B07" w:rsidP="00467B07">
      <w:pPr>
        <w:pStyle w:val="Meta-Text"/>
      </w:pPr>
    </w:p>
    <w:p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7"/>
        <w:gridCol w:w="1915"/>
        <w:gridCol w:w="1765"/>
        <w:gridCol w:w="2062"/>
      </w:tblGrid>
      <w:tr w:rsidR="00362CAD" w:rsidRPr="005D62AF" w:rsidTr="0020777A">
        <w:trPr>
          <w:trHeight w:val="226"/>
          <w:tblHeader/>
        </w:trPr>
        <w:tc>
          <w:tcPr>
            <w:tcW w:w="1000" w:type="pct"/>
            <w:shd w:val="clear" w:color="auto" w:fill="17365D" w:themeFill="text2" w:themeFillShade="BF"/>
            <w:vAlign w:val="center"/>
          </w:tcPr>
          <w:p w:rsidR="00362CAD" w:rsidRPr="005D62AF" w:rsidRDefault="00362CAD" w:rsidP="00034326">
            <w:pPr>
              <w:pStyle w:val="TableHeader"/>
            </w:pPr>
            <w:r w:rsidRPr="005D62AF">
              <w:t>Version</w:t>
            </w:r>
          </w:p>
        </w:tc>
        <w:tc>
          <w:tcPr>
            <w:tcW w:w="1001" w:type="pct"/>
            <w:shd w:val="clear" w:color="auto" w:fill="17365D" w:themeFill="text2" w:themeFillShade="BF"/>
            <w:vAlign w:val="center"/>
          </w:tcPr>
          <w:p w:rsidR="00362CAD" w:rsidRPr="005D62AF" w:rsidRDefault="00362CAD" w:rsidP="00034326">
            <w:pPr>
              <w:pStyle w:val="TableHeader"/>
            </w:pPr>
            <w:r w:rsidRPr="005D62AF">
              <w:t>Authored</w:t>
            </w:r>
          </w:p>
        </w:tc>
        <w:tc>
          <w:tcPr>
            <w:tcW w:w="1000" w:type="pct"/>
            <w:shd w:val="clear" w:color="auto" w:fill="17365D" w:themeFill="text2" w:themeFillShade="BF"/>
            <w:vAlign w:val="center"/>
          </w:tcPr>
          <w:p w:rsidR="00362CAD" w:rsidRPr="005D62AF" w:rsidRDefault="00853BC1" w:rsidP="00034326">
            <w:pPr>
              <w:pStyle w:val="TableHeader"/>
            </w:pPr>
            <w:r>
              <w:t xml:space="preserve">Release Date </w:t>
            </w:r>
          </w:p>
        </w:tc>
        <w:tc>
          <w:tcPr>
            <w:tcW w:w="922" w:type="pct"/>
            <w:shd w:val="clear" w:color="auto" w:fill="17365D" w:themeFill="text2" w:themeFillShade="BF"/>
            <w:vAlign w:val="center"/>
          </w:tcPr>
          <w:p w:rsidR="00362CAD" w:rsidRPr="005D62AF" w:rsidRDefault="00362CAD" w:rsidP="00034326">
            <w:pPr>
              <w:pStyle w:val="TableHeader"/>
            </w:pPr>
            <w:r w:rsidRPr="005D62AF">
              <w:t>CRM Ticket</w:t>
            </w:r>
          </w:p>
        </w:tc>
        <w:tc>
          <w:tcPr>
            <w:tcW w:w="1077" w:type="pct"/>
            <w:shd w:val="clear" w:color="auto" w:fill="17365D" w:themeFill="text2" w:themeFillShade="BF"/>
            <w:vAlign w:val="center"/>
          </w:tcPr>
          <w:p w:rsidR="00362CAD" w:rsidRPr="005D62AF" w:rsidRDefault="00853BC1" w:rsidP="00034326">
            <w:pPr>
              <w:pStyle w:val="TableHeader"/>
            </w:pPr>
            <w:r w:rsidRPr="005D62AF">
              <w:t>Approved</w:t>
            </w: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r w:rsidRPr="00E96652">
              <w:rPr>
                <w:rFonts w:ascii="Arial" w:hAnsi="Arial" w:cs="Arial"/>
                <w:lang w:eastAsia="ja-JP"/>
              </w:rPr>
              <w:t>0.1</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FE2A62" w:rsidRDefault="0045588B" w:rsidP="0045588B">
            <w:pPr>
              <w:pStyle w:val="Meta-Text"/>
              <w:jc w:val="center"/>
              <w:rPr>
                <w:rFonts w:ascii="Arial" w:hAnsi="Arial" w:cs="Arial"/>
                <w:lang w:eastAsia="ja-JP"/>
              </w:rPr>
            </w:pPr>
            <w:r>
              <w:rPr>
                <w:rFonts w:ascii="Arial" w:hAnsi="Arial" w:cs="Arial"/>
                <w:lang w:eastAsia="ja-JP"/>
              </w:rPr>
              <w:t>13/09/2019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526737" w:rsidP="0045588B">
            <w:pPr>
              <w:pStyle w:val="Meta-Text"/>
              <w:jc w:val="center"/>
              <w:rPr>
                <w:rFonts w:ascii="Arial" w:hAnsi="Arial" w:cs="Arial"/>
                <w:lang w:eastAsia="ja-JP"/>
              </w:rPr>
            </w:pPr>
            <w:r>
              <w:rPr>
                <w:rFonts w:ascii="Arial" w:hAnsi="Arial" w:cs="Arial"/>
                <w:lang w:eastAsia="ja-JP"/>
              </w:rPr>
              <w:t>0.2</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526737"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E23349" w:rsidP="0045588B">
            <w:pPr>
              <w:pStyle w:val="Meta-Text"/>
              <w:jc w:val="center"/>
              <w:rPr>
                <w:rFonts w:ascii="Arial" w:hAnsi="Arial" w:cs="Arial"/>
                <w:lang w:eastAsia="ja-JP"/>
              </w:rPr>
            </w:pPr>
            <w:r>
              <w:rPr>
                <w:rFonts w:ascii="Arial" w:hAnsi="Arial" w:cs="Arial"/>
                <w:lang w:eastAsia="ja-JP"/>
              </w:rPr>
              <w:t>25/09/2019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BF2F32" w:rsidP="0045588B">
            <w:pPr>
              <w:pStyle w:val="Meta-Text"/>
              <w:jc w:val="center"/>
              <w:rPr>
                <w:rFonts w:ascii="Arial" w:hAnsi="Arial" w:cs="Arial"/>
                <w:lang w:eastAsia="ja-JP"/>
              </w:rPr>
            </w:pPr>
            <w:ins w:id="5" w:author="Dawson, Bre (ESI)" w:date="2019-09-27T09:05:00Z">
              <w:r>
                <w:rPr>
                  <w:rFonts w:ascii="Arial" w:hAnsi="Arial" w:cs="Arial"/>
                  <w:lang w:eastAsia="ja-JP"/>
                </w:rPr>
                <w:t>1.0</w:t>
              </w:r>
            </w:ins>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BF2F32" w:rsidP="0045588B">
            <w:pPr>
              <w:pStyle w:val="Meta-Text"/>
              <w:rPr>
                <w:rFonts w:ascii="Arial" w:hAnsi="Arial" w:cs="Arial"/>
                <w:lang w:eastAsia="ja-JP"/>
              </w:rPr>
            </w:pPr>
            <w:ins w:id="6" w:author="Dawson, Bre (ESI)" w:date="2019-09-27T09:05:00Z">
              <w:r>
                <w:rPr>
                  <w:rFonts w:ascii="Arial" w:hAnsi="Arial" w:cs="Arial"/>
                  <w:lang w:eastAsia="ja-JP"/>
                </w:rPr>
                <w:t>Bre Dawson</w:t>
              </w:r>
            </w:ins>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BF2F32" w:rsidP="0045588B">
            <w:pPr>
              <w:pStyle w:val="Meta-Text"/>
              <w:jc w:val="center"/>
              <w:rPr>
                <w:rFonts w:ascii="Arial" w:hAnsi="Arial" w:cs="Arial"/>
                <w:lang w:eastAsia="ja-JP"/>
              </w:rPr>
            </w:pPr>
            <w:ins w:id="7" w:author="Dawson, Bre (ESI)" w:date="2019-09-27T09:05:00Z">
              <w:r>
                <w:rPr>
                  <w:rFonts w:ascii="Arial" w:hAnsi="Arial" w:cs="Arial"/>
                  <w:lang w:eastAsia="ja-JP"/>
                </w:rPr>
                <w:t>27/09/2019</w:t>
              </w:r>
            </w:ins>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r w:rsidR="0045588B" w:rsidRPr="00C65A00"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rsidR="0045588B" w:rsidRPr="00E96652" w:rsidRDefault="0045588B" w:rsidP="0045588B">
            <w:pPr>
              <w:pStyle w:val="Meta-Text"/>
              <w:rPr>
                <w:rFonts w:ascii="Arial" w:hAnsi="Arial" w:cs="Arial"/>
                <w:lang w:eastAsia="ja-JP"/>
              </w:rPr>
            </w:pPr>
          </w:p>
        </w:tc>
      </w:tr>
    </w:tbl>
    <w:p w:rsidR="00F55B42" w:rsidRPr="002D481C" w:rsidRDefault="00362CAD" w:rsidP="002D481C">
      <w:pPr>
        <w:pStyle w:val="Heading5"/>
        <w:spacing w:before="0" w:after="0" w:line="240" w:lineRule="auto"/>
        <w:rPr>
          <w:sz w:val="10"/>
          <w:szCs w:val="10"/>
        </w:rPr>
      </w:pPr>
      <w:r w:rsidRPr="002D481C">
        <w:rPr>
          <w:sz w:val="10"/>
          <w:szCs w:val="10"/>
        </w:rPr>
        <w:br w:type="page"/>
      </w:r>
    </w:p>
    <w:sdt>
      <w:sdtPr>
        <w:rPr>
          <w:rFonts w:ascii="Times New Roman" w:hAnsi="Times New Roman" w:cs="Times New Roman"/>
          <w:b w:val="0"/>
          <w:color w:val="auto"/>
          <w:sz w:val="24"/>
          <w:szCs w:val="24"/>
        </w:rPr>
        <w:id w:val="-1583373809"/>
        <w:docPartObj>
          <w:docPartGallery w:val="Table of Contents"/>
          <w:docPartUnique/>
        </w:docPartObj>
      </w:sdtPr>
      <w:sdtEndPr>
        <w:rPr>
          <w:rFonts w:ascii="Arial" w:hAnsi="Arial" w:cs="Arial"/>
          <w:bCs/>
          <w:noProof/>
          <w:sz w:val="20"/>
          <w:szCs w:val="20"/>
        </w:rPr>
      </w:sdtEndPr>
      <w:sdtContent>
        <w:p w:rsidR="00157ABA" w:rsidRPr="00157ABA" w:rsidRDefault="00157ABA" w:rsidP="00157ABA">
          <w:pPr>
            <w:pStyle w:val="CoverPageGlobalViewText"/>
          </w:pPr>
          <w:r w:rsidRPr="00157ABA">
            <w:t>Table of Contents</w:t>
          </w:r>
        </w:p>
        <w:p w:rsidR="00BF2F32" w:rsidRPr="00BF2F32" w:rsidRDefault="00157ABA">
          <w:pPr>
            <w:pStyle w:val="TOC1"/>
            <w:rPr>
              <w:ins w:id="8" w:author="Dawson, Bre (ESI)" w:date="2019-09-27T09:13:00Z"/>
              <w:rFonts w:ascii="Arial" w:eastAsiaTheme="minorEastAsia" w:hAnsi="Arial" w:cs="Arial"/>
              <w:b w:val="0"/>
              <w:sz w:val="20"/>
              <w:szCs w:val="20"/>
              <w:lang w:val="en-AU" w:eastAsia="en-AU"/>
            </w:rPr>
          </w:pPr>
          <w:r w:rsidRPr="00BF2F32">
            <w:rPr>
              <w:rFonts w:ascii="Arial" w:hAnsi="Arial" w:cs="Arial"/>
              <w:sz w:val="20"/>
              <w:szCs w:val="20"/>
            </w:rPr>
            <w:fldChar w:fldCharType="begin"/>
          </w:r>
          <w:r w:rsidRPr="00BF2F32">
            <w:rPr>
              <w:rFonts w:ascii="Arial" w:hAnsi="Arial" w:cs="Arial"/>
              <w:sz w:val="20"/>
              <w:szCs w:val="20"/>
            </w:rPr>
            <w:instrText xml:space="preserve"> TOC \o "1-3" \h \z \u </w:instrText>
          </w:r>
          <w:r w:rsidRPr="00BF2F32">
            <w:rPr>
              <w:rFonts w:ascii="Arial" w:hAnsi="Arial" w:cs="Arial"/>
              <w:sz w:val="20"/>
              <w:szCs w:val="20"/>
            </w:rPr>
            <w:fldChar w:fldCharType="separate"/>
          </w:r>
          <w:ins w:id="9" w:author="Dawson, Bre (ESI)" w:date="2019-09-27T09:13:00Z">
            <w:r w:rsidR="00BF2F32" w:rsidRPr="00BF2F32">
              <w:rPr>
                <w:rStyle w:val="Hyperlink"/>
                <w:rFonts w:ascii="Arial" w:hAnsi="Arial" w:cs="Arial"/>
                <w:sz w:val="20"/>
                <w:szCs w:val="20"/>
              </w:rPr>
              <w:fldChar w:fldCharType="begin"/>
            </w:r>
            <w:r w:rsidR="00BF2F32" w:rsidRPr="00BF2F32">
              <w:rPr>
                <w:rStyle w:val="Hyperlink"/>
                <w:rFonts w:ascii="Arial" w:hAnsi="Arial" w:cs="Arial"/>
                <w:sz w:val="20"/>
                <w:szCs w:val="20"/>
              </w:rPr>
              <w:instrText xml:space="preserve"> </w:instrText>
            </w:r>
            <w:r w:rsidR="00BF2F32" w:rsidRPr="00BF2F32">
              <w:rPr>
                <w:rFonts w:ascii="Arial" w:hAnsi="Arial" w:cs="Arial"/>
                <w:sz w:val="20"/>
                <w:szCs w:val="20"/>
              </w:rPr>
              <w:instrText>HYPERLINK \l "_Toc20467998"</w:instrText>
            </w:r>
            <w:r w:rsidR="00BF2F32" w:rsidRPr="00BF2F32">
              <w:rPr>
                <w:rStyle w:val="Hyperlink"/>
                <w:rFonts w:ascii="Arial" w:hAnsi="Arial" w:cs="Arial"/>
                <w:sz w:val="20"/>
                <w:szCs w:val="20"/>
              </w:rPr>
              <w:instrText xml:space="preserve"> </w:instrText>
            </w:r>
            <w:r w:rsidR="00BF2F32" w:rsidRPr="00BF2F32">
              <w:rPr>
                <w:rStyle w:val="Hyperlink"/>
                <w:rFonts w:ascii="Arial" w:hAnsi="Arial" w:cs="Arial"/>
                <w:sz w:val="20"/>
                <w:szCs w:val="20"/>
              </w:rPr>
              <w:fldChar w:fldCharType="separate"/>
            </w:r>
            <w:r w:rsidR="00BF2F32" w:rsidRPr="00BF2F32">
              <w:rPr>
                <w:rStyle w:val="Hyperlink"/>
                <w:rFonts w:ascii="Arial" w:hAnsi="Arial" w:cs="Arial"/>
                <w:sz w:val="20"/>
                <w:szCs w:val="20"/>
              </w:rPr>
              <w:t>1.</w:t>
            </w:r>
            <w:r w:rsidR="00BF2F32" w:rsidRPr="00BF2F32">
              <w:rPr>
                <w:rFonts w:ascii="Arial" w:eastAsiaTheme="minorEastAsia" w:hAnsi="Arial" w:cs="Arial"/>
                <w:b w:val="0"/>
                <w:sz w:val="20"/>
                <w:szCs w:val="20"/>
                <w:lang w:val="en-AU" w:eastAsia="en-AU"/>
              </w:rPr>
              <w:tab/>
            </w:r>
            <w:r w:rsidR="00BF2F32" w:rsidRPr="00BF2F32">
              <w:rPr>
                <w:rStyle w:val="Hyperlink"/>
                <w:rFonts w:ascii="Arial" w:hAnsi="Arial" w:cs="Arial"/>
                <w:sz w:val="20"/>
                <w:szCs w:val="20"/>
              </w:rPr>
              <w:t xml:space="preserve">Purpose of </w:t>
            </w:r>
            <w:r w:rsidR="00BF2F32" w:rsidRPr="00BF2F32">
              <w:rPr>
                <w:rStyle w:val="Hyperlink"/>
                <w:rFonts w:ascii="Arial" w:hAnsi="Arial" w:cs="Arial"/>
                <w:sz w:val="20"/>
                <w:szCs w:val="20"/>
                <w:lang w:val="en-AU"/>
              </w:rPr>
              <w:t xml:space="preserve">Time Management </w:t>
            </w:r>
            <w:r w:rsidR="00BF2F32" w:rsidRPr="00BF2F32">
              <w:rPr>
                <w:rStyle w:val="Hyperlink"/>
                <w:rFonts w:ascii="Arial" w:hAnsi="Arial" w:cs="Arial"/>
                <w:sz w:val="20"/>
                <w:szCs w:val="20"/>
              </w:rPr>
              <w:t>Blueprint</w:t>
            </w:r>
            <w:r w:rsidR="00BF2F32" w:rsidRPr="00BF2F32">
              <w:rPr>
                <w:rFonts w:ascii="Arial" w:hAnsi="Arial" w:cs="Arial"/>
                <w:webHidden/>
                <w:sz w:val="20"/>
                <w:szCs w:val="20"/>
              </w:rPr>
              <w:tab/>
            </w:r>
            <w:r w:rsidR="00BF2F32" w:rsidRPr="00BF2F32">
              <w:rPr>
                <w:rFonts w:ascii="Arial" w:hAnsi="Arial" w:cs="Arial"/>
                <w:webHidden/>
                <w:sz w:val="20"/>
                <w:szCs w:val="20"/>
              </w:rPr>
              <w:fldChar w:fldCharType="begin"/>
            </w:r>
            <w:r w:rsidR="00BF2F32" w:rsidRPr="00BF2F32">
              <w:rPr>
                <w:rFonts w:ascii="Arial" w:hAnsi="Arial" w:cs="Arial"/>
                <w:webHidden/>
                <w:sz w:val="20"/>
                <w:szCs w:val="20"/>
              </w:rPr>
              <w:instrText xml:space="preserve"> PAGEREF _Toc20467998 \h </w:instrText>
            </w:r>
          </w:ins>
          <w:r w:rsidR="00BF2F32" w:rsidRPr="00BF2F32">
            <w:rPr>
              <w:rFonts w:ascii="Arial" w:hAnsi="Arial" w:cs="Arial"/>
              <w:webHidden/>
              <w:sz w:val="20"/>
              <w:szCs w:val="20"/>
            </w:rPr>
          </w:r>
          <w:r w:rsidR="00BF2F32" w:rsidRPr="00BF2F32">
            <w:rPr>
              <w:rFonts w:ascii="Arial" w:hAnsi="Arial" w:cs="Arial"/>
              <w:webHidden/>
              <w:sz w:val="20"/>
              <w:szCs w:val="20"/>
            </w:rPr>
            <w:fldChar w:fldCharType="separate"/>
          </w:r>
          <w:ins w:id="10" w:author="Dawson, Bre (ESI)" w:date="2019-09-27T09:13:00Z">
            <w:r w:rsidR="00BF2F32" w:rsidRPr="00BF2F32">
              <w:rPr>
                <w:rFonts w:ascii="Arial" w:hAnsi="Arial" w:cs="Arial"/>
                <w:webHidden/>
                <w:sz w:val="20"/>
                <w:szCs w:val="20"/>
              </w:rPr>
              <w:t>5</w:t>
            </w:r>
            <w:r w:rsidR="00BF2F32" w:rsidRPr="00BF2F32">
              <w:rPr>
                <w:rFonts w:ascii="Arial" w:hAnsi="Arial" w:cs="Arial"/>
                <w:webHidden/>
                <w:sz w:val="20"/>
                <w:szCs w:val="20"/>
              </w:rPr>
              <w:fldChar w:fldCharType="end"/>
            </w:r>
            <w:r w:rsidR="00BF2F32" w:rsidRPr="00BF2F32">
              <w:rPr>
                <w:rStyle w:val="Hyperlink"/>
                <w:rFonts w:ascii="Arial" w:hAnsi="Arial" w:cs="Arial"/>
                <w:sz w:val="20"/>
                <w:szCs w:val="20"/>
              </w:rPr>
              <w:fldChar w:fldCharType="end"/>
            </w:r>
          </w:ins>
        </w:p>
        <w:p w:rsidR="00BF2F32" w:rsidRPr="00BF2F32" w:rsidRDefault="00BF2F32">
          <w:pPr>
            <w:pStyle w:val="TOC1"/>
            <w:rPr>
              <w:ins w:id="11" w:author="Dawson, Bre (ESI)" w:date="2019-09-27T09:13:00Z"/>
              <w:rFonts w:ascii="Arial" w:eastAsiaTheme="minorEastAsia" w:hAnsi="Arial" w:cs="Arial"/>
              <w:b w:val="0"/>
              <w:sz w:val="20"/>
              <w:szCs w:val="20"/>
              <w:lang w:val="en-AU" w:eastAsia="en-AU"/>
            </w:rPr>
          </w:pPr>
          <w:ins w:id="12"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"_Toc20467999"</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2.</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Scope of Country Implementation</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_Toc20467999 \h </w:instrText>
            </w:r>
          </w:ins>
          <w:r w:rsidRPr="00BF2F32">
            <w:rPr>
              <w:rFonts w:ascii="Arial" w:hAnsi="Arial" w:cs="Arial"/>
              <w:webHidden/>
              <w:sz w:val="20"/>
              <w:szCs w:val="20"/>
            </w:rPr>
          </w:r>
          <w:r w:rsidRPr="00BF2F32">
            <w:rPr>
              <w:rFonts w:ascii="Arial" w:hAnsi="Arial" w:cs="Arial"/>
              <w:webHidden/>
              <w:sz w:val="20"/>
              <w:szCs w:val="20"/>
            </w:rPr>
            <w:fldChar w:fldCharType="separate"/>
          </w:r>
          <w:ins w:id="13" w:author="Dawson, Bre (ESI)" w:date="2019-09-27T09:13:00Z">
            <w:r w:rsidRPr="00BF2F32">
              <w:rPr>
                <w:rFonts w:ascii="Arial" w:hAnsi="Arial" w:cs="Arial"/>
                <w:webHidden/>
                <w:sz w:val="20"/>
                <w:szCs w:val="20"/>
              </w:rPr>
              <w:t>6</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4" w:author="Dawson, Bre (ESI)" w:date="2019-09-27T09:13:00Z"/>
              <w:rFonts w:ascii="Arial" w:eastAsiaTheme="minorEastAsia" w:hAnsi="Arial" w:cs="Arial"/>
              <w:sz w:val="20"/>
              <w:szCs w:val="20"/>
              <w:lang w:val="en-AU" w:eastAsia="en-AU"/>
            </w:rPr>
          </w:pPr>
          <w:ins w:id="15"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"_Toc20468000"</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2.1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Time Management Solution</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_Toc20468000 \h </w:instrText>
            </w:r>
          </w:ins>
          <w:r w:rsidRPr="00BF2F32">
            <w:rPr>
              <w:rFonts w:ascii="Arial" w:hAnsi="Arial" w:cs="Arial"/>
              <w:webHidden/>
              <w:sz w:val="20"/>
              <w:szCs w:val="20"/>
            </w:rPr>
          </w:r>
          <w:r w:rsidRPr="00BF2F32">
            <w:rPr>
              <w:rFonts w:ascii="Arial" w:hAnsi="Arial" w:cs="Arial"/>
              <w:webHidden/>
              <w:sz w:val="20"/>
              <w:szCs w:val="20"/>
            </w:rPr>
            <w:fldChar w:fldCharType="separate"/>
          </w:r>
          <w:ins w:id="16" w:author="Dawson, Bre (ESI)" w:date="2019-09-27T09:13:00Z">
            <w:r w:rsidRPr="00BF2F32">
              <w:rPr>
                <w:rFonts w:ascii="Arial" w:hAnsi="Arial" w:cs="Arial"/>
                <w:webHidden/>
                <w:sz w:val="20"/>
                <w:szCs w:val="20"/>
              </w:rPr>
              <w:t>6</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7" w:author="Dawson, Bre (ESI)" w:date="2019-09-27T09:13:00Z"/>
              <w:rFonts w:ascii="Arial" w:eastAsiaTheme="minorEastAsia" w:hAnsi="Arial" w:cs="Arial"/>
              <w:b w:val="0"/>
              <w:sz w:val="20"/>
              <w:szCs w:val="20"/>
              <w:lang w:val="en-AU" w:eastAsia="en-AU"/>
            </w:rPr>
          </w:pPr>
          <w:ins w:id="18"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"_Toc20468001"</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lang w:val="en-AU"/>
              </w:rPr>
              <w:t>Configuration Definitions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_Toc20468001 \h </w:instrText>
            </w:r>
          </w:ins>
          <w:r w:rsidRPr="00BF2F32">
            <w:rPr>
              <w:rFonts w:ascii="Arial" w:hAnsi="Arial" w:cs="Arial"/>
              <w:webHidden/>
              <w:sz w:val="20"/>
              <w:szCs w:val="20"/>
            </w:rPr>
          </w:r>
          <w:r w:rsidRPr="00BF2F32">
            <w:rPr>
              <w:rFonts w:ascii="Arial" w:hAnsi="Arial" w:cs="Arial"/>
              <w:webHidden/>
              <w:sz w:val="20"/>
              <w:szCs w:val="20"/>
            </w:rPr>
            <w:fldChar w:fldCharType="separate"/>
          </w:r>
          <w:ins w:id="19" w:author="Dawson, Bre (ESI)" w:date="2019-09-27T09:13:00Z">
            <w:r w:rsidRPr="00BF2F32">
              <w:rPr>
                <w:rFonts w:ascii="Arial" w:hAnsi="Arial" w:cs="Arial"/>
                <w:webHidden/>
                <w:sz w:val="20"/>
                <w:szCs w:val="20"/>
              </w:rPr>
              <w:t>8</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20" w:author="Dawson, Bre (ESI)" w:date="2019-09-27T09:13:00Z"/>
              <w:rFonts w:ascii="Arial" w:eastAsiaTheme="minorEastAsia" w:hAnsi="Arial" w:cs="Arial"/>
              <w:sz w:val="20"/>
              <w:szCs w:val="20"/>
              <w:lang w:val="en-AU" w:eastAsia="en-AU"/>
            </w:rPr>
          </w:pPr>
          <w:ins w:id="21"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"_Toc20468002"</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Enterprise Structure</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_Toc20468002 \h </w:instrText>
            </w:r>
          </w:ins>
          <w:r w:rsidRPr="00BF2F32">
            <w:rPr>
              <w:rFonts w:ascii="Arial" w:hAnsi="Arial" w:cs="Arial"/>
              <w:webHidden/>
              <w:sz w:val="20"/>
              <w:szCs w:val="20"/>
            </w:rPr>
          </w:r>
          <w:r w:rsidRPr="00BF2F32">
            <w:rPr>
              <w:rFonts w:ascii="Arial" w:hAnsi="Arial" w:cs="Arial"/>
              <w:webHidden/>
              <w:sz w:val="20"/>
              <w:szCs w:val="20"/>
            </w:rPr>
            <w:fldChar w:fldCharType="separate"/>
          </w:r>
          <w:ins w:id="22" w:author="Dawson, Bre (ESI)" w:date="2019-09-27T09:13:00Z">
            <w:r w:rsidRPr="00BF2F32">
              <w:rPr>
                <w:rFonts w:ascii="Arial" w:hAnsi="Arial" w:cs="Arial"/>
                <w:webHidden/>
                <w:sz w:val="20"/>
                <w:szCs w:val="20"/>
              </w:rPr>
              <w:t>8</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23" w:author="Dawson, Bre (ESI)" w:date="2019-09-27T09:13:00Z"/>
              <w:rFonts w:ascii="Arial" w:eastAsiaTheme="minorEastAsia" w:hAnsi="Arial" w:cs="Arial"/>
              <w:sz w:val="20"/>
              <w:szCs w:val="20"/>
              <w:lang w:val="en-AU" w:eastAsia="en-AU"/>
            </w:rPr>
          </w:pPr>
          <w:ins w:id="24"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"_Toc20468003"</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3.2</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Personnel Structure</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_Toc20468003 \h </w:instrText>
            </w:r>
          </w:ins>
          <w:r w:rsidRPr="00BF2F32">
            <w:rPr>
              <w:rFonts w:ascii="Arial" w:hAnsi="Arial" w:cs="Arial"/>
              <w:webHidden/>
              <w:sz w:val="20"/>
              <w:szCs w:val="20"/>
            </w:rPr>
          </w:r>
          <w:r w:rsidRPr="00BF2F32">
            <w:rPr>
              <w:rFonts w:ascii="Arial" w:hAnsi="Arial" w:cs="Arial"/>
              <w:webHidden/>
              <w:sz w:val="20"/>
              <w:szCs w:val="20"/>
            </w:rPr>
            <w:fldChar w:fldCharType="separate"/>
          </w:r>
          <w:ins w:id="25" w:author="Dawson, Bre (ESI)" w:date="2019-09-27T09:13:00Z">
            <w:r w:rsidRPr="00BF2F32">
              <w:rPr>
                <w:rFonts w:ascii="Arial" w:hAnsi="Arial" w:cs="Arial"/>
                <w:webHidden/>
                <w:sz w:val="20"/>
                <w:szCs w:val="20"/>
              </w:rPr>
              <w:t>8</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26" w:author="Dawson, Bre (ESI)" w:date="2019-09-27T09:13:00Z"/>
              <w:rFonts w:ascii="Arial" w:eastAsiaTheme="minorEastAsia" w:hAnsi="Arial" w:cs="Arial"/>
              <w:sz w:val="20"/>
              <w:szCs w:val="20"/>
              <w:lang w:val="en-AU" w:eastAsia="en-AU"/>
            </w:rPr>
          </w:pPr>
          <w:ins w:id="27"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"_Toc20468004"</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3.3</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Groupings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_Toc20468004 \h </w:instrText>
            </w:r>
          </w:ins>
          <w:r w:rsidRPr="00BF2F32">
            <w:rPr>
              <w:rFonts w:ascii="Arial" w:hAnsi="Arial" w:cs="Arial"/>
              <w:webHidden/>
              <w:sz w:val="20"/>
              <w:szCs w:val="20"/>
            </w:rPr>
          </w:r>
          <w:r w:rsidRPr="00BF2F32">
            <w:rPr>
              <w:rFonts w:ascii="Arial" w:hAnsi="Arial" w:cs="Arial"/>
              <w:webHidden/>
              <w:sz w:val="20"/>
              <w:szCs w:val="20"/>
            </w:rPr>
            <w:fldChar w:fldCharType="separate"/>
          </w:r>
          <w:ins w:id="28" w:author="Dawson, Bre (ESI)" w:date="2019-09-27T09:13:00Z">
            <w:r w:rsidRPr="00BF2F32">
              <w:rPr>
                <w:rFonts w:ascii="Arial" w:hAnsi="Arial" w:cs="Arial"/>
                <w:webHidden/>
                <w:sz w:val="20"/>
                <w:szCs w:val="20"/>
              </w:rPr>
              <w:t>8</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29" w:author="Dawson, Bre (ESI)" w:date="2019-09-27T09:13:00Z"/>
              <w:rFonts w:ascii="Arial" w:eastAsiaTheme="minorEastAsia" w:hAnsi="Arial" w:cs="Arial"/>
              <w:sz w:val="20"/>
              <w:szCs w:val="20"/>
              <w:lang w:val="en-AU" w:eastAsia="en-AU"/>
            </w:rPr>
          </w:pPr>
          <w:ins w:id="30"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"_Toc20468005"</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3.4</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Work Contract</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_Toc20468005 \h </w:instrText>
            </w:r>
          </w:ins>
          <w:r w:rsidRPr="00BF2F32">
            <w:rPr>
              <w:rFonts w:ascii="Arial" w:hAnsi="Arial" w:cs="Arial"/>
              <w:webHidden/>
              <w:sz w:val="20"/>
              <w:szCs w:val="20"/>
            </w:rPr>
          </w:r>
          <w:r w:rsidRPr="00BF2F32">
            <w:rPr>
              <w:rFonts w:ascii="Arial" w:hAnsi="Arial" w:cs="Arial"/>
              <w:webHidden/>
              <w:sz w:val="20"/>
              <w:szCs w:val="20"/>
            </w:rPr>
            <w:fldChar w:fldCharType="separate"/>
          </w:r>
          <w:ins w:id="31" w:author="Dawson, Bre (ESI)" w:date="2019-09-27T09:13:00Z">
            <w:r w:rsidRPr="00BF2F32">
              <w:rPr>
                <w:rFonts w:ascii="Arial" w:hAnsi="Arial" w:cs="Arial"/>
                <w:webHidden/>
                <w:sz w:val="20"/>
                <w:szCs w:val="20"/>
              </w:rPr>
              <w:t>9</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32" w:author="Dawson, Bre (ESI)" w:date="2019-09-27T09:13:00Z"/>
              <w:rFonts w:ascii="Arial" w:eastAsiaTheme="minorEastAsia" w:hAnsi="Arial" w:cs="Arial"/>
              <w:sz w:val="20"/>
              <w:szCs w:val="20"/>
              <w:lang w:val="en-AU" w:eastAsia="en-AU"/>
            </w:rPr>
          </w:pPr>
          <w:ins w:id="33"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"_Toc20468006"</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3.5</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International Assignees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_Toc20468006 \h </w:instrText>
            </w:r>
          </w:ins>
          <w:r w:rsidRPr="00BF2F32">
            <w:rPr>
              <w:rFonts w:ascii="Arial" w:hAnsi="Arial" w:cs="Arial"/>
              <w:webHidden/>
              <w:sz w:val="20"/>
              <w:szCs w:val="20"/>
            </w:rPr>
          </w:r>
          <w:r w:rsidRPr="00BF2F32">
            <w:rPr>
              <w:rFonts w:ascii="Arial" w:hAnsi="Arial" w:cs="Arial"/>
              <w:webHidden/>
              <w:sz w:val="20"/>
              <w:szCs w:val="20"/>
            </w:rPr>
            <w:fldChar w:fldCharType="separate"/>
          </w:r>
          <w:ins w:id="34" w:author="Dawson, Bre (ESI)" w:date="2019-09-27T09:13:00Z">
            <w:r w:rsidRPr="00BF2F32">
              <w:rPr>
                <w:rFonts w:ascii="Arial" w:hAnsi="Arial" w:cs="Arial"/>
                <w:webHidden/>
                <w:sz w:val="20"/>
                <w:szCs w:val="20"/>
              </w:rPr>
              <w:t>9</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3"/>
            <w:rPr>
              <w:ins w:id="35" w:author="Dawson, Bre (ESI)" w:date="2019-09-27T09:13:00Z"/>
              <w:rFonts w:ascii="Arial" w:eastAsiaTheme="minorEastAsia" w:hAnsi="Arial" w:cs="Arial"/>
              <w:noProof/>
              <w:sz w:val="20"/>
              <w:szCs w:val="20"/>
              <w:lang w:val="en-AU" w:eastAsia="en-AU"/>
            </w:rPr>
          </w:pPr>
          <w:ins w:id="36"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"_Toc20468007"</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3.5.1</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Expat (VN Home Country)</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_Toc20468007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37" w:author="Dawson, Bre (ESI)" w:date="2019-09-27T09:13:00Z">
            <w:r w:rsidRPr="00BF2F32">
              <w:rPr>
                <w:rFonts w:ascii="Arial" w:hAnsi="Arial" w:cs="Arial"/>
                <w:noProof/>
                <w:webHidden/>
                <w:sz w:val="20"/>
                <w:szCs w:val="20"/>
              </w:rPr>
              <w:t>9</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38" w:author="Dawson, Bre (ESI)" w:date="2019-09-27T09:13:00Z"/>
              <w:rFonts w:ascii="Arial" w:eastAsiaTheme="minorEastAsia" w:hAnsi="Arial" w:cs="Arial"/>
              <w:noProof/>
              <w:sz w:val="20"/>
              <w:szCs w:val="20"/>
              <w:lang w:val="en-AU" w:eastAsia="en-AU"/>
            </w:rPr>
          </w:pPr>
          <w:ins w:id="39"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"_Toc20468008"</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3.5.2</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Inpat (VN Host Country)</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_Toc20468008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40" w:author="Dawson, Bre (ESI)" w:date="2019-09-27T09:13:00Z">
            <w:r w:rsidRPr="00BF2F32">
              <w:rPr>
                <w:rFonts w:ascii="Arial" w:hAnsi="Arial" w:cs="Arial"/>
                <w:noProof/>
                <w:webHidden/>
                <w:sz w:val="20"/>
                <w:szCs w:val="20"/>
              </w:rPr>
              <w:t>9</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2"/>
            <w:tabs>
              <w:tab w:val="left" w:pos="709"/>
            </w:tabs>
            <w:rPr>
              <w:ins w:id="41" w:author="Dawson, Bre (ESI)" w:date="2019-09-27T09:13:00Z"/>
              <w:rFonts w:ascii="Arial" w:eastAsiaTheme="minorEastAsia" w:hAnsi="Arial" w:cs="Arial"/>
              <w:sz w:val="20"/>
              <w:szCs w:val="20"/>
              <w:lang w:val="en-AU" w:eastAsia="en-AU"/>
            </w:rPr>
          </w:pPr>
          <w:ins w:id="42"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"_Toc20468009"</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3.6</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Date Specifications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_Toc20468009 \h </w:instrText>
            </w:r>
          </w:ins>
          <w:r w:rsidRPr="00BF2F32">
            <w:rPr>
              <w:rFonts w:ascii="Arial" w:hAnsi="Arial" w:cs="Arial"/>
              <w:webHidden/>
              <w:sz w:val="20"/>
              <w:szCs w:val="20"/>
            </w:rPr>
          </w:r>
          <w:r w:rsidRPr="00BF2F32">
            <w:rPr>
              <w:rFonts w:ascii="Arial" w:hAnsi="Arial" w:cs="Arial"/>
              <w:webHidden/>
              <w:sz w:val="20"/>
              <w:szCs w:val="20"/>
            </w:rPr>
            <w:fldChar w:fldCharType="separate"/>
          </w:r>
          <w:ins w:id="43" w:author="Dawson, Bre (ESI)" w:date="2019-09-27T09:13:00Z">
            <w:r w:rsidRPr="00BF2F32">
              <w:rPr>
                <w:rFonts w:ascii="Arial" w:hAnsi="Arial" w:cs="Arial"/>
                <w:webHidden/>
                <w:sz w:val="20"/>
                <w:szCs w:val="20"/>
              </w:rPr>
              <w:t>10</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44" w:author="Dawson, Bre (ESI)" w:date="2019-09-27T09:13:00Z"/>
              <w:rFonts w:ascii="Arial" w:eastAsiaTheme="minorEastAsia" w:hAnsi="Arial" w:cs="Arial"/>
              <w:sz w:val="20"/>
              <w:szCs w:val="20"/>
              <w:lang w:val="en-AU" w:eastAsia="en-AU"/>
            </w:rPr>
          </w:pPr>
          <w:ins w:id="45"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"_Toc20468010"</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3.7</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Planned Working Time</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_Toc20468010 \h </w:instrText>
            </w:r>
          </w:ins>
          <w:r w:rsidRPr="00BF2F32">
            <w:rPr>
              <w:rFonts w:ascii="Arial" w:hAnsi="Arial" w:cs="Arial"/>
              <w:webHidden/>
              <w:sz w:val="20"/>
              <w:szCs w:val="20"/>
            </w:rPr>
          </w:r>
          <w:r w:rsidRPr="00BF2F32">
            <w:rPr>
              <w:rFonts w:ascii="Arial" w:hAnsi="Arial" w:cs="Arial"/>
              <w:webHidden/>
              <w:sz w:val="20"/>
              <w:szCs w:val="20"/>
            </w:rPr>
            <w:fldChar w:fldCharType="separate"/>
          </w:r>
          <w:ins w:id="46" w:author="Dawson, Bre (ESI)" w:date="2019-09-27T09:13:00Z">
            <w:r w:rsidRPr="00BF2F32">
              <w:rPr>
                <w:rFonts w:ascii="Arial" w:hAnsi="Arial" w:cs="Arial"/>
                <w:webHidden/>
                <w:sz w:val="20"/>
                <w:szCs w:val="20"/>
              </w:rPr>
              <w:t>10</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3"/>
            <w:rPr>
              <w:ins w:id="47" w:author="Dawson, Bre (ESI)" w:date="2019-09-27T09:13:00Z"/>
              <w:rFonts w:ascii="Arial" w:eastAsiaTheme="minorEastAsia" w:hAnsi="Arial" w:cs="Arial"/>
              <w:noProof/>
              <w:sz w:val="20"/>
              <w:szCs w:val="20"/>
              <w:lang w:val="en-AU" w:eastAsia="en-AU"/>
            </w:rPr>
          </w:pPr>
          <w:ins w:id="48"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"_Toc20468011"</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3.7.1</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Public Holiday Calendar</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_Toc20468011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49" w:author="Dawson, Bre (ESI)" w:date="2019-09-27T09:13:00Z">
            <w:r w:rsidRPr="00BF2F32">
              <w:rPr>
                <w:rFonts w:ascii="Arial" w:hAnsi="Arial" w:cs="Arial"/>
                <w:noProof/>
                <w:webHidden/>
                <w:sz w:val="20"/>
                <w:szCs w:val="20"/>
              </w:rPr>
              <w:t>10</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50" w:author="Dawson, Bre (ESI)" w:date="2019-09-27T09:13:00Z"/>
              <w:rFonts w:ascii="Arial" w:eastAsiaTheme="minorEastAsia" w:hAnsi="Arial" w:cs="Arial"/>
              <w:noProof/>
              <w:sz w:val="20"/>
              <w:szCs w:val="20"/>
              <w:lang w:val="en-AU" w:eastAsia="en-AU"/>
            </w:rPr>
          </w:pPr>
          <w:ins w:id="51"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"_Toc20468012"</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3.7.2</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Work Schedules</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_Toc20468012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52" w:author="Dawson, Bre (ESI)" w:date="2019-09-27T09:13:00Z">
            <w:r w:rsidRPr="00BF2F32">
              <w:rPr>
                <w:rFonts w:ascii="Arial" w:hAnsi="Arial" w:cs="Arial"/>
                <w:noProof/>
                <w:webHidden/>
                <w:sz w:val="20"/>
                <w:szCs w:val="20"/>
              </w:rPr>
              <w:t>11</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53" w:author="Dawson, Bre (ESI)" w:date="2019-09-27T09:13:00Z"/>
              <w:rFonts w:ascii="Arial" w:eastAsiaTheme="minorEastAsia" w:hAnsi="Arial" w:cs="Arial"/>
              <w:noProof/>
              <w:sz w:val="20"/>
              <w:szCs w:val="20"/>
              <w:lang w:val="en-AU" w:eastAsia="en-AU"/>
            </w:rPr>
          </w:pPr>
          <w:ins w:id="54"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"_Toc20468013"</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3.7.3</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Shift Loadings</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_Toc20468013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55" w:author="Dawson, Bre (ESI)" w:date="2019-09-27T09:13:00Z">
            <w:r w:rsidRPr="00BF2F32">
              <w:rPr>
                <w:rFonts w:ascii="Arial" w:hAnsi="Arial" w:cs="Arial"/>
                <w:noProof/>
                <w:webHidden/>
                <w:sz w:val="20"/>
                <w:szCs w:val="20"/>
              </w:rPr>
              <w:t>13</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2"/>
            <w:tabs>
              <w:tab w:val="left" w:pos="709"/>
            </w:tabs>
            <w:rPr>
              <w:ins w:id="56" w:author="Dawson, Bre (ESI)" w:date="2019-09-27T09:13:00Z"/>
              <w:rFonts w:ascii="Arial" w:eastAsiaTheme="minorEastAsia" w:hAnsi="Arial" w:cs="Arial"/>
              <w:sz w:val="20"/>
              <w:szCs w:val="20"/>
              <w:lang w:val="en-AU" w:eastAsia="en-AU"/>
            </w:rPr>
          </w:pPr>
          <w:ins w:id="57"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"_Toc20468014"</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3.8</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Substitutions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_Toc20468014 \h </w:instrText>
            </w:r>
          </w:ins>
          <w:r w:rsidRPr="00BF2F32">
            <w:rPr>
              <w:rFonts w:ascii="Arial" w:hAnsi="Arial" w:cs="Arial"/>
              <w:webHidden/>
              <w:sz w:val="20"/>
              <w:szCs w:val="20"/>
            </w:rPr>
          </w:r>
          <w:r w:rsidRPr="00BF2F32">
            <w:rPr>
              <w:rFonts w:ascii="Arial" w:hAnsi="Arial" w:cs="Arial"/>
              <w:webHidden/>
              <w:sz w:val="20"/>
              <w:szCs w:val="20"/>
            </w:rPr>
            <w:fldChar w:fldCharType="separate"/>
          </w:r>
          <w:ins w:id="58" w:author="Dawson, Bre (ESI)" w:date="2019-09-27T09:13:00Z">
            <w:r w:rsidRPr="00BF2F32">
              <w:rPr>
                <w:rFonts w:ascii="Arial" w:hAnsi="Arial" w:cs="Arial"/>
                <w:webHidden/>
                <w:sz w:val="20"/>
                <w:szCs w:val="20"/>
              </w:rPr>
              <w:t>13</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59" w:author="Dawson, Bre (ESI)" w:date="2019-09-27T09:13:00Z"/>
              <w:rFonts w:ascii="Arial" w:eastAsiaTheme="minorEastAsia" w:hAnsi="Arial" w:cs="Arial"/>
              <w:sz w:val="20"/>
              <w:szCs w:val="20"/>
              <w:lang w:val="en-AU" w:eastAsia="en-AU"/>
            </w:rPr>
          </w:pPr>
          <w:ins w:id="60"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"_Toc20468015"</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3.9</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Attendances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_Toc20468015 \h </w:instrText>
            </w:r>
          </w:ins>
          <w:r w:rsidRPr="00BF2F32">
            <w:rPr>
              <w:rFonts w:ascii="Arial" w:hAnsi="Arial" w:cs="Arial"/>
              <w:webHidden/>
              <w:sz w:val="20"/>
              <w:szCs w:val="20"/>
            </w:rPr>
          </w:r>
          <w:r w:rsidRPr="00BF2F32">
            <w:rPr>
              <w:rFonts w:ascii="Arial" w:hAnsi="Arial" w:cs="Arial"/>
              <w:webHidden/>
              <w:sz w:val="20"/>
              <w:szCs w:val="20"/>
            </w:rPr>
            <w:fldChar w:fldCharType="separate"/>
          </w:r>
          <w:ins w:id="61" w:author="Dawson, Bre (ESI)" w:date="2019-09-27T09:13:00Z">
            <w:r w:rsidRPr="00BF2F32">
              <w:rPr>
                <w:rFonts w:ascii="Arial" w:hAnsi="Arial" w:cs="Arial"/>
                <w:webHidden/>
                <w:sz w:val="20"/>
                <w:szCs w:val="20"/>
              </w:rPr>
              <w:t>14</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3"/>
            <w:rPr>
              <w:ins w:id="62" w:author="Dawson, Bre (ESI)" w:date="2019-09-27T09:13:00Z"/>
              <w:rFonts w:ascii="Arial" w:eastAsiaTheme="minorEastAsia" w:hAnsi="Arial" w:cs="Arial"/>
              <w:noProof/>
              <w:sz w:val="20"/>
              <w:szCs w:val="20"/>
              <w:lang w:val="en-AU" w:eastAsia="en-AU"/>
            </w:rPr>
          </w:pPr>
          <w:ins w:id="63"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"_Toc20468016"</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3.9.1</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Casual Hours</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_Toc20468016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64" w:author="Dawson, Bre (ESI)" w:date="2019-09-27T09:13:00Z">
            <w:r w:rsidRPr="00BF2F32">
              <w:rPr>
                <w:rFonts w:ascii="Arial" w:hAnsi="Arial" w:cs="Arial"/>
                <w:noProof/>
                <w:webHidden/>
                <w:sz w:val="20"/>
                <w:szCs w:val="20"/>
              </w:rPr>
              <w:t>15</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65" w:author="Dawson, Bre (ESI)" w:date="2019-09-27T09:13:00Z"/>
              <w:rFonts w:ascii="Arial" w:eastAsiaTheme="minorEastAsia" w:hAnsi="Arial" w:cs="Arial"/>
              <w:noProof/>
              <w:sz w:val="20"/>
              <w:szCs w:val="20"/>
              <w:lang w:val="en-AU" w:eastAsia="en-AU"/>
            </w:rPr>
          </w:pPr>
          <w:ins w:id="66"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"_Toc20468017"</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3.9.2</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Maximum Hours</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_Toc20468017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67" w:author="Dawson, Bre (ESI)" w:date="2019-09-27T09:13:00Z">
            <w:r w:rsidRPr="00BF2F32">
              <w:rPr>
                <w:rFonts w:ascii="Arial" w:hAnsi="Arial" w:cs="Arial"/>
                <w:noProof/>
                <w:webHidden/>
                <w:sz w:val="20"/>
                <w:szCs w:val="20"/>
              </w:rPr>
              <w:t>15</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68" w:author="Dawson, Bre (ESI)" w:date="2019-09-27T09:13:00Z"/>
              <w:rFonts w:ascii="Arial" w:eastAsiaTheme="minorEastAsia" w:hAnsi="Arial" w:cs="Arial"/>
              <w:noProof/>
              <w:sz w:val="20"/>
              <w:szCs w:val="20"/>
              <w:lang w:val="en-AU" w:eastAsia="en-AU"/>
            </w:rPr>
          </w:pPr>
          <w:ins w:id="69"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"_Toc20468018"</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3.9.3</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Eligibility Restrictions</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_Toc20468018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70" w:author="Dawson, Bre (ESI)" w:date="2019-09-27T09:13:00Z">
            <w:r w:rsidRPr="00BF2F32">
              <w:rPr>
                <w:rFonts w:ascii="Arial" w:hAnsi="Arial" w:cs="Arial"/>
                <w:noProof/>
                <w:webHidden/>
                <w:sz w:val="20"/>
                <w:szCs w:val="20"/>
              </w:rPr>
              <w:t>16</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2"/>
            <w:tabs>
              <w:tab w:val="left" w:pos="709"/>
            </w:tabs>
            <w:rPr>
              <w:ins w:id="71" w:author="Dawson, Bre (ESI)" w:date="2019-09-27T09:13:00Z"/>
              <w:rFonts w:ascii="Arial" w:eastAsiaTheme="minorEastAsia" w:hAnsi="Arial" w:cs="Arial"/>
              <w:sz w:val="20"/>
              <w:szCs w:val="20"/>
              <w:lang w:val="en-AU" w:eastAsia="en-AU"/>
            </w:rPr>
          </w:pPr>
          <w:ins w:id="72"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"_Toc20468019"</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3.10</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Absences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_Toc20468019 \h </w:instrText>
            </w:r>
          </w:ins>
          <w:r w:rsidRPr="00BF2F32">
            <w:rPr>
              <w:rFonts w:ascii="Arial" w:hAnsi="Arial" w:cs="Arial"/>
              <w:webHidden/>
              <w:sz w:val="20"/>
              <w:szCs w:val="20"/>
            </w:rPr>
          </w:r>
          <w:r w:rsidRPr="00BF2F32">
            <w:rPr>
              <w:rFonts w:ascii="Arial" w:hAnsi="Arial" w:cs="Arial"/>
              <w:webHidden/>
              <w:sz w:val="20"/>
              <w:szCs w:val="20"/>
            </w:rPr>
            <w:fldChar w:fldCharType="separate"/>
          </w:r>
          <w:ins w:id="73" w:author="Dawson, Bre (ESI)" w:date="2019-09-27T09:13:00Z">
            <w:r w:rsidRPr="00BF2F32">
              <w:rPr>
                <w:rFonts w:ascii="Arial" w:hAnsi="Arial" w:cs="Arial"/>
                <w:webHidden/>
                <w:sz w:val="20"/>
                <w:szCs w:val="20"/>
              </w:rPr>
              <w:t>16</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3"/>
            <w:rPr>
              <w:ins w:id="74" w:author="Dawson, Bre (ESI)" w:date="2019-09-27T09:13:00Z"/>
              <w:rFonts w:ascii="Arial" w:eastAsiaTheme="minorEastAsia" w:hAnsi="Arial" w:cs="Arial"/>
              <w:noProof/>
              <w:sz w:val="20"/>
              <w:szCs w:val="20"/>
              <w:lang w:val="en-AU" w:eastAsia="en-AU"/>
            </w:rPr>
          </w:pPr>
          <w:ins w:id="75"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"_Toc20468020"</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3.10.1</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Absence Impacts</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_Toc20468020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76" w:author="Dawson, Bre (ESI)" w:date="2019-09-27T09:13:00Z">
            <w:r w:rsidRPr="00BF2F32">
              <w:rPr>
                <w:rFonts w:ascii="Arial" w:hAnsi="Arial" w:cs="Arial"/>
                <w:noProof/>
                <w:webHidden/>
                <w:sz w:val="20"/>
                <w:szCs w:val="20"/>
              </w:rPr>
              <w:t>19</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77" w:author="Dawson, Bre (ESI)" w:date="2019-09-27T09:13:00Z"/>
              <w:rFonts w:ascii="Arial" w:eastAsiaTheme="minorEastAsia" w:hAnsi="Arial" w:cs="Arial"/>
              <w:noProof/>
              <w:sz w:val="20"/>
              <w:szCs w:val="20"/>
              <w:lang w:val="en-AU" w:eastAsia="en-AU"/>
            </w:rPr>
          </w:pPr>
          <w:ins w:id="78"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"_Toc20468021"</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3.10.2</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Absence Valuation</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_Toc20468021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79" w:author="Dawson, Bre (ESI)" w:date="2019-09-27T09:13:00Z">
            <w:r w:rsidRPr="00BF2F32">
              <w:rPr>
                <w:rFonts w:ascii="Arial" w:hAnsi="Arial" w:cs="Arial"/>
                <w:noProof/>
                <w:webHidden/>
                <w:sz w:val="20"/>
                <w:szCs w:val="20"/>
              </w:rPr>
              <w:t>20</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2"/>
            <w:tabs>
              <w:tab w:val="left" w:pos="709"/>
            </w:tabs>
            <w:rPr>
              <w:ins w:id="80" w:author="Dawson, Bre (ESI)" w:date="2019-09-27T09:13:00Z"/>
              <w:rFonts w:ascii="Arial" w:eastAsiaTheme="minorEastAsia" w:hAnsi="Arial" w:cs="Arial"/>
              <w:sz w:val="20"/>
              <w:szCs w:val="20"/>
              <w:lang w:val="en-AU" w:eastAsia="en-AU"/>
            </w:rPr>
          </w:pPr>
          <w:ins w:id="81"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"_Toc20468022"</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3.11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Absence Quotas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_Toc20468022 \h </w:instrText>
            </w:r>
          </w:ins>
          <w:r w:rsidRPr="00BF2F32">
            <w:rPr>
              <w:rFonts w:ascii="Arial" w:hAnsi="Arial" w:cs="Arial"/>
              <w:webHidden/>
              <w:sz w:val="20"/>
              <w:szCs w:val="20"/>
            </w:rPr>
          </w:r>
          <w:r w:rsidRPr="00BF2F32">
            <w:rPr>
              <w:rFonts w:ascii="Arial" w:hAnsi="Arial" w:cs="Arial"/>
              <w:webHidden/>
              <w:sz w:val="20"/>
              <w:szCs w:val="20"/>
            </w:rPr>
            <w:fldChar w:fldCharType="separate"/>
          </w:r>
          <w:ins w:id="82" w:author="Dawson, Bre (ESI)" w:date="2019-09-27T09:13:00Z">
            <w:r w:rsidRPr="00BF2F32">
              <w:rPr>
                <w:rFonts w:ascii="Arial" w:hAnsi="Arial" w:cs="Arial"/>
                <w:webHidden/>
                <w:sz w:val="20"/>
                <w:szCs w:val="20"/>
              </w:rPr>
              <w:t>20</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3"/>
            <w:rPr>
              <w:ins w:id="83" w:author="Dawson, Bre (ESI)" w:date="2019-09-27T09:13:00Z"/>
              <w:rFonts w:ascii="Arial" w:eastAsiaTheme="minorEastAsia" w:hAnsi="Arial" w:cs="Arial"/>
              <w:noProof/>
              <w:sz w:val="20"/>
              <w:szCs w:val="20"/>
              <w:lang w:val="en-AU" w:eastAsia="en-AU"/>
            </w:rPr>
          </w:pPr>
          <w:ins w:id="84"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"_Toc20468023"</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3.11.1</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Annual Leave</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_Toc20468023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85" w:author="Dawson, Bre (ESI)" w:date="2019-09-27T09:13:00Z">
            <w:r w:rsidRPr="00BF2F32">
              <w:rPr>
                <w:rFonts w:ascii="Arial" w:hAnsi="Arial" w:cs="Arial"/>
                <w:noProof/>
                <w:webHidden/>
                <w:sz w:val="20"/>
                <w:szCs w:val="20"/>
              </w:rPr>
              <w:t>21</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86" w:author="Dawson, Bre (ESI)" w:date="2019-09-27T09:13:00Z"/>
              <w:rFonts w:ascii="Arial" w:eastAsiaTheme="minorEastAsia" w:hAnsi="Arial" w:cs="Arial"/>
              <w:noProof/>
              <w:sz w:val="20"/>
              <w:szCs w:val="20"/>
              <w:lang w:val="en-AU" w:eastAsia="en-AU"/>
            </w:rPr>
          </w:pPr>
          <w:ins w:id="87"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"_Toc20468024"</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3.11.2</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Sick Leave</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_Toc20468024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88" w:author="Dawson, Bre (ESI)" w:date="2019-09-27T09:13:00Z">
            <w:r w:rsidRPr="00BF2F32">
              <w:rPr>
                <w:rFonts w:ascii="Arial" w:hAnsi="Arial" w:cs="Arial"/>
                <w:noProof/>
                <w:webHidden/>
                <w:sz w:val="20"/>
                <w:szCs w:val="20"/>
              </w:rPr>
              <w:t>22</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89" w:author="Dawson, Bre (ESI)" w:date="2019-09-27T09:13:00Z"/>
              <w:rFonts w:ascii="Arial" w:eastAsiaTheme="minorEastAsia" w:hAnsi="Arial" w:cs="Arial"/>
              <w:noProof/>
              <w:sz w:val="20"/>
              <w:szCs w:val="20"/>
              <w:lang w:val="en-AU" w:eastAsia="en-AU"/>
            </w:rPr>
          </w:pPr>
          <w:ins w:id="90"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"_Toc20468025"</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3.11.3</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Long Service Leave</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_Toc20468025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91" w:author="Dawson, Bre (ESI)" w:date="2019-09-27T09:13:00Z">
            <w:r w:rsidRPr="00BF2F32">
              <w:rPr>
                <w:rFonts w:ascii="Arial" w:hAnsi="Arial" w:cs="Arial"/>
                <w:noProof/>
                <w:webHidden/>
                <w:sz w:val="20"/>
                <w:szCs w:val="20"/>
              </w:rPr>
              <w:t>22</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3"/>
            <w:rPr>
              <w:ins w:id="92" w:author="Dawson, Bre (ESI)" w:date="2019-09-27T09:13:00Z"/>
              <w:rFonts w:ascii="Arial" w:eastAsiaTheme="minorEastAsia" w:hAnsi="Arial" w:cs="Arial"/>
              <w:noProof/>
              <w:sz w:val="20"/>
              <w:szCs w:val="20"/>
              <w:lang w:val="en-AU" w:eastAsia="en-AU"/>
            </w:rPr>
          </w:pPr>
          <w:ins w:id="93" w:author="Dawson, Bre (ESI)" w:date="2019-09-27T09:13:00Z">
            <w:r w:rsidRPr="00BF2F32">
              <w:rPr>
                <w:rStyle w:val="Hyperlink"/>
                <w:rFonts w:ascii="Arial" w:hAnsi="Arial" w:cs="Arial"/>
                <w:noProof/>
                <w:sz w:val="20"/>
                <w:szCs w:val="20"/>
              </w:rPr>
              <w:fldChar w:fldCharType="begin"/>
            </w:r>
            <w:r w:rsidRPr="00BF2F32">
              <w:rPr>
                <w:rStyle w:val="Hyperlink"/>
                <w:rFonts w:ascii="Arial" w:hAnsi="Arial" w:cs="Arial"/>
                <w:noProof/>
                <w:sz w:val="20"/>
                <w:szCs w:val="20"/>
              </w:rPr>
              <w:instrText xml:space="preserve"> </w:instrText>
            </w:r>
            <w:r w:rsidRPr="00BF2F32">
              <w:rPr>
                <w:rFonts w:ascii="Arial" w:hAnsi="Arial" w:cs="Arial"/>
                <w:noProof/>
                <w:sz w:val="20"/>
                <w:szCs w:val="20"/>
              </w:rPr>
              <w:instrText>HYPERLINK \l "_Toc20468026"</w:instrText>
            </w:r>
            <w:r w:rsidRPr="00BF2F32">
              <w:rPr>
                <w:rStyle w:val="Hyperlink"/>
                <w:rFonts w:ascii="Arial" w:hAnsi="Arial" w:cs="Arial"/>
                <w:noProof/>
                <w:sz w:val="20"/>
                <w:szCs w:val="20"/>
              </w:rPr>
              <w:instrText xml:space="preserve"> </w:instrText>
            </w:r>
            <w:r w:rsidRPr="00BF2F32">
              <w:rPr>
                <w:rStyle w:val="Hyperlink"/>
                <w:rFonts w:ascii="Arial" w:hAnsi="Arial" w:cs="Arial"/>
                <w:noProof/>
                <w:sz w:val="20"/>
                <w:szCs w:val="20"/>
              </w:rPr>
              <w:fldChar w:fldCharType="separate"/>
            </w:r>
            <w:r w:rsidRPr="00BF2F32">
              <w:rPr>
                <w:rStyle w:val="Hyperlink"/>
                <w:rFonts w:ascii="Arial" w:hAnsi="Arial" w:cs="Arial"/>
                <w:noProof/>
                <w:sz w:val="20"/>
                <w:szCs w:val="20"/>
              </w:rPr>
              <w:t>3.11.4</w:t>
            </w:r>
            <w:r w:rsidRPr="00BF2F32">
              <w:rPr>
                <w:rFonts w:ascii="Arial" w:eastAsiaTheme="minorEastAsia" w:hAnsi="Arial" w:cs="Arial"/>
                <w:noProof/>
                <w:sz w:val="20"/>
                <w:szCs w:val="20"/>
                <w:lang w:val="en-AU" w:eastAsia="en-AU"/>
              </w:rPr>
              <w:tab/>
            </w:r>
            <w:r w:rsidRPr="00BF2F32">
              <w:rPr>
                <w:rStyle w:val="Hyperlink"/>
                <w:rFonts w:ascii="Arial" w:hAnsi="Arial" w:cs="Arial"/>
                <w:noProof/>
                <w:sz w:val="20"/>
                <w:szCs w:val="20"/>
              </w:rPr>
              <w:t>Time in Lieu</w:t>
            </w:r>
            <w:r w:rsidRPr="00BF2F32">
              <w:rPr>
                <w:rFonts w:ascii="Arial" w:hAnsi="Arial" w:cs="Arial"/>
                <w:noProof/>
                <w:webHidden/>
                <w:sz w:val="20"/>
                <w:szCs w:val="20"/>
              </w:rPr>
              <w:tab/>
            </w:r>
            <w:r w:rsidRPr="00BF2F32">
              <w:rPr>
                <w:rFonts w:ascii="Arial" w:hAnsi="Arial" w:cs="Arial"/>
                <w:noProof/>
                <w:webHidden/>
                <w:sz w:val="20"/>
                <w:szCs w:val="20"/>
              </w:rPr>
              <w:fldChar w:fldCharType="begin"/>
            </w:r>
            <w:r w:rsidRPr="00BF2F32">
              <w:rPr>
                <w:rFonts w:ascii="Arial" w:hAnsi="Arial" w:cs="Arial"/>
                <w:noProof/>
                <w:webHidden/>
                <w:sz w:val="20"/>
                <w:szCs w:val="20"/>
              </w:rPr>
              <w:instrText xml:space="preserve"> PAGEREF _Toc20468026 \h </w:instrText>
            </w:r>
          </w:ins>
          <w:r w:rsidRPr="00BF2F32">
            <w:rPr>
              <w:rFonts w:ascii="Arial" w:hAnsi="Arial" w:cs="Arial"/>
              <w:noProof/>
              <w:webHidden/>
              <w:sz w:val="20"/>
              <w:szCs w:val="20"/>
            </w:rPr>
          </w:r>
          <w:r w:rsidRPr="00BF2F32">
            <w:rPr>
              <w:rFonts w:ascii="Arial" w:hAnsi="Arial" w:cs="Arial"/>
              <w:noProof/>
              <w:webHidden/>
              <w:sz w:val="20"/>
              <w:szCs w:val="20"/>
            </w:rPr>
            <w:fldChar w:fldCharType="separate"/>
          </w:r>
          <w:ins w:id="94" w:author="Dawson, Bre (ESI)" w:date="2019-09-27T09:13:00Z">
            <w:r w:rsidRPr="00BF2F32">
              <w:rPr>
                <w:rFonts w:ascii="Arial" w:hAnsi="Arial" w:cs="Arial"/>
                <w:noProof/>
                <w:webHidden/>
                <w:sz w:val="20"/>
                <w:szCs w:val="20"/>
              </w:rPr>
              <w:t>26</w:t>
            </w:r>
            <w:r w:rsidRPr="00BF2F32">
              <w:rPr>
                <w:rFonts w:ascii="Arial" w:hAnsi="Arial" w:cs="Arial"/>
                <w:noProof/>
                <w:webHidden/>
                <w:sz w:val="20"/>
                <w:szCs w:val="20"/>
              </w:rPr>
              <w:fldChar w:fldCharType="end"/>
            </w:r>
            <w:r w:rsidRPr="00BF2F32">
              <w:rPr>
                <w:rStyle w:val="Hyperlink"/>
                <w:rFonts w:ascii="Arial" w:hAnsi="Arial" w:cs="Arial"/>
                <w:noProof/>
                <w:sz w:val="20"/>
                <w:szCs w:val="20"/>
              </w:rPr>
              <w:fldChar w:fldCharType="end"/>
            </w:r>
          </w:ins>
        </w:p>
        <w:p w:rsidR="00BF2F32" w:rsidRPr="00BF2F32" w:rsidRDefault="00BF2F32">
          <w:pPr>
            <w:pStyle w:val="TOC2"/>
            <w:tabs>
              <w:tab w:val="left" w:pos="709"/>
            </w:tabs>
            <w:rPr>
              <w:ins w:id="95" w:author="Dawson, Bre (ESI)" w:date="2019-09-27T09:13:00Z"/>
              <w:rFonts w:ascii="Arial" w:eastAsiaTheme="minorEastAsia" w:hAnsi="Arial" w:cs="Arial"/>
              <w:sz w:val="20"/>
              <w:szCs w:val="20"/>
              <w:lang w:val="en-AU" w:eastAsia="en-AU"/>
            </w:rPr>
          </w:pPr>
          <w:ins w:id="96"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"_Toc20468027"</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3.12</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Leave Encashment</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_Toc20468027 \h </w:instrText>
            </w:r>
          </w:ins>
          <w:r w:rsidRPr="00BF2F32">
            <w:rPr>
              <w:rFonts w:ascii="Arial" w:hAnsi="Arial" w:cs="Arial"/>
              <w:webHidden/>
              <w:sz w:val="20"/>
              <w:szCs w:val="20"/>
            </w:rPr>
          </w:r>
          <w:r w:rsidRPr="00BF2F32">
            <w:rPr>
              <w:rFonts w:ascii="Arial" w:hAnsi="Arial" w:cs="Arial"/>
              <w:webHidden/>
              <w:sz w:val="20"/>
              <w:szCs w:val="20"/>
            </w:rPr>
            <w:fldChar w:fldCharType="separate"/>
          </w:r>
          <w:ins w:id="97" w:author="Dawson, Bre (ESI)" w:date="2019-09-27T09:13:00Z">
            <w:r w:rsidRPr="00BF2F32">
              <w:rPr>
                <w:rFonts w:ascii="Arial" w:hAnsi="Arial" w:cs="Arial"/>
                <w:webHidden/>
                <w:sz w:val="20"/>
                <w:szCs w:val="20"/>
              </w:rPr>
              <w:t>26</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98" w:author="Dawson, Bre (ESI)" w:date="2019-09-27T09:13:00Z"/>
              <w:rFonts w:ascii="Arial" w:eastAsiaTheme="minorEastAsia" w:hAnsi="Arial" w:cs="Arial"/>
              <w:sz w:val="20"/>
              <w:szCs w:val="20"/>
              <w:lang w:val="en-AU" w:eastAsia="en-AU"/>
            </w:rPr>
          </w:pPr>
          <w:ins w:id="99"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"_Toc20468028"</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3.13</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Time Transfer Specifications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_Toc20468028 \h </w:instrText>
            </w:r>
          </w:ins>
          <w:r w:rsidRPr="00BF2F32">
            <w:rPr>
              <w:rFonts w:ascii="Arial" w:hAnsi="Arial" w:cs="Arial"/>
              <w:webHidden/>
              <w:sz w:val="20"/>
              <w:szCs w:val="20"/>
            </w:rPr>
          </w:r>
          <w:r w:rsidRPr="00BF2F32">
            <w:rPr>
              <w:rFonts w:ascii="Arial" w:hAnsi="Arial" w:cs="Arial"/>
              <w:webHidden/>
              <w:sz w:val="20"/>
              <w:szCs w:val="20"/>
            </w:rPr>
            <w:fldChar w:fldCharType="separate"/>
          </w:r>
          <w:ins w:id="100" w:author="Dawson, Bre (ESI)" w:date="2019-09-27T09:13:00Z">
            <w:r w:rsidRPr="00BF2F32">
              <w:rPr>
                <w:rFonts w:ascii="Arial" w:hAnsi="Arial" w:cs="Arial"/>
                <w:webHidden/>
                <w:sz w:val="20"/>
                <w:szCs w:val="20"/>
              </w:rPr>
              <w:t>27</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01" w:author="Dawson, Bre (ESI)" w:date="2019-09-27T09:13:00Z"/>
              <w:rFonts w:ascii="Arial" w:eastAsiaTheme="minorEastAsia" w:hAnsi="Arial" w:cs="Arial"/>
              <w:sz w:val="20"/>
              <w:szCs w:val="20"/>
              <w:lang w:val="en-AU" w:eastAsia="en-AU"/>
            </w:rPr>
          </w:pPr>
          <w:ins w:id="102"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"_Toc20468029"</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3.14</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Collision Between Time Infotypes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_Toc20468029 \h </w:instrText>
            </w:r>
          </w:ins>
          <w:r w:rsidRPr="00BF2F32">
            <w:rPr>
              <w:rFonts w:ascii="Arial" w:hAnsi="Arial" w:cs="Arial"/>
              <w:webHidden/>
              <w:sz w:val="20"/>
              <w:szCs w:val="20"/>
            </w:rPr>
          </w:r>
          <w:r w:rsidRPr="00BF2F32">
            <w:rPr>
              <w:rFonts w:ascii="Arial" w:hAnsi="Arial" w:cs="Arial"/>
              <w:webHidden/>
              <w:sz w:val="20"/>
              <w:szCs w:val="20"/>
            </w:rPr>
            <w:fldChar w:fldCharType="separate"/>
          </w:r>
          <w:ins w:id="103" w:author="Dawson, Bre (ESI)" w:date="2019-09-27T09:13:00Z">
            <w:r w:rsidRPr="00BF2F32">
              <w:rPr>
                <w:rFonts w:ascii="Arial" w:hAnsi="Arial" w:cs="Arial"/>
                <w:webHidden/>
                <w:sz w:val="20"/>
                <w:szCs w:val="20"/>
              </w:rPr>
              <w:t>27</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04" w:author="Dawson, Bre (ESI)" w:date="2019-09-27T09:13:00Z"/>
              <w:rFonts w:ascii="Arial" w:eastAsiaTheme="minorEastAsia" w:hAnsi="Arial" w:cs="Arial"/>
              <w:b w:val="0"/>
              <w:sz w:val="20"/>
              <w:szCs w:val="20"/>
              <w:lang w:val="en-AU" w:eastAsia="en-AU"/>
            </w:rPr>
          </w:pPr>
          <w:ins w:id="105" w:author="Dawson, Bre (ESI)" w:date="2019-09-27T09:13:00Z">
            <w:r w:rsidRPr="00BF2F32">
              <w:rPr>
                <w:rStyle w:val="Hyperlink"/>
                <w:rFonts w:ascii="Arial" w:hAnsi="Arial" w:cs="Arial"/>
                <w:sz w:val="20"/>
                <w:szCs w:val="20"/>
              </w:rPr>
              <w:lastRenderedPageBreak/>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"_Toc20468030"</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4.</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Time Management Reports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_Toc20468030 \h </w:instrText>
            </w:r>
          </w:ins>
          <w:r w:rsidRPr="00BF2F32">
            <w:rPr>
              <w:rFonts w:ascii="Arial" w:hAnsi="Arial" w:cs="Arial"/>
              <w:webHidden/>
              <w:sz w:val="20"/>
              <w:szCs w:val="20"/>
            </w:rPr>
          </w:r>
          <w:r w:rsidRPr="00BF2F32">
            <w:rPr>
              <w:rFonts w:ascii="Arial" w:hAnsi="Arial" w:cs="Arial"/>
              <w:webHidden/>
              <w:sz w:val="20"/>
              <w:szCs w:val="20"/>
            </w:rPr>
            <w:fldChar w:fldCharType="separate"/>
          </w:r>
          <w:ins w:id="106" w:author="Dawson, Bre (ESI)" w:date="2019-09-27T09:13:00Z">
            <w:r w:rsidRPr="00BF2F32">
              <w:rPr>
                <w:rFonts w:ascii="Arial" w:hAnsi="Arial" w:cs="Arial"/>
                <w:webHidden/>
                <w:sz w:val="20"/>
                <w:szCs w:val="20"/>
              </w:rPr>
              <w:t>28</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07" w:author="Dawson, Bre (ESI)" w:date="2019-09-27T09:13:00Z"/>
              <w:rFonts w:ascii="Arial" w:eastAsiaTheme="minorEastAsia" w:hAnsi="Arial" w:cs="Arial"/>
              <w:sz w:val="20"/>
              <w:szCs w:val="20"/>
              <w:lang w:val="en-AU" w:eastAsia="en-AU"/>
            </w:rPr>
          </w:pPr>
          <w:ins w:id="108"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"_Toc20468031"</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4.1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GlobalView</w:t>
            </w:r>
            <w:r w:rsidRPr="00BF2F32">
              <w:rPr>
                <w:rStyle w:val="Hyperlink"/>
                <w:rFonts w:ascii="Arial" w:hAnsi="Arial" w:cs="Arial"/>
                <w:sz w:val="20"/>
                <w:szCs w:val="20"/>
                <w:vertAlign w:val="superscript"/>
              </w:rPr>
              <w:t>®</w:t>
            </w:r>
            <w:r w:rsidRPr="00BF2F32">
              <w:rPr>
                <w:rStyle w:val="Hyperlink"/>
                <w:rFonts w:ascii="Arial" w:hAnsi="Arial" w:cs="Arial"/>
                <w:sz w:val="20"/>
                <w:szCs w:val="20"/>
              </w:rPr>
              <w:t xml:space="preserve"> Standard Reports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_Toc20468031 \h </w:instrText>
            </w:r>
          </w:ins>
          <w:r w:rsidRPr="00BF2F32">
            <w:rPr>
              <w:rFonts w:ascii="Arial" w:hAnsi="Arial" w:cs="Arial"/>
              <w:webHidden/>
              <w:sz w:val="20"/>
              <w:szCs w:val="20"/>
            </w:rPr>
          </w:r>
          <w:r w:rsidRPr="00BF2F32">
            <w:rPr>
              <w:rFonts w:ascii="Arial" w:hAnsi="Arial" w:cs="Arial"/>
              <w:webHidden/>
              <w:sz w:val="20"/>
              <w:szCs w:val="20"/>
            </w:rPr>
            <w:fldChar w:fldCharType="separate"/>
          </w:r>
          <w:ins w:id="109" w:author="Dawson, Bre (ESI)" w:date="2019-09-27T09:13:00Z">
            <w:r w:rsidRPr="00BF2F32">
              <w:rPr>
                <w:rFonts w:ascii="Arial" w:hAnsi="Arial" w:cs="Arial"/>
                <w:webHidden/>
                <w:sz w:val="20"/>
                <w:szCs w:val="20"/>
              </w:rPr>
              <w:t>28</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10" w:author="Dawson, Bre (ESI)" w:date="2019-09-27T09:13:00Z"/>
              <w:rFonts w:ascii="Arial" w:eastAsiaTheme="minorEastAsia" w:hAnsi="Arial" w:cs="Arial"/>
              <w:b w:val="0"/>
              <w:sz w:val="20"/>
              <w:szCs w:val="20"/>
              <w:lang w:val="en-AU" w:eastAsia="en-AU"/>
            </w:rPr>
          </w:pPr>
          <w:ins w:id="111"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"_Toc20468032"</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5.</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Configuration Worksheet</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_Toc20468032 \h </w:instrText>
            </w:r>
          </w:ins>
          <w:r w:rsidRPr="00BF2F32">
            <w:rPr>
              <w:rFonts w:ascii="Arial" w:hAnsi="Arial" w:cs="Arial"/>
              <w:webHidden/>
              <w:sz w:val="20"/>
              <w:szCs w:val="20"/>
            </w:rPr>
          </w:r>
          <w:r w:rsidRPr="00BF2F32">
            <w:rPr>
              <w:rFonts w:ascii="Arial" w:hAnsi="Arial" w:cs="Arial"/>
              <w:webHidden/>
              <w:sz w:val="20"/>
              <w:szCs w:val="20"/>
            </w:rPr>
            <w:fldChar w:fldCharType="separate"/>
          </w:r>
          <w:ins w:id="112" w:author="Dawson, Bre (ESI)" w:date="2019-09-27T09:13:00Z">
            <w:r w:rsidRPr="00BF2F32">
              <w:rPr>
                <w:rFonts w:ascii="Arial" w:hAnsi="Arial" w:cs="Arial"/>
                <w:webHidden/>
                <w:sz w:val="20"/>
                <w:szCs w:val="20"/>
              </w:rPr>
              <w:t>30</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13" w:author="Dawson, Bre (ESI)" w:date="2019-09-27T09:13:00Z"/>
              <w:rFonts w:ascii="Arial" w:eastAsiaTheme="minorEastAsia" w:hAnsi="Arial" w:cs="Arial"/>
              <w:b w:val="0"/>
              <w:sz w:val="20"/>
              <w:szCs w:val="20"/>
              <w:lang w:val="en-AU" w:eastAsia="en-AU"/>
            </w:rPr>
          </w:pPr>
          <w:ins w:id="114"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"_Toc20468033"</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6.</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Integration</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_Toc20468033 \h </w:instrText>
            </w:r>
          </w:ins>
          <w:r w:rsidRPr="00BF2F32">
            <w:rPr>
              <w:rFonts w:ascii="Arial" w:hAnsi="Arial" w:cs="Arial"/>
              <w:webHidden/>
              <w:sz w:val="20"/>
              <w:szCs w:val="20"/>
            </w:rPr>
          </w:r>
          <w:r w:rsidRPr="00BF2F32">
            <w:rPr>
              <w:rFonts w:ascii="Arial" w:hAnsi="Arial" w:cs="Arial"/>
              <w:webHidden/>
              <w:sz w:val="20"/>
              <w:szCs w:val="20"/>
            </w:rPr>
            <w:fldChar w:fldCharType="separate"/>
          </w:r>
          <w:ins w:id="115" w:author="Dawson, Bre (ESI)" w:date="2019-09-27T09:13:00Z">
            <w:r w:rsidRPr="00BF2F32">
              <w:rPr>
                <w:rFonts w:ascii="Arial" w:hAnsi="Arial" w:cs="Arial"/>
                <w:webHidden/>
                <w:sz w:val="20"/>
                <w:szCs w:val="20"/>
              </w:rPr>
              <w:t>31</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16" w:author="Dawson, Bre (ESI)" w:date="2019-09-27T09:13:00Z"/>
              <w:rFonts w:ascii="Arial" w:eastAsiaTheme="minorEastAsia" w:hAnsi="Arial" w:cs="Arial"/>
              <w:sz w:val="20"/>
              <w:szCs w:val="20"/>
              <w:lang w:val="en-AU" w:eastAsia="en-AU"/>
            </w:rPr>
          </w:pPr>
          <w:ins w:id="117"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"_Toc20468034"</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6.1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Payroll</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_Toc20468034 \h </w:instrText>
            </w:r>
          </w:ins>
          <w:r w:rsidRPr="00BF2F32">
            <w:rPr>
              <w:rFonts w:ascii="Arial" w:hAnsi="Arial" w:cs="Arial"/>
              <w:webHidden/>
              <w:sz w:val="20"/>
              <w:szCs w:val="20"/>
            </w:rPr>
          </w:r>
          <w:r w:rsidRPr="00BF2F32">
            <w:rPr>
              <w:rFonts w:ascii="Arial" w:hAnsi="Arial" w:cs="Arial"/>
              <w:webHidden/>
              <w:sz w:val="20"/>
              <w:szCs w:val="20"/>
            </w:rPr>
            <w:fldChar w:fldCharType="separate"/>
          </w:r>
          <w:ins w:id="118" w:author="Dawson, Bre (ESI)" w:date="2019-09-27T09:13:00Z">
            <w:r w:rsidRPr="00BF2F32">
              <w:rPr>
                <w:rFonts w:ascii="Arial" w:hAnsi="Arial" w:cs="Arial"/>
                <w:webHidden/>
                <w:sz w:val="20"/>
                <w:szCs w:val="20"/>
              </w:rPr>
              <w:t>31</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19" w:author="Dawson, Bre (ESI)" w:date="2019-09-27T09:13:00Z"/>
              <w:rFonts w:ascii="Arial" w:eastAsiaTheme="minorEastAsia" w:hAnsi="Arial" w:cs="Arial"/>
              <w:sz w:val="20"/>
              <w:szCs w:val="20"/>
              <w:lang w:val="en-AU" w:eastAsia="en-AU"/>
            </w:rPr>
          </w:pPr>
          <w:ins w:id="120"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"_Toc20468035"</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6.2</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WorkDay</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_Toc20468035 \h </w:instrText>
            </w:r>
          </w:ins>
          <w:r w:rsidRPr="00BF2F32">
            <w:rPr>
              <w:rFonts w:ascii="Arial" w:hAnsi="Arial" w:cs="Arial"/>
              <w:webHidden/>
              <w:sz w:val="20"/>
              <w:szCs w:val="20"/>
            </w:rPr>
          </w:r>
          <w:r w:rsidRPr="00BF2F32">
            <w:rPr>
              <w:rFonts w:ascii="Arial" w:hAnsi="Arial" w:cs="Arial"/>
              <w:webHidden/>
              <w:sz w:val="20"/>
              <w:szCs w:val="20"/>
            </w:rPr>
            <w:fldChar w:fldCharType="separate"/>
          </w:r>
          <w:ins w:id="121" w:author="Dawson, Bre (ESI)" w:date="2019-09-27T09:13:00Z">
            <w:r w:rsidRPr="00BF2F32">
              <w:rPr>
                <w:rFonts w:ascii="Arial" w:hAnsi="Arial" w:cs="Arial"/>
                <w:webHidden/>
                <w:sz w:val="20"/>
                <w:szCs w:val="20"/>
              </w:rPr>
              <w:t>31</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22" w:author="Dawson, Bre (ESI)" w:date="2019-09-27T09:13:00Z"/>
              <w:rFonts w:ascii="Arial" w:eastAsiaTheme="minorEastAsia" w:hAnsi="Arial" w:cs="Arial"/>
              <w:sz w:val="20"/>
              <w:szCs w:val="20"/>
              <w:lang w:val="en-AU" w:eastAsia="en-AU"/>
            </w:rPr>
          </w:pPr>
          <w:ins w:id="123"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"_Toc20468036"</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6.3</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Other</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_Toc20468036 \h </w:instrText>
            </w:r>
          </w:ins>
          <w:r w:rsidRPr="00BF2F32">
            <w:rPr>
              <w:rFonts w:ascii="Arial" w:hAnsi="Arial" w:cs="Arial"/>
              <w:webHidden/>
              <w:sz w:val="20"/>
              <w:szCs w:val="20"/>
            </w:rPr>
          </w:r>
          <w:r w:rsidRPr="00BF2F32">
            <w:rPr>
              <w:rFonts w:ascii="Arial" w:hAnsi="Arial" w:cs="Arial"/>
              <w:webHidden/>
              <w:sz w:val="20"/>
              <w:szCs w:val="20"/>
            </w:rPr>
            <w:fldChar w:fldCharType="separate"/>
          </w:r>
          <w:ins w:id="124" w:author="Dawson, Bre (ESI)" w:date="2019-09-27T09:13:00Z">
            <w:r w:rsidRPr="00BF2F32">
              <w:rPr>
                <w:rFonts w:ascii="Arial" w:hAnsi="Arial" w:cs="Arial"/>
                <w:webHidden/>
                <w:sz w:val="20"/>
                <w:szCs w:val="20"/>
              </w:rPr>
              <w:t>31</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25" w:author="Dawson, Bre (ESI)" w:date="2019-09-27T09:13:00Z"/>
              <w:rFonts w:ascii="Arial" w:eastAsiaTheme="minorEastAsia" w:hAnsi="Arial" w:cs="Arial"/>
              <w:b w:val="0"/>
              <w:sz w:val="20"/>
              <w:szCs w:val="20"/>
              <w:lang w:val="en-AU" w:eastAsia="en-AU"/>
            </w:rPr>
          </w:pPr>
          <w:ins w:id="126"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"_Toc20468037"</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7.</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Assumptions / Risks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_Toc20468037 \h </w:instrText>
            </w:r>
          </w:ins>
          <w:r w:rsidRPr="00BF2F32">
            <w:rPr>
              <w:rFonts w:ascii="Arial" w:hAnsi="Arial" w:cs="Arial"/>
              <w:webHidden/>
              <w:sz w:val="20"/>
              <w:szCs w:val="20"/>
            </w:rPr>
          </w:r>
          <w:r w:rsidRPr="00BF2F32">
            <w:rPr>
              <w:rFonts w:ascii="Arial" w:hAnsi="Arial" w:cs="Arial"/>
              <w:webHidden/>
              <w:sz w:val="20"/>
              <w:szCs w:val="20"/>
            </w:rPr>
            <w:fldChar w:fldCharType="separate"/>
          </w:r>
          <w:ins w:id="127" w:author="Dawson, Bre (ESI)" w:date="2019-09-27T09:13:00Z">
            <w:r w:rsidRPr="00BF2F32">
              <w:rPr>
                <w:rFonts w:ascii="Arial" w:hAnsi="Arial" w:cs="Arial"/>
                <w:webHidden/>
                <w:sz w:val="20"/>
                <w:szCs w:val="20"/>
              </w:rPr>
              <w:t>32</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28" w:author="Dawson, Bre (ESI)" w:date="2019-09-27T09:13:00Z"/>
              <w:rFonts w:ascii="Arial" w:eastAsiaTheme="minorEastAsia" w:hAnsi="Arial" w:cs="Arial"/>
              <w:sz w:val="20"/>
              <w:szCs w:val="20"/>
              <w:lang w:val="en-AU" w:eastAsia="en-AU"/>
            </w:rPr>
          </w:pPr>
          <w:ins w:id="129"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"_Toc20468038"</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7.1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Assumptions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_Toc20468038 \h </w:instrText>
            </w:r>
          </w:ins>
          <w:r w:rsidRPr="00BF2F32">
            <w:rPr>
              <w:rFonts w:ascii="Arial" w:hAnsi="Arial" w:cs="Arial"/>
              <w:webHidden/>
              <w:sz w:val="20"/>
              <w:szCs w:val="20"/>
            </w:rPr>
          </w:r>
          <w:r w:rsidRPr="00BF2F32">
            <w:rPr>
              <w:rFonts w:ascii="Arial" w:hAnsi="Arial" w:cs="Arial"/>
              <w:webHidden/>
              <w:sz w:val="20"/>
              <w:szCs w:val="20"/>
            </w:rPr>
            <w:fldChar w:fldCharType="separate"/>
          </w:r>
          <w:ins w:id="130" w:author="Dawson, Bre (ESI)" w:date="2019-09-27T09:13:00Z">
            <w:r w:rsidRPr="00BF2F32">
              <w:rPr>
                <w:rFonts w:ascii="Arial" w:hAnsi="Arial" w:cs="Arial"/>
                <w:webHidden/>
                <w:sz w:val="20"/>
                <w:szCs w:val="20"/>
              </w:rPr>
              <w:t>32</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31" w:author="Dawson, Bre (ESI)" w:date="2019-09-27T09:13:00Z"/>
              <w:rFonts w:ascii="Arial" w:eastAsiaTheme="minorEastAsia" w:hAnsi="Arial" w:cs="Arial"/>
              <w:sz w:val="20"/>
              <w:szCs w:val="20"/>
              <w:lang w:val="en-AU" w:eastAsia="en-AU"/>
            </w:rPr>
          </w:pPr>
          <w:ins w:id="132"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"_Toc20468039"</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7.2</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Risks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_Toc20468039 \h </w:instrText>
            </w:r>
          </w:ins>
          <w:r w:rsidRPr="00BF2F32">
            <w:rPr>
              <w:rFonts w:ascii="Arial" w:hAnsi="Arial" w:cs="Arial"/>
              <w:webHidden/>
              <w:sz w:val="20"/>
              <w:szCs w:val="20"/>
            </w:rPr>
          </w:r>
          <w:r w:rsidRPr="00BF2F32">
            <w:rPr>
              <w:rFonts w:ascii="Arial" w:hAnsi="Arial" w:cs="Arial"/>
              <w:webHidden/>
              <w:sz w:val="20"/>
              <w:szCs w:val="20"/>
            </w:rPr>
            <w:fldChar w:fldCharType="separate"/>
          </w:r>
          <w:ins w:id="133" w:author="Dawson, Bre (ESI)" w:date="2019-09-27T09:13:00Z">
            <w:r w:rsidRPr="00BF2F32">
              <w:rPr>
                <w:rFonts w:ascii="Arial" w:hAnsi="Arial" w:cs="Arial"/>
                <w:webHidden/>
                <w:sz w:val="20"/>
                <w:szCs w:val="20"/>
              </w:rPr>
              <w:t>32</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34" w:author="Dawson, Bre (ESI)" w:date="2019-09-27T09:13:00Z"/>
              <w:rFonts w:ascii="Arial" w:eastAsiaTheme="minorEastAsia" w:hAnsi="Arial" w:cs="Arial"/>
              <w:b w:val="0"/>
              <w:sz w:val="20"/>
              <w:szCs w:val="20"/>
              <w:lang w:val="en-AU" w:eastAsia="en-AU"/>
            </w:rPr>
          </w:pPr>
          <w:ins w:id="135"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"_Toc20468040"</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8.</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Gap Analysis and Resolution</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_Toc20468040 \h </w:instrText>
            </w:r>
          </w:ins>
          <w:r w:rsidRPr="00BF2F32">
            <w:rPr>
              <w:rFonts w:ascii="Arial" w:hAnsi="Arial" w:cs="Arial"/>
              <w:webHidden/>
              <w:sz w:val="20"/>
              <w:szCs w:val="20"/>
            </w:rPr>
          </w:r>
          <w:r w:rsidRPr="00BF2F32">
            <w:rPr>
              <w:rFonts w:ascii="Arial" w:hAnsi="Arial" w:cs="Arial"/>
              <w:webHidden/>
              <w:sz w:val="20"/>
              <w:szCs w:val="20"/>
            </w:rPr>
            <w:fldChar w:fldCharType="separate"/>
          </w:r>
          <w:ins w:id="136" w:author="Dawson, Bre (ESI)" w:date="2019-09-27T09:13:00Z">
            <w:r w:rsidRPr="00BF2F32">
              <w:rPr>
                <w:rFonts w:ascii="Arial" w:hAnsi="Arial" w:cs="Arial"/>
                <w:webHidden/>
                <w:sz w:val="20"/>
                <w:szCs w:val="20"/>
              </w:rPr>
              <w:t>33</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37" w:author="Dawson, Bre (ESI)" w:date="2019-09-27T09:13:00Z"/>
              <w:rFonts w:ascii="Arial" w:eastAsiaTheme="minorEastAsia" w:hAnsi="Arial" w:cs="Arial"/>
              <w:sz w:val="20"/>
              <w:szCs w:val="20"/>
              <w:lang w:val="en-AU" w:eastAsia="en-AU"/>
            </w:rPr>
          </w:pPr>
          <w:ins w:id="138"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"_Toc20468041"</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8.1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Solution Gaps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_Toc20468041 \h </w:instrText>
            </w:r>
          </w:ins>
          <w:r w:rsidRPr="00BF2F32">
            <w:rPr>
              <w:rFonts w:ascii="Arial" w:hAnsi="Arial" w:cs="Arial"/>
              <w:webHidden/>
              <w:sz w:val="20"/>
              <w:szCs w:val="20"/>
            </w:rPr>
          </w:r>
          <w:r w:rsidRPr="00BF2F32">
            <w:rPr>
              <w:rFonts w:ascii="Arial" w:hAnsi="Arial" w:cs="Arial"/>
              <w:webHidden/>
              <w:sz w:val="20"/>
              <w:szCs w:val="20"/>
            </w:rPr>
            <w:fldChar w:fldCharType="separate"/>
          </w:r>
          <w:ins w:id="139" w:author="Dawson, Bre (ESI)" w:date="2019-09-27T09:13:00Z">
            <w:r w:rsidRPr="00BF2F32">
              <w:rPr>
                <w:rFonts w:ascii="Arial" w:hAnsi="Arial" w:cs="Arial"/>
                <w:webHidden/>
                <w:sz w:val="20"/>
                <w:szCs w:val="20"/>
              </w:rPr>
              <w:t>33</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40" w:author="Dawson, Bre (ESI)" w:date="2019-09-27T09:13:00Z"/>
              <w:rFonts w:ascii="Arial" w:eastAsiaTheme="minorEastAsia" w:hAnsi="Arial" w:cs="Arial"/>
              <w:sz w:val="20"/>
              <w:szCs w:val="20"/>
              <w:lang w:val="en-AU" w:eastAsia="en-AU"/>
            </w:rPr>
          </w:pPr>
          <w:ins w:id="141"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"_Toc20468042"</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8.2</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Missing Functionality</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_Toc20468042 \h </w:instrText>
            </w:r>
          </w:ins>
          <w:r w:rsidRPr="00BF2F32">
            <w:rPr>
              <w:rFonts w:ascii="Arial" w:hAnsi="Arial" w:cs="Arial"/>
              <w:webHidden/>
              <w:sz w:val="20"/>
              <w:szCs w:val="20"/>
            </w:rPr>
          </w:r>
          <w:r w:rsidRPr="00BF2F32">
            <w:rPr>
              <w:rFonts w:ascii="Arial" w:hAnsi="Arial" w:cs="Arial"/>
              <w:webHidden/>
              <w:sz w:val="20"/>
              <w:szCs w:val="20"/>
            </w:rPr>
            <w:fldChar w:fldCharType="separate"/>
          </w:r>
          <w:ins w:id="142" w:author="Dawson, Bre (ESI)" w:date="2019-09-27T09:13:00Z">
            <w:r w:rsidRPr="00BF2F32">
              <w:rPr>
                <w:rFonts w:ascii="Arial" w:hAnsi="Arial" w:cs="Arial"/>
                <w:webHidden/>
                <w:sz w:val="20"/>
                <w:szCs w:val="20"/>
              </w:rPr>
              <w:t>33</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1"/>
            <w:rPr>
              <w:ins w:id="143" w:author="Dawson, Bre (ESI)" w:date="2019-09-27T09:13:00Z"/>
              <w:rFonts w:ascii="Arial" w:eastAsiaTheme="minorEastAsia" w:hAnsi="Arial" w:cs="Arial"/>
              <w:b w:val="0"/>
              <w:sz w:val="20"/>
              <w:szCs w:val="20"/>
              <w:lang w:val="en-AU" w:eastAsia="en-AU"/>
            </w:rPr>
          </w:pPr>
          <w:ins w:id="144"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"_Toc20468043"</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9.</w:t>
            </w:r>
            <w:r w:rsidRPr="00BF2F32">
              <w:rPr>
                <w:rFonts w:ascii="Arial" w:eastAsiaTheme="minorEastAsia" w:hAnsi="Arial" w:cs="Arial"/>
                <w:b w:val="0"/>
                <w:sz w:val="20"/>
                <w:szCs w:val="20"/>
                <w:lang w:val="en-AU" w:eastAsia="en-AU"/>
              </w:rPr>
              <w:tab/>
            </w:r>
            <w:r w:rsidRPr="00BF2F32">
              <w:rPr>
                <w:rStyle w:val="Hyperlink"/>
                <w:rFonts w:ascii="Arial" w:hAnsi="Arial" w:cs="Arial"/>
                <w:sz w:val="20"/>
                <w:szCs w:val="20"/>
              </w:rPr>
              <w:t>Appendices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_Toc20468043 \h </w:instrText>
            </w:r>
          </w:ins>
          <w:r w:rsidRPr="00BF2F32">
            <w:rPr>
              <w:rFonts w:ascii="Arial" w:hAnsi="Arial" w:cs="Arial"/>
              <w:webHidden/>
              <w:sz w:val="20"/>
              <w:szCs w:val="20"/>
            </w:rPr>
          </w:r>
          <w:r w:rsidRPr="00BF2F32">
            <w:rPr>
              <w:rFonts w:ascii="Arial" w:hAnsi="Arial" w:cs="Arial"/>
              <w:webHidden/>
              <w:sz w:val="20"/>
              <w:szCs w:val="20"/>
            </w:rPr>
            <w:fldChar w:fldCharType="separate"/>
          </w:r>
          <w:ins w:id="145" w:author="Dawson, Bre (ESI)" w:date="2019-09-27T09:13:00Z">
            <w:r w:rsidRPr="00BF2F32">
              <w:rPr>
                <w:rFonts w:ascii="Arial" w:hAnsi="Arial" w:cs="Arial"/>
                <w:webHidden/>
                <w:sz w:val="20"/>
                <w:szCs w:val="20"/>
              </w:rPr>
              <w:t>34</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BF2F32" w:rsidRPr="00BF2F32" w:rsidRDefault="00BF2F32">
          <w:pPr>
            <w:pStyle w:val="TOC2"/>
            <w:tabs>
              <w:tab w:val="left" w:pos="709"/>
            </w:tabs>
            <w:rPr>
              <w:ins w:id="146" w:author="Dawson, Bre (ESI)" w:date="2019-09-27T09:13:00Z"/>
              <w:rFonts w:ascii="Arial" w:eastAsiaTheme="minorEastAsia" w:hAnsi="Arial" w:cs="Arial"/>
              <w:sz w:val="20"/>
              <w:szCs w:val="20"/>
              <w:lang w:val="en-AU" w:eastAsia="en-AU"/>
            </w:rPr>
          </w:pPr>
          <w:ins w:id="147" w:author="Dawson, Bre (ESI)" w:date="2019-09-27T09:13:00Z">
            <w:r w:rsidRPr="00BF2F32">
              <w:rPr>
                <w:rStyle w:val="Hyperlink"/>
                <w:rFonts w:ascii="Arial" w:hAnsi="Arial" w:cs="Arial"/>
                <w:sz w:val="20"/>
                <w:szCs w:val="20"/>
              </w:rPr>
              <w:fldChar w:fldCharType="begin"/>
            </w:r>
            <w:r w:rsidRPr="00BF2F32">
              <w:rPr>
                <w:rStyle w:val="Hyperlink"/>
                <w:rFonts w:ascii="Arial" w:hAnsi="Arial" w:cs="Arial"/>
                <w:sz w:val="20"/>
                <w:szCs w:val="20"/>
              </w:rPr>
              <w:instrText xml:space="preserve"> </w:instrText>
            </w:r>
            <w:r w:rsidRPr="00BF2F32">
              <w:rPr>
                <w:rFonts w:ascii="Arial" w:hAnsi="Arial" w:cs="Arial"/>
                <w:sz w:val="20"/>
                <w:szCs w:val="20"/>
              </w:rPr>
              <w:instrText>HYPERLINK \l "_Toc20468044"</w:instrText>
            </w:r>
            <w:r w:rsidRPr="00BF2F32">
              <w:rPr>
                <w:rStyle w:val="Hyperlink"/>
                <w:rFonts w:ascii="Arial" w:hAnsi="Arial" w:cs="Arial"/>
                <w:sz w:val="20"/>
                <w:szCs w:val="20"/>
              </w:rPr>
              <w:instrText xml:space="preserve"> </w:instrText>
            </w:r>
            <w:r w:rsidRPr="00BF2F32">
              <w:rPr>
                <w:rStyle w:val="Hyperlink"/>
                <w:rFonts w:ascii="Arial" w:hAnsi="Arial" w:cs="Arial"/>
                <w:sz w:val="20"/>
                <w:szCs w:val="20"/>
              </w:rPr>
              <w:fldChar w:fldCharType="separate"/>
            </w:r>
            <w:r w:rsidRPr="00BF2F32">
              <w:rPr>
                <w:rStyle w:val="Hyperlink"/>
                <w:rFonts w:ascii="Arial" w:hAnsi="Arial" w:cs="Arial"/>
                <w:sz w:val="20"/>
                <w:szCs w:val="20"/>
              </w:rPr>
              <w:t>9.1</w:t>
            </w:r>
            <w:r w:rsidRPr="00BF2F32">
              <w:rPr>
                <w:rFonts w:ascii="Arial" w:eastAsiaTheme="minorEastAsia" w:hAnsi="Arial" w:cs="Arial"/>
                <w:sz w:val="20"/>
                <w:szCs w:val="20"/>
                <w:lang w:val="en-AU" w:eastAsia="en-AU"/>
              </w:rPr>
              <w:tab/>
            </w:r>
            <w:r w:rsidRPr="00BF2F32">
              <w:rPr>
                <w:rStyle w:val="Hyperlink"/>
                <w:rFonts w:ascii="Arial" w:hAnsi="Arial" w:cs="Arial"/>
                <w:sz w:val="20"/>
                <w:szCs w:val="20"/>
              </w:rPr>
              <w:t>ADP Reference Documents</w:t>
            </w:r>
            <w:r w:rsidRPr="00BF2F32">
              <w:rPr>
                <w:rFonts w:ascii="Arial" w:hAnsi="Arial" w:cs="Arial"/>
                <w:webHidden/>
                <w:sz w:val="20"/>
                <w:szCs w:val="20"/>
              </w:rPr>
              <w:tab/>
            </w:r>
            <w:r w:rsidRPr="00BF2F32">
              <w:rPr>
                <w:rFonts w:ascii="Arial" w:hAnsi="Arial" w:cs="Arial"/>
                <w:webHidden/>
                <w:sz w:val="20"/>
                <w:szCs w:val="20"/>
              </w:rPr>
              <w:fldChar w:fldCharType="begin"/>
            </w:r>
            <w:r w:rsidRPr="00BF2F32">
              <w:rPr>
                <w:rFonts w:ascii="Arial" w:hAnsi="Arial" w:cs="Arial"/>
                <w:webHidden/>
                <w:sz w:val="20"/>
                <w:szCs w:val="20"/>
              </w:rPr>
              <w:instrText xml:space="preserve"> PAGEREF _Toc20468044 \h </w:instrText>
            </w:r>
          </w:ins>
          <w:r w:rsidRPr="00BF2F32">
            <w:rPr>
              <w:rFonts w:ascii="Arial" w:hAnsi="Arial" w:cs="Arial"/>
              <w:webHidden/>
              <w:sz w:val="20"/>
              <w:szCs w:val="20"/>
            </w:rPr>
          </w:r>
          <w:r w:rsidRPr="00BF2F32">
            <w:rPr>
              <w:rFonts w:ascii="Arial" w:hAnsi="Arial" w:cs="Arial"/>
              <w:webHidden/>
              <w:sz w:val="20"/>
              <w:szCs w:val="20"/>
            </w:rPr>
            <w:fldChar w:fldCharType="separate"/>
          </w:r>
          <w:ins w:id="148" w:author="Dawson, Bre (ESI)" w:date="2019-09-27T09:13:00Z">
            <w:r w:rsidRPr="00BF2F32">
              <w:rPr>
                <w:rFonts w:ascii="Arial" w:hAnsi="Arial" w:cs="Arial"/>
                <w:webHidden/>
                <w:sz w:val="20"/>
                <w:szCs w:val="20"/>
              </w:rPr>
              <w:t>34</w:t>
            </w:r>
            <w:r w:rsidRPr="00BF2F32">
              <w:rPr>
                <w:rFonts w:ascii="Arial" w:hAnsi="Arial" w:cs="Arial"/>
                <w:webHidden/>
                <w:sz w:val="20"/>
                <w:szCs w:val="20"/>
              </w:rPr>
              <w:fldChar w:fldCharType="end"/>
            </w:r>
            <w:r w:rsidRPr="00BF2F32">
              <w:rPr>
                <w:rStyle w:val="Hyperlink"/>
                <w:rFonts w:ascii="Arial" w:hAnsi="Arial" w:cs="Arial"/>
                <w:sz w:val="20"/>
                <w:szCs w:val="20"/>
              </w:rPr>
              <w:fldChar w:fldCharType="end"/>
            </w:r>
          </w:ins>
        </w:p>
        <w:p w:rsidR="00157ABA" w:rsidRPr="00BF2F32" w:rsidRDefault="00157ABA">
          <w:pPr>
            <w:rPr>
              <w:rFonts w:ascii="Arial" w:hAnsi="Arial" w:cs="Arial"/>
              <w:sz w:val="20"/>
              <w:szCs w:val="20"/>
            </w:rPr>
          </w:pPr>
          <w:r w:rsidRPr="00BF2F32">
            <w:rPr>
              <w:rFonts w:ascii="Arial" w:hAnsi="Arial" w:cs="Arial"/>
              <w:b/>
              <w:bCs/>
              <w:noProof/>
              <w:sz w:val="20"/>
              <w:szCs w:val="20"/>
            </w:rPr>
            <w:fldChar w:fldCharType="end"/>
          </w:r>
        </w:p>
      </w:sdtContent>
    </w:sdt>
    <w:p w:rsidR="00362CAD" w:rsidRPr="00B92312" w:rsidRDefault="00362CAD" w:rsidP="00D76C25"/>
    <w:p w:rsidR="00003254" w:rsidRPr="00580A08" w:rsidRDefault="00003254" w:rsidP="00580A08">
      <w:pPr>
        <w:pStyle w:val="Heading1"/>
      </w:pPr>
      <w:bookmarkStart w:id="149" w:name="_Toc200178070"/>
      <w:bookmarkStart w:id="150" w:name="_Toc517444231"/>
      <w:bookmarkStart w:id="151" w:name="_Toc20467998"/>
      <w:bookmarkStart w:id="152" w:name="_Toc219696989"/>
      <w:r w:rsidRPr="00580A08">
        <w:lastRenderedPageBreak/>
        <w:t xml:space="preserve">Purpose of </w:t>
      </w:r>
      <w:bookmarkEnd w:id="149"/>
      <w:r w:rsidR="0075207F">
        <w:rPr>
          <w:lang w:val="en-AU"/>
        </w:rPr>
        <w:t xml:space="preserve">Time Management </w:t>
      </w:r>
      <w:r w:rsidRPr="00580A08">
        <w:t>Blueprint</w:t>
      </w:r>
      <w:bookmarkEnd w:id="150"/>
      <w:bookmarkEnd w:id="151"/>
    </w:p>
    <w:p w:rsidR="00003254" w:rsidRPr="00E96652" w:rsidRDefault="00003254" w:rsidP="002539D0">
      <w:pPr>
        <w:rPr>
          <w:rFonts w:ascii="Arial" w:hAnsi="Arial" w:cs="Arial"/>
          <w:sz w:val="22"/>
          <w:szCs w:val="22"/>
        </w:rPr>
      </w:pPr>
      <w:r w:rsidRPr="00E96652">
        <w:rPr>
          <w:rFonts w:ascii="Arial" w:hAnsi="Arial" w:cs="Arial"/>
          <w:sz w:val="22"/>
          <w:szCs w:val="22"/>
        </w:rPr>
        <w:t xml:space="preserve">The ADP </w:t>
      </w:r>
      <w:r w:rsidR="0075207F">
        <w:rPr>
          <w:rFonts w:ascii="Arial" w:hAnsi="Arial" w:cs="Arial"/>
          <w:sz w:val="22"/>
          <w:szCs w:val="22"/>
        </w:rPr>
        <w:t xml:space="preserve">Time Management </w:t>
      </w:r>
      <w:r w:rsidRPr="00E96652">
        <w:rPr>
          <w:rFonts w:ascii="Arial" w:hAnsi="Arial" w:cs="Arial"/>
          <w:sz w:val="22"/>
          <w:szCs w:val="22"/>
        </w:rPr>
        <w:t>Blueprint provides the basis for setup and testing of the GlobalView</w:t>
      </w:r>
      <w:r w:rsidRPr="00E96652">
        <w:rPr>
          <w:rFonts w:ascii="Arial" w:hAnsi="Arial" w:cs="Arial"/>
          <w:sz w:val="22"/>
          <w:szCs w:val="22"/>
          <w:vertAlign w:val="superscript"/>
        </w:rPr>
        <w:t>®</w:t>
      </w:r>
      <w:r w:rsidRPr="00E96652">
        <w:rPr>
          <w:rFonts w:ascii="Arial" w:hAnsi="Arial" w:cs="Arial"/>
          <w:sz w:val="22"/>
          <w:szCs w:val="22"/>
        </w:rPr>
        <w:t xml:space="preserve"> </w:t>
      </w:r>
      <w:r w:rsidR="0075207F">
        <w:rPr>
          <w:rFonts w:ascii="Arial" w:hAnsi="Arial" w:cs="Arial"/>
          <w:sz w:val="22"/>
          <w:szCs w:val="22"/>
        </w:rPr>
        <w:t xml:space="preserve">Time Management </w:t>
      </w:r>
      <w:r w:rsidRPr="00E96652">
        <w:rPr>
          <w:rFonts w:ascii="Arial" w:hAnsi="Arial" w:cs="Arial"/>
          <w:sz w:val="22"/>
          <w:szCs w:val="22"/>
        </w:rPr>
        <w:t>solution during reali</w:t>
      </w:r>
      <w:r w:rsidR="005D4DE6">
        <w:rPr>
          <w:rFonts w:ascii="Arial" w:hAnsi="Arial" w:cs="Arial"/>
          <w:sz w:val="22"/>
          <w:szCs w:val="22"/>
        </w:rPr>
        <w:t>s</w:t>
      </w:r>
      <w:r w:rsidRPr="00E96652">
        <w:rPr>
          <w:rFonts w:ascii="Arial" w:hAnsi="Arial" w:cs="Arial"/>
          <w:sz w:val="22"/>
          <w:szCs w:val="22"/>
        </w:rPr>
        <w:t>ation and subsequent phases of project implementation.  It will also document the termi</w:t>
      </w:r>
      <w:r w:rsidR="002539D0" w:rsidRPr="00E96652">
        <w:rPr>
          <w:rFonts w:ascii="Arial" w:hAnsi="Arial" w:cs="Arial"/>
          <w:sz w:val="22"/>
          <w:szCs w:val="22"/>
        </w:rPr>
        <w:t xml:space="preserve">nology, definitions, groupings </w:t>
      </w:r>
      <w:r w:rsidRPr="00E96652">
        <w:rPr>
          <w:rFonts w:ascii="Arial" w:hAnsi="Arial" w:cs="Arial"/>
          <w:sz w:val="22"/>
          <w:szCs w:val="22"/>
        </w:rPr>
        <w:t>and other categorisations required for the successful implementation of the GlobalView</w:t>
      </w:r>
      <w:r w:rsidRPr="00E96652">
        <w:rPr>
          <w:rFonts w:ascii="Arial" w:hAnsi="Arial" w:cs="Arial"/>
          <w:sz w:val="22"/>
          <w:szCs w:val="22"/>
          <w:vertAlign w:val="superscript"/>
        </w:rPr>
        <w:t>®</w:t>
      </w:r>
      <w:r w:rsidRPr="00E96652">
        <w:rPr>
          <w:rFonts w:ascii="Arial" w:hAnsi="Arial" w:cs="Arial"/>
          <w:sz w:val="22"/>
          <w:szCs w:val="22"/>
        </w:rPr>
        <w:t xml:space="preserve"> service for the benefit of both parties. </w:t>
      </w:r>
    </w:p>
    <w:p w:rsidR="00003254" w:rsidRPr="00E96652" w:rsidRDefault="00003254" w:rsidP="002539D0">
      <w:pPr>
        <w:rPr>
          <w:rFonts w:ascii="Arial" w:hAnsi="Arial" w:cs="Arial"/>
          <w:sz w:val="22"/>
          <w:szCs w:val="22"/>
        </w:rPr>
      </w:pPr>
      <w:r w:rsidRPr="00E96652">
        <w:rPr>
          <w:rFonts w:ascii="Arial" w:hAnsi="Arial" w:cs="Arial"/>
          <w:sz w:val="22"/>
          <w:szCs w:val="22"/>
        </w:rPr>
        <w:t xml:space="preserve">The </w:t>
      </w:r>
      <w:r w:rsidR="0075207F">
        <w:rPr>
          <w:rFonts w:ascii="Arial" w:hAnsi="Arial" w:cs="Arial"/>
          <w:sz w:val="22"/>
          <w:szCs w:val="22"/>
        </w:rPr>
        <w:t>Time Management</w:t>
      </w:r>
      <w:r w:rsidRPr="00E96652">
        <w:rPr>
          <w:rFonts w:ascii="Arial" w:hAnsi="Arial" w:cs="Arial"/>
          <w:sz w:val="22"/>
          <w:szCs w:val="22"/>
        </w:rPr>
        <w:t xml:space="preserve"> Blueprint will not include all of the details described in subsequent ADP documentation including the Implementation Plan, Data Conversion Plan, etc, which are generally developed later in the implementation process, on the basis of details provided in the Blueprint.</w:t>
      </w:r>
    </w:p>
    <w:p w:rsidR="00124149" w:rsidRDefault="00003254" w:rsidP="00124149">
      <w:pPr>
        <w:rPr>
          <w:rFonts w:ascii="Arial" w:hAnsi="Arial" w:cs="Arial"/>
          <w:sz w:val="22"/>
          <w:szCs w:val="22"/>
        </w:rPr>
      </w:pPr>
      <w:r w:rsidRPr="00E96652">
        <w:rPr>
          <w:rFonts w:ascii="Arial" w:hAnsi="Arial" w:cs="Arial"/>
          <w:sz w:val="22"/>
          <w:szCs w:val="22"/>
        </w:rPr>
        <w:t xml:space="preserve">The complete list of entries referred to in this document is </w:t>
      </w:r>
      <w:r w:rsidR="0075207F">
        <w:rPr>
          <w:rFonts w:ascii="Arial" w:hAnsi="Arial" w:cs="Arial"/>
          <w:sz w:val="22"/>
          <w:szCs w:val="22"/>
        </w:rPr>
        <w:t xml:space="preserve">documented in </w:t>
      </w:r>
      <w:r w:rsidRPr="00E96652">
        <w:rPr>
          <w:rFonts w:ascii="Arial" w:hAnsi="Arial" w:cs="Arial"/>
          <w:sz w:val="22"/>
          <w:szCs w:val="22"/>
        </w:rPr>
        <w:t xml:space="preserve">the </w:t>
      </w:r>
      <w:r w:rsidR="0075207F" w:rsidRPr="0075207F">
        <w:rPr>
          <w:rFonts w:ascii="Arial" w:hAnsi="Arial" w:cs="Arial"/>
          <w:sz w:val="22"/>
          <w:szCs w:val="22"/>
        </w:rPr>
        <w:t>Time M</w:t>
      </w:r>
      <w:r w:rsidR="0075207F">
        <w:rPr>
          <w:rFonts w:ascii="Arial" w:hAnsi="Arial" w:cs="Arial"/>
          <w:sz w:val="22"/>
          <w:szCs w:val="22"/>
        </w:rPr>
        <w:t xml:space="preserve">anagement </w:t>
      </w:r>
      <w:r w:rsidRPr="0075207F">
        <w:rPr>
          <w:rFonts w:ascii="Arial" w:hAnsi="Arial" w:cs="Arial"/>
          <w:sz w:val="22"/>
          <w:szCs w:val="22"/>
        </w:rPr>
        <w:t>Blueprint Configuration Worksheet</w:t>
      </w:r>
      <w:r w:rsidR="0075207F">
        <w:rPr>
          <w:rFonts w:ascii="Arial" w:hAnsi="Arial" w:cs="Arial"/>
          <w:sz w:val="22"/>
          <w:szCs w:val="22"/>
        </w:rPr>
        <w:t xml:space="preserve"> (CWS)</w:t>
      </w:r>
      <w:r w:rsidRPr="00E96652">
        <w:rPr>
          <w:rFonts w:ascii="Arial" w:hAnsi="Arial" w:cs="Arial"/>
          <w:sz w:val="22"/>
          <w:szCs w:val="22"/>
        </w:rPr>
        <w:t>, a copy of which is included</w:t>
      </w:r>
      <w:r w:rsidR="0075207F">
        <w:rPr>
          <w:rFonts w:ascii="Arial" w:hAnsi="Arial" w:cs="Arial"/>
          <w:sz w:val="22"/>
          <w:szCs w:val="22"/>
        </w:rPr>
        <w:t xml:space="preserve"> in the </w:t>
      </w:r>
      <w:hyperlink w:anchor="_Appendices" w:history="1">
        <w:r w:rsidR="0075207F" w:rsidRPr="0075207F">
          <w:rPr>
            <w:rStyle w:val="Hyperlink"/>
            <w:rFonts w:ascii="Arial" w:hAnsi="Arial" w:cs="Arial"/>
            <w:sz w:val="22"/>
            <w:szCs w:val="22"/>
          </w:rPr>
          <w:t>Appendix</w:t>
        </w:r>
      </w:hyperlink>
      <w:r w:rsidRPr="00E96652">
        <w:rPr>
          <w:rFonts w:ascii="Arial" w:hAnsi="Arial" w:cs="Arial"/>
          <w:sz w:val="22"/>
          <w:szCs w:val="22"/>
        </w:rPr>
        <w:t xml:space="preserve">. Generally speaking, the section headings in this document will correspond with Worksheet Tabs in the </w:t>
      </w:r>
      <w:r w:rsidR="00124149">
        <w:rPr>
          <w:rFonts w:ascii="Arial" w:hAnsi="Arial" w:cs="Arial"/>
          <w:sz w:val="22"/>
          <w:szCs w:val="22"/>
        </w:rPr>
        <w:t xml:space="preserve">Configuration Worksheet. </w:t>
      </w:r>
      <w:bookmarkStart w:id="153" w:name="_Toc200178071"/>
      <w:bookmarkStart w:id="154" w:name="_Toc417995041"/>
      <w:bookmarkEnd w:id="152"/>
    </w:p>
    <w:p w:rsidR="00A73644" w:rsidRDefault="00A73644" w:rsidP="00124149">
      <w:pPr>
        <w:rPr>
          <w:rFonts w:ascii="Arial" w:hAnsi="Arial" w:cs="Arial"/>
          <w:sz w:val="22"/>
          <w:szCs w:val="22"/>
        </w:rPr>
      </w:pPr>
    </w:p>
    <w:p w:rsidR="00A73644" w:rsidRPr="00A73644" w:rsidRDefault="00A73644" w:rsidP="00A73644">
      <w:pPr>
        <w:rPr>
          <w:rFonts w:ascii="Arial" w:hAnsi="Arial" w:cs="Arial"/>
          <w:sz w:val="22"/>
          <w:szCs w:val="22"/>
        </w:rPr>
      </w:pPr>
    </w:p>
    <w:p w:rsidR="00A73644" w:rsidRPr="00A73644" w:rsidRDefault="00A73644" w:rsidP="00A73644">
      <w:pPr>
        <w:rPr>
          <w:rFonts w:ascii="Arial" w:hAnsi="Arial" w:cs="Arial"/>
          <w:sz w:val="22"/>
          <w:szCs w:val="22"/>
        </w:rPr>
      </w:pPr>
    </w:p>
    <w:p w:rsidR="00A73644" w:rsidRPr="00A73644" w:rsidRDefault="00A73644" w:rsidP="00A73644">
      <w:pPr>
        <w:rPr>
          <w:rFonts w:ascii="Arial" w:hAnsi="Arial" w:cs="Arial"/>
          <w:sz w:val="22"/>
          <w:szCs w:val="22"/>
        </w:rPr>
      </w:pPr>
    </w:p>
    <w:p w:rsidR="00A73644" w:rsidRPr="00A73644" w:rsidRDefault="00A73644" w:rsidP="00A73644">
      <w:pPr>
        <w:rPr>
          <w:rFonts w:ascii="Arial" w:hAnsi="Arial" w:cs="Arial"/>
          <w:sz w:val="22"/>
          <w:szCs w:val="22"/>
        </w:rPr>
      </w:pPr>
    </w:p>
    <w:p w:rsidR="00A73644" w:rsidRDefault="00A73644" w:rsidP="00A73644">
      <w:pPr>
        <w:rPr>
          <w:rFonts w:ascii="Arial" w:hAnsi="Arial" w:cs="Arial"/>
          <w:sz w:val="22"/>
          <w:szCs w:val="22"/>
        </w:rPr>
      </w:pPr>
    </w:p>
    <w:p w:rsidR="000557AD" w:rsidRPr="00A73644" w:rsidRDefault="00A73644" w:rsidP="00A73644">
      <w:pPr>
        <w:tabs>
          <w:tab w:val="left" w:pos="1536"/>
        </w:tabs>
        <w:rPr>
          <w:rFonts w:ascii="Arial" w:hAnsi="Arial" w:cs="Arial"/>
          <w:sz w:val="22"/>
          <w:szCs w:val="22"/>
        </w:rPr>
      </w:pPr>
      <w:r>
        <w:rPr>
          <w:rFonts w:ascii="Arial" w:hAnsi="Arial" w:cs="Arial"/>
          <w:sz w:val="22"/>
          <w:szCs w:val="22"/>
        </w:rPr>
        <w:tab/>
      </w:r>
    </w:p>
    <w:p w:rsidR="00100BD7" w:rsidRDefault="00100BD7" w:rsidP="00580A08">
      <w:pPr>
        <w:pStyle w:val="Heading1"/>
      </w:pPr>
      <w:bookmarkStart w:id="155" w:name="_Toc517444232"/>
      <w:bookmarkStart w:id="156" w:name="_Toc20467999"/>
      <w:r>
        <w:lastRenderedPageBreak/>
        <w:t>Scope of Country Implementation</w:t>
      </w:r>
      <w:bookmarkEnd w:id="153"/>
      <w:bookmarkEnd w:id="154"/>
      <w:bookmarkEnd w:id="155"/>
      <w:bookmarkEnd w:id="156"/>
    </w:p>
    <w:p w:rsidR="00C428E4" w:rsidRDefault="00C428E4" w:rsidP="00C428E4">
      <w:pPr>
        <w:pStyle w:val="BodyText"/>
        <w:rPr>
          <w:rFonts w:ascii="Arial" w:hAnsi="Arial" w:cs="Arial"/>
        </w:rPr>
      </w:pPr>
      <w:r w:rsidRPr="00634D53">
        <w:rPr>
          <w:rFonts w:ascii="Arial" w:hAnsi="Arial" w:cs="Arial"/>
        </w:rPr>
        <w:t xml:space="preserve">The purpose of this document is to detail the business requirements provided by and </w:t>
      </w:r>
      <w:r w:rsidR="00423570">
        <w:rPr>
          <w:rFonts w:ascii="Arial" w:hAnsi="Arial" w:cs="Arial"/>
        </w:rPr>
        <w:t>d</w:t>
      </w:r>
      <w:r w:rsidRPr="00634D53">
        <w:rPr>
          <w:rFonts w:ascii="Arial" w:hAnsi="Arial" w:cs="Arial"/>
        </w:rPr>
        <w:t>etermined with</w:t>
      </w:r>
      <w:r>
        <w:rPr>
          <w:rFonts w:ascii="Arial" w:hAnsi="Arial" w:cs="Arial"/>
        </w:rPr>
        <w:t xml:space="preserve"> </w:t>
      </w:r>
      <w:r w:rsidRPr="006228E7">
        <w:rPr>
          <w:rFonts w:ascii="Arial" w:hAnsi="Arial" w:cs="Arial"/>
        </w:rPr>
        <w:fldChar w:fldCharType="begin"/>
      </w:r>
      <w:r w:rsidRPr="006228E7">
        <w:rPr>
          <w:rFonts w:ascii="Arial" w:hAnsi="Arial" w:cs="Arial"/>
        </w:rPr>
        <w:instrText xml:space="preserve"> STYLEREF  ClientName-Ref  \* MERGEFORMAT </w:instrText>
      </w:r>
      <w:r w:rsidRPr="006228E7">
        <w:rPr>
          <w:rFonts w:ascii="Arial" w:hAnsi="Arial" w:cs="Arial"/>
        </w:rPr>
        <w:fldChar w:fldCharType="separate"/>
      </w:r>
      <w:r w:rsidR="009A58D1">
        <w:rPr>
          <w:rFonts w:ascii="Arial" w:hAnsi="Arial" w:cs="Arial"/>
          <w:noProof/>
        </w:rPr>
        <w:t>RMIT Vietnam</w:t>
      </w:r>
      <w:r w:rsidRPr="006228E7">
        <w:rPr>
          <w:rFonts w:ascii="Arial" w:hAnsi="Arial" w:cs="Arial"/>
          <w:noProof/>
        </w:rPr>
        <w:fldChar w:fldCharType="end"/>
      </w:r>
      <w:r>
        <w:rPr>
          <w:rFonts w:ascii="Arial" w:hAnsi="Arial" w:cs="Arial"/>
        </w:rPr>
        <w:t xml:space="preserve"> </w:t>
      </w:r>
      <w:r w:rsidRPr="00634D53">
        <w:rPr>
          <w:rFonts w:ascii="Arial" w:hAnsi="Arial" w:cs="Arial"/>
        </w:rPr>
        <w:t>for the implementation of the ADP GlobalView</w:t>
      </w:r>
      <w:r w:rsidRPr="00C428E4">
        <w:rPr>
          <w:rFonts w:ascii="Arial" w:hAnsi="Arial" w:cs="Arial"/>
          <w:vertAlign w:val="superscript"/>
        </w:rPr>
        <w:t>®</w:t>
      </w:r>
      <w:r w:rsidRPr="00634D53">
        <w:rPr>
          <w:rFonts w:ascii="Arial" w:hAnsi="Arial" w:cs="Arial"/>
        </w:rPr>
        <w:t xml:space="preserve"> </w:t>
      </w:r>
      <w:r w:rsidR="00580A08">
        <w:rPr>
          <w:rFonts w:ascii="Arial" w:hAnsi="Arial" w:cs="Arial"/>
        </w:rPr>
        <w:t>T</w:t>
      </w:r>
      <w:r w:rsidRPr="00634D53">
        <w:rPr>
          <w:rFonts w:ascii="Arial" w:hAnsi="Arial" w:cs="Arial"/>
        </w:rPr>
        <w:t xml:space="preserve">ime </w:t>
      </w:r>
      <w:r w:rsidR="00580A08">
        <w:rPr>
          <w:rFonts w:ascii="Arial" w:hAnsi="Arial" w:cs="Arial"/>
        </w:rPr>
        <w:t>M</w:t>
      </w:r>
      <w:r w:rsidRPr="00634D53">
        <w:rPr>
          <w:rFonts w:ascii="Arial" w:hAnsi="Arial" w:cs="Arial"/>
        </w:rPr>
        <w:t>anagement solution.</w:t>
      </w:r>
    </w:p>
    <w:p w:rsidR="00580A08" w:rsidRDefault="00580A08" w:rsidP="00C428E4">
      <w:pPr>
        <w:pStyle w:val="BodyText"/>
        <w:rPr>
          <w:rFonts w:ascii="Arial" w:hAnsi="Arial" w:cs="Arial"/>
        </w:rPr>
      </w:pPr>
      <w:r>
        <w:rPr>
          <w:rFonts w:ascii="Arial" w:hAnsi="Arial" w:cs="Arial"/>
        </w:rPr>
        <w:t xml:space="preserve">The modules of ADP </w:t>
      </w:r>
      <w:r w:rsidRPr="00634D53">
        <w:rPr>
          <w:rFonts w:ascii="Arial" w:hAnsi="Arial" w:cs="Arial"/>
        </w:rPr>
        <w:t>GlobalView</w:t>
      </w:r>
      <w:r w:rsidRPr="00C428E4">
        <w:rPr>
          <w:rFonts w:ascii="Arial" w:hAnsi="Arial" w:cs="Arial"/>
          <w:vertAlign w:val="superscript"/>
        </w:rPr>
        <w:t>®</w:t>
      </w:r>
      <w:r w:rsidRPr="00634D53">
        <w:rPr>
          <w:rFonts w:ascii="Arial" w:hAnsi="Arial" w:cs="Arial"/>
        </w:rPr>
        <w:t xml:space="preserve"> </w:t>
      </w:r>
      <w:r>
        <w:rPr>
          <w:rFonts w:ascii="Arial" w:hAnsi="Arial" w:cs="Arial"/>
        </w:rPr>
        <w:t xml:space="preserve">solution that are in scope for this country Managed Service (MS) implementation are as follows: </w:t>
      </w:r>
    </w:p>
    <w:p w:rsidR="00580A08" w:rsidRDefault="00580A08" w:rsidP="00E4286F">
      <w:pPr>
        <w:pStyle w:val="BodyText"/>
        <w:numPr>
          <w:ilvl w:val="0"/>
          <w:numId w:val="18"/>
        </w:numPr>
        <w:rPr>
          <w:rFonts w:ascii="Arial" w:hAnsi="Arial" w:cs="Arial"/>
        </w:rPr>
      </w:pPr>
      <w:r>
        <w:rPr>
          <w:rFonts w:ascii="Arial" w:hAnsi="Arial" w:cs="Arial"/>
        </w:rPr>
        <w:t xml:space="preserve">Personnel Administration </w:t>
      </w:r>
    </w:p>
    <w:p w:rsidR="00580A08" w:rsidRDefault="00580A08" w:rsidP="00E4286F">
      <w:pPr>
        <w:pStyle w:val="BodyText"/>
        <w:numPr>
          <w:ilvl w:val="0"/>
          <w:numId w:val="18"/>
        </w:numPr>
        <w:rPr>
          <w:rFonts w:ascii="Arial" w:hAnsi="Arial" w:cs="Arial"/>
        </w:rPr>
      </w:pPr>
      <w:r>
        <w:rPr>
          <w:rFonts w:ascii="Arial" w:hAnsi="Arial" w:cs="Arial"/>
        </w:rPr>
        <w:t xml:space="preserve">Payroll (country) </w:t>
      </w:r>
    </w:p>
    <w:p w:rsidR="00580A08" w:rsidRDefault="00580A08" w:rsidP="00E4286F">
      <w:pPr>
        <w:pStyle w:val="BodyText"/>
        <w:numPr>
          <w:ilvl w:val="0"/>
          <w:numId w:val="18"/>
        </w:numPr>
        <w:rPr>
          <w:rFonts w:ascii="Arial" w:hAnsi="Arial" w:cs="Arial"/>
        </w:rPr>
      </w:pPr>
      <w:r>
        <w:rPr>
          <w:rFonts w:ascii="Arial" w:hAnsi="Arial" w:cs="Arial"/>
        </w:rPr>
        <w:t xml:space="preserve">Time Management (Level 3 </w:t>
      </w:r>
      <w:r w:rsidR="00922E73">
        <w:rPr>
          <w:rFonts w:ascii="Arial" w:hAnsi="Arial" w:cs="Arial"/>
        </w:rPr>
        <w:t>–</w:t>
      </w:r>
      <w:r w:rsidR="00D8504F">
        <w:rPr>
          <w:rFonts w:ascii="Arial" w:hAnsi="Arial" w:cs="Arial"/>
        </w:rPr>
        <w:t xml:space="preserve"> </w:t>
      </w:r>
      <w:r w:rsidR="0075207F">
        <w:rPr>
          <w:rFonts w:ascii="Arial" w:hAnsi="Arial" w:cs="Arial"/>
        </w:rPr>
        <w:t>A</w:t>
      </w:r>
      <w:r w:rsidR="00922E73">
        <w:rPr>
          <w:rFonts w:ascii="Arial" w:hAnsi="Arial" w:cs="Arial"/>
        </w:rPr>
        <w:t xml:space="preserve">ward </w:t>
      </w:r>
      <w:r w:rsidR="0075207F">
        <w:rPr>
          <w:rFonts w:ascii="Arial" w:hAnsi="Arial" w:cs="Arial"/>
        </w:rPr>
        <w:t>I</w:t>
      </w:r>
      <w:r w:rsidR="00922E73">
        <w:rPr>
          <w:rFonts w:ascii="Arial" w:hAnsi="Arial" w:cs="Arial"/>
        </w:rPr>
        <w:t>nterpretation</w:t>
      </w:r>
      <w:r w:rsidR="00D8504F">
        <w:rPr>
          <w:rFonts w:ascii="Arial" w:hAnsi="Arial" w:cs="Arial"/>
        </w:rPr>
        <w:t xml:space="preserve"> and </w:t>
      </w:r>
      <w:r w:rsidR="0075207F">
        <w:rPr>
          <w:rFonts w:ascii="Arial" w:hAnsi="Arial" w:cs="Arial"/>
        </w:rPr>
        <w:t>L</w:t>
      </w:r>
      <w:r w:rsidR="00D8504F">
        <w:rPr>
          <w:rFonts w:ascii="Arial" w:hAnsi="Arial" w:cs="Arial"/>
        </w:rPr>
        <w:t xml:space="preserve">eave </w:t>
      </w:r>
      <w:r w:rsidR="0075207F">
        <w:rPr>
          <w:rFonts w:ascii="Arial" w:hAnsi="Arial" w:cs="Arial"/>
        </w:rPr>
        <w:t>M</w:t>
      </w:r>
      <w:r w:rsidR="00D8504F">
        <w:rPr>
          <w:rFonts w:ascii="Arial" w:hAnsi="Arial" w:cs="Arial"/>
        </w:rPr>
        <w:t>anagement</w:t>
      </w:r>
      <w:r w:rsidR="00922E73">
        <w:rPr>
          <w:rFonts w:ascii="Arial" w:hAnsi="Arial" w:cs="Arial"/>
        </w:rPr>
        <w:t xml:space="preserve">) </w:t>
      </w:r>
    </w:p>
    <w:p w:rsidR="00923DCA" w:rsidRDefault="00923DCA" w:rsidP="00C428E4">
      <w:pPr>
        <w:pStyle w:val="BodyText"/>
        <w:rPr>
          <w:rFonts w:ascii="Arial" w:hAnsi="Arial" w:cs="Arial"/>
        </w:rPr>
      </w:pPr>
    </w:p>
    <w:p w:rsidR="00922E73" w:rsidRDefault="00922E73" w:rsidP="00C428E4">
      <w:pPr>
        <w:pStyle w:val="BodyText"/>
        <w:rPr>
          <w:rFonts w:ascii="Arial" w:hAnsi="Arial" w:cs="Arial"/>
        </w:rPr>
      </w:pPr>
      <w:r>
        <w:rPr>
          <w:rFonts w:ascii="Arial" w:hAnsi="Arial" w:cs="Arial"/>
        </w:rPr>
        <w:t xml:space="preserve">The modules that are out of scope for this country are: </w:t>
      </w:r>
    </w:p>
    <w:p w:rsidR="00922E73" w:rsidRDefault="00922E73" w:rsidP="00E4286F">
      <w:pPr>
        <w:pStyle w:val="BodyText"/>
        <w:numPr>
          <w:ilvl w:val="0"/>
          <w:numId w:val="19"/>
        </w:numPr>
        <w:rPr>
          <w:rFonts w:ascii="Arial" w:hAnsi="Arial" w:cs="Arial"/>
        </w:rPr>
      </w:pPr>
      <w:r>
        <w:rPr>
          <w:rFonts w:ascii="Arial" w:hAnsi="Arial" w:cs="Arial"/>
        </w:rPr>
        <w:t xml:space="preserve">Human Resources </w:t>
      </w:r>
    </w:p>
    <w:p w:rsidR="00922E73" w:rsidRDefault="00922E73" w:rsidP="00E4286F">
      <w:pPr>
        <w:pStyle w:val="BodyText"/>
        <w:numPr>
          <w:ilvl w:val="0"/>
          <w:numId w:val="19"/>
        </w:numPr>
        <w:rPr>
          <w:rFonts w:ascii="Arial" w:hAnsi="Arial" w:cs="Arial"/>
        </w:rPr>
      </w:pPr>
      <w:r>
        <w:rPr>
          <w:rFonts w:ascii="Arial" w:hAnsi="Arial" w:cs="Arial"/>
        </w:rPr>
        <w:t xml:space="preserve">External Clock-In / Out </w:t>
      </w:r>
      <w:r w:rsidR="00E207EF">
        <w:rPr>
          <w:rFonts w:ascii="Arial" w:hAnsi="Arial" w:cs="Arial"/>
        </w:rPr>
        <w:t xml:space="preserve">Time Recording System </w:t>
      </w:r>
    </w:p>
    <w:p w:rsidR="00FF4647" w:rsidRDefault="00FF4647" w:rsidP="00FF4647">
      <w:pPr>
        <w:pStyle w:val="BodyText"/>
        <w:numPr>
          <w:ilvl w:val="0"/>
          <w:numId w:val="19"/>
        </w:numPr>
        <w:rPr>
          <w:rFonts w:ascii="Arial" w:hAnsi="Arial" w:cs="Arial"/>
        </w:rPr>
      </w:pPr>
      <w:r>
        <w:rPr>
          <w:rFonts w:ascii="Arial" w:hAnsi="Arial" w:cs="Arial"/>
        </w:rPr>
        <w:t xml:space="preserve">Employee Self Service (including myPay Service) </w:t>
      </w:r>
    </w:p>
    <w:p w:rsidR="00922E73" w:rsidRDefault="00922E73" w:rsidP="00C428E4">
      <w:pPr>
        <w:pStyle w:val="BodyText"/>
        <w:rPr>
          <w:rFonts w:ascii="Arial" w:hAnsi="Arial" w:cs="Arial"/>
        </w:rPr>
      </w:pPr>
    </w:p>
    <w:p w:rsidR="00E207EF" w:rsidRDefault="00E207EF" w:rsidP="00C428E4">
      <w:pPr>
        <w:pStyle w:val="BodyText"/>
        <w:rPr>
          <w:rFonts w:ascii="Arial" w:hAnsi="Arial" w:cs="Arial"/>
        </w:rPr>
      </w:pPr>
      <w:r>
        <w:rPr>
          <w:rFonts w:ascii="Arial" w:hAnsi="Arial" w:cs="Arial"/>
        </w:rPr>
        <w:t xml:space="preserve">Both HR and ESS functionality will be delivered via Workday and time/payroll relevant information integrated into </w:t>
      </w:r>
      <w:r w:rsidRPr="00634D53">
        <w:rPr>
          <w:rFonts w:ascii="Arial" w:hAnsi="Arial" w:cs="Arial"/>
        </w:rPr>
        <w:t>GlobalView</w:t>
      </w:r>
      <w:r w:rsidRPr="00C428E4">
        <w:rPr>
          <w:rFonts w:ascii="Arial" w:hAnsi="Arial" w:cs="Arial"/>
          <w:vertAlign w:val="superscript"/>
        </w:rPr>
        <w:t>®</w:t>
      </w:r>
      <w:r>
        <w:rPr>
          <w:rFonts w:ascii="Arial" w:hAnsi="Arial" w:cs="Arial"/>
        </w:rPr>
        <w:t>.</w:t>
      </w:r>
    </w:p>
    <w:p w:rsidR="00922E73" w:rsidRDefault="00922E73" w:rsidP="00C428E4">
      <w:pPr>
        <w:pStyle w:val="BodyText"/>
        <w:rPr>
          <w:rFonts w:ascii="Arial" w:hAnsi="Arial" w:cs="Arial"/>
        </w:rPr>
      </w:pPr>
      <w:r>
        <w:rPr>
          <w:rFonts w:ascii="Arial" w:hAnsi="Arial" w:cs="Arial"/>
        </w:rPr>
        <w:t xml:space="preserve">The Payroll component of this implementation will be documented in a separate Payroll Blueprint which should be read in conjunction with this Time Management Blueprint to form a complete business requirement. </w:t>
      </w:r>
      <w:r w:rsidR="009859C5">
        <w:rPr>
          <w:rFonts w:ascii="Arial" w:hAnsi="Arial" w:cs="Arial"/>
        </w:rPr>
        <w:t>A</w:t>
      </w:r>
      <w:r w:rsidR="009859C5" w:rsidRPr="00E96652">
        <w:rPr>
          <w:rFonts w:ascii="Arial" w:hAnsi="Arial" w:cs="Arial"/>
        </w:rPr>
        <w:t xml:space="preserve"> copy is included</w:t>
      </w:r>
      <w:r w:rsidR="009859C5">
        <w:rPr>
          <w:rFonts w:ascii="Arial" w:hAnsi="Arial" w:cs="Arial"/>
        </w:rPr>
        <w:t xml:space="preserve"> in the </w:t>
      </w:r>
      <w:hyperlink w:anchor="_Appendices" w:history="1">
        <w:r w:rsidR="009859C5" w:rsidRPr="0075207F">
          <w:rPr>
            <w:rStyle w:val="Hyperlink"/>
            <w:rFonts w:ascii="Arial" w:hAnsi="Arial" w:cs="Arial"/>
          </w:rPr>
          <w:t>Appendix</w:t>
        </w:r>
      </w:hyperlink>
      <w:r w:rsidR="009859C5">
        <w:rPr>
          <w:rStyle w:val="Hyperlink"/>
          <w:rFonts w:ascii="Arial" w:hAnsi="Arial" w:cs="Arial"/>
        </w:rPr>
        <w:t>.</w:t>
      </w:r>
    </w:p>
    <w:p w:rsidR="009B557F" w:rsidRDefault="009B557F" w:rsidP="00C428E4">
      <w:pPr>
        <w:pStyle w:val="BodyText"/>
        <w:rPr>
          <w:rFonts w:ascii="Arial" w:hAnsi="Arial" w:cs="Arial"/>
        </w:rPr>
      </w:pPr>
    </w:p>
    <w:p w:rsidR="00D8504F" w:rsidRDefault="00D8504F" w:rsidP="00E4286F">
      <w:pPr>
        <w:pStyle w:val="Heading2"/>
        <w:numPr>
          <w:ilvl w:val="1"/>
          <w:numId w:val="17"/>
        </w:numPr>
      </w:pPr>
      <w:bookmarkStart w:id="157" w:name="_Toc20468000"/>
      <w:r>
        <w:t>Time Management Solution</w:t>
      </w:r>
      <w:bookmarkEnd w:id="157"/>
      <w:r>
        <w:t xml:space="preserve"> </w:t>
      </w:r>
    </w:p>
    <w:p w:rsidR="00D8504F" w:rsidRDefault="00D8504F" w:rsidP="00C428E4">
      <w:pPr>
        <w:pStyle w:val="BodyText"/>
        <w:rPr>
          <w:rFonts w:ascii="Arial" w:hAnsi="Arial" w:cs="Arial"/>
        </w:rPr>
      </w:pPr>
      <w:r w:rsidRPr="00634D53">
        <w:rPr>
          <w:rFonts w:ascii="Arial" w:hAnsi="Arial" w:cs="Arial"/>
        </w:rPr>
        <w:t>GlobalView</w:t>
      </w:r>
      <w:r w:rsidRPr="00C428E4">
        <w:rPr>
          <w:rFonts w:ascii="Arial" w:hAnsi="Arial" w:cs="Arial"/>
          <w:vertAlign w:val="superscript"/>
        </w:rPr>
        <w:t>®</w:t>
      </w:r>
      <w:r>
        <w:rPr>
          <w:rFonts w:ascii="Arial" w:hAnsi="Arial" w:cs="Arial"/>
        </w:rPr>
        <w:t xml:space="preserve"> will be responsible for Award Interpretation as well as the source of truth for </w:t>
      </w:r>
      <w:r w:rsidR="0075207F">
        <w:rPr>
          <w:rFonts w:ascii="Arial" w:hAnsi="Arial" w:cs="Arial"/>
        </w:rPr>
        <w:t xml:space="preserve">the </w:t>
      </w:r>
      <w:r>
        <w:rPr>
          <w:rFonts w:ascii="Arial" w:hAnsi="Arial" w:cs="Arial"/>
        </w:rPr>
        <w:t xml:space="preserve">accrual of Leave Entitlements. </w:t>
      </w:r>
    </w:p>
    <w:p w:rsidR="00705B0C" w:rsidRDefault="00705B0C" w:rsidP="00C428E4">
      <w:pPr>
        <w:pStyle w:val="BodyText"/>
        <w:rPr>
          <w:rFonts w:ascii="Arial" w:hAnsi="Arial" w:cs="Arial"/>
        </w:rPr>
      </w:pPr>
      <w:r>
        <w:rPr>
          <w:rFonts w:ascii="Arial" w:hAnsi="Arial" w:cs="Arial"/>
        </w:rPr>
        <w:t xml:space="preserve">The Time solution will be based on conditions as per </w:t>
      </w:r>
      <w:r w:rsidRPr="00705B0C">
        <w:rPr>
          <w:rFonts w:ascii="Arial" w:hAnsi="Arial" w:cs="Arial"/>
        </w:rPr>
        <w:t>RMIT University Vietnam Internal Labour Rules 2016</w:t>
      </w:r>
      <w:r>
        <w:rPr>
          <w:rFonts w:ascii="Arial" w:hAnsi="Arial" w:cs="Arial"/>
        </w:rPr>
        <w:t xml:space="preserve">. </w:t>
      </w:r>
    </w:p>
    <w:p w:rsidR="000E65E2" w:rsidRDefault="00D8504F" w:rsidP="00C428E4">
      <w:pPr>
        <w:pStyle w:val="BodyText"/>
        <w:rPr>
          <w:rFonts w:ascii="Arial" w:hAnsi="Arial" w:cs="Arial"/>
        </w:rPr>
      </w:pPr>
      <w:r>
        <w:rPr>
          <w:rFonts w:ascii="Arial" w:hAnsi="Arial" w:cs="Arial"/>
        </w:rPr>
        <w:t xml:space="preserve">For Award Interpretation, this will be calculated </w:t>
      </w:r>
      <w:r w:rsidR="00880B86">
        <w:rPr>
          <w:rFonts w:ascii="Arial" w:hAnsi="Arial" w:cs="Arial"/>
        </w:rPr>
        <w:t xml:space="preserve">in </w:t>
      </w:r>
      <w:r w:rsidRPr="00634D53">
        <w:rPr>
          <w:rFonts w:ascii="Arial" w:hAnsi="Arial" w:cs="Arial"/>
        </w:rPr>
        <w:t>GlobalView</w:t>
      </w:r>
      <w:r w:rsidRPr="00C428E4">
        <w:rPr>
          <w:rFonts w:ascii="Arial" w:hAnsi="Arial" w:cs="Arial"/>
          <w:vertAlign w:val="superscript"/>
        </w:rPr>
        <w:t>®</w:t>
      </w:r>
      <w:r>
        <w:rPr>
          <w:rFonts w:ascii="Arial" w:hAnsi="Arial" w:cs="Arial"/>
        </w:rPr>
        <w:t xml:space="preserve"> </w:t>
      </w:r>
      <w:r w:rsidR="00880B86">
        <w:rPr>
          <w:rFonts w:ascii="Arial" w:hAnsi="Arial" w:cs="Arial"/>
        </w:rPr>
        <w:t xml:space="preserve">based on </w:t>
      </w:r>
      <w:r w:rsidR="000E65E2">
        <w:rPr>
          <w:rFonts w:ascii="Arial" w:hAnsi="Arial" w:cs="Arial"/>
        </w:rPr>
        <w:t>W</w:t>
      </w:r>
      <w:r w:rsidR="00880B86">
        <w:rPr>
          <w:rFonts w:ascii="Arial" w:hAnsi="Arial" w:cs="Arial"/>
        </w:rPr>
        <w:t xml:space="preserve">ork </w:t>
      </w:r>
      <w:r w:rsidR="000E65E2">
        <w:rPr>
          <w:rFonts w:ascii="Arial" w:hAnsi="Arial" w:cs="Arial"/>
        </w:rPr>
        <w:t>S</w:t>
      </w:r>
      <w:r w:rsidR="00880B86">
        <w:rPr>
          <w:rFonts w:ascii="Arial" w:hAnsi="Arial" w:cs="Arial"/>
        </w:rPr>
        <w:t>chedule</w:t>
      </w:r>
      <w:r w:rsidR="009859C5">
        <w:rPr>
          <w:rFonts w:ascii="Arial" w:hAnsi="Arial" w:cs="Arial"/>
        </w:rPr>
        <w:t xml:space="preserve"> </w:t>
      </w:r>
      <w:r w:rsidR="000E65E2">
        <w:rPr>
          <w:rFonts w:ascii="Arial" w:hAnsi="Arial" w:cs="Arial"/>
        </w:rPr>
        <w:t>(Infotype 0007</w:t>
      </w:r>
      <w:r w:rsidR="009D3835">
        <w:rPr>
          <w:rFonts w:ascii="Arial" w:hAnsi="Arial" w:cs="Arial"/>
        </w:rPr>
        <w:t xml:space="preserve"> and Infotype 2003</w:t>
      </w:r>
      <w:r w:rsidR="000E65E2">
        <w:rPr>
          <w:rFonts w:ascii="Arial" w:hAnsi="Arial" w:cs="Arial"/>
        </w:rPr>
        <w:t>)</w:t>
      </w:r>
      <w:r w:rsidR="000E1682">
        <w:rPr>
          <w:rFonts w:ascii="Arial" w:hAnsi="Arial" w:cs="Arial"/>
        </w:rPr>
        <w:t xml:space="preserve"> and </w:t>
      </w:r>
      <w:r w:rsidR="000E65E2">
        <w:rPr>
          <w:rFonts w:ascii="Arial" w:hAnsi="Arial" w:cs="Arial"/>
        </w:rPr>
        <w:t>At</w:t>
      </w:r>
      <w:r w:rsidR="00880B86">
        <w:rPr>
          <w:rFonts w:ascii="Arial" w:hAnsi="Arial" w:cs="Arial"/>
        </w:rPr>
        <w:t xml:space="preserve">tendance </w:t>
      </w:r>
      <w:r w:rsidR="000E65E2">
        <w:rPr>
          <w:rFonts w:ascii="Arial" w:hAnsi="Arial" w:cs="Arial"/>
        </w:rPr>
        <w:t xml:space="preserve">(Infotype 2002) </w:t>
      </w:r>
      <w:r w:rsidR="00880B86">
        <w:rPr>
          <w:rFonts w:ascii="Arial" w:hAnsi="Arial" w:cs="Arial"/>
        </w:rPr>
        <w:t xml:space="preserve">data integrated from Workday. </w:t>
      </w:r>
    </w:p>
    <w:p w:rsidR="000E65E2" w:rsidRDefault="00880B86" w:rsidP="00C428E4">
      <w:pPr>
        <w:pStyle w:val="BodyText"/>
        <w:rPr>
          <w:rFonts w:ascii="Arial" w:hAnsi="Arial" w:cs="Arial"/>
        </w:rPr>
      </w:pPr>
      <w:r>
        <w:rPr>
          <w:rFonts w:ascii="Arial" w:hAnsi="Arial" w:cs="Arial"/>
        </w:rPr>
        <w:t xml:space="preserve">Work schedules will be configured in </w:t>
      </w:r>
      <w:r w:rsidRPr="00634D53">
        <w:rPr>
          <w:rFonts w:ascii="Arial" w:hAnsi="Arial" w:cs="Arial"/>
        </w:rPr>
        <w:t>GlobalView</w:t>
      </w:r>
      <w:r w:rsidRPr="00C428E4">
        <w:rPr>
          <w:rFonts w:ascii="Arial" w:hAnsi="Arial" w:cs="Arial"/>
          <w:vertAlign w:val="superscript"/>
        </w:rPr>
        <w:t>®</w:t>
      </w:r>
      <w:r>
        <w:rPr>
          <w:rFonts w:ascii="Arial" w:hAnsi="Arial" w:cs="Arial"/>
        </w:rPr>
        <w:t xml:space="preserve"> with the employee assignment received </w:t>
      </w:r>
      <w:r w:rsidR="0075207F">
        <w:rPr>
          <w:rFonts w:ascii="Arial" w:hAnsi="Arial" w:cs="Arial"/>
        </w:rPr>
        <w:t>via Workday</w:t>
      </w:r>
      <w:r>
        <w:rPr>
          <w:rFonts w:ascii="Arial" w:hAnsi="Arial" w:cs="Arial"/>
        </w:rPr>
        <w:t xml:space="preserve"> integration</w:t>
      </w:r>
      <w:r w:rsidR="000E65E2">
        <w:rPr>
          <w:rFonts w:ascii="Arial" w:hAnsi="Arial" w:cs="Arial"/>
        </w:rPr>
        <w:t xml:space="preserve">. </w:t>
      </w:r>
      <w:r w:rsidR="009D3835" w:rsidRPr="00DD5C0B">
        <w:rPr>
          <w:rFonts w:ascii="Arial" w:hAnsi="Arial" w:cs="Arial"/>
        </w:rPr>
        <w:t>It is expected that any short term change in rostered working pattern will have the new scheduled start and end times sent through as a Substitution record for the day</w:t>
      </w:r>
      <w:r w:rsidR="009D3835">
        <w:rPr>
          <w:rFonts w:ascii="Arial" w:hAnsi="Arial" w:cs="Arial"/>
        </w:rPr>
        <w:t>. This will ensure correct calculation of shift penalties, used for leave deductions as well as payroll factoring calculations. Long term changes in an employee’s rostered working pattern should be performed via a change to the employee’s assigned work schedule. Any new work schedules will require a ticket to ADP to configure</w:t>
      </w:r>
      <w:r w:rsidR="000E65E2">
        <w:rPr>
          <w:rFonts w:ascii="Arial" w:hAnsi="Arial" w:cs="Arial"/>
        </w:rPr>
        <w:t xml:space="preserve">. </w:t>
      </w:r>
    </w:p>
    <w:p w:rsidR="0023451A" w:rsidRDefault="00880B86" w:rsidP="00C428E4">
      <w:pPr>
        <w:pStyle w:val="BodyText"/>
        <w:rPr>
          <w:rFonts w:ascii="Arial" w:hAnsi="Arial" w:cs="Arial"/>
        </w:rPr>
      </w:pPr>
      <w:r>
        <w:rPr>
          <w:rFonts w:ascii="Arial" w:hAnsi="Arial" w:cs="Arial"/>
        </w:rPr>
        <w:lastRenderedPageBreak/>
        <w:t>Attendance data</w:t>
      </w:r>
      <w:r w:rsidR="000E1682">
        <w:rPr>
          <w:rFonts w:ascii="Arial" w:hAnsi="Arial" w:cs="Arial"/>
        </w:rPr>
        <w:t xml:space="preserve"> </w:t>
      </w:r>
      <w:r>
        <w:rPr>
          <w:rFonts w:ascii="Arial" w:hAnsi="Arial" w:cs="Arial"/>
        </w:rPr>
        <w:t>will be stored in Infotype 2002,</w:t>
      </w:r>
      <w:r w:rsidR="003E4EE7">
        <w:rPr>
          <w:rFonts w:ascii="Arial" w:hAnsi="Arial" w:cs="Arial"/>
        </w:rPr>
        <w:t xml:space="preserve"> which for permanent employees will contain exception times such as overtime and time in lieu entered into the timesheet. For casual employees this will contain all timesheet entered casual hours.</w:t>
      </w:r>
      <w:r w:rsidR="0023451A">
        <w:rPr>
          <w:rFonts w:ascii="Arial" w:hAnsi="Arial" w:cs="Arial"/>
        </w:rPr>
        <w:t xml:space="preserve"> For both groups, any activity based cost assignment which varies from the employee’s home account is expected to be provided with the attendance. </w:t>
      </w:r>
      <w:r w:rsidR="0023451A" w:rsidRPr="0067414C">
        <w:rPr>
          <w:rFonts w:ascii="Arial" w:hAnsi="Arial" w:cs="Arial"/>
        </w:rPr>
        <w:t xml:space="preserve">In addition to this, specifically for casuals, it’s also expected that the </w:t>
      </w:r>
      <w:r w:rsidR="001D3E71" w:rsidRPr="0067414C">
        <w:rPr>
          <w:rFonts w:ascii="Arial" w:hAnsi="Arial" w:cs="Arial"/>
        </w:rPr>
        <w:t xml:space="preserve">hourly rate (as a dollar value) </w:t>
      </w:r>
      <w:r w:rsidR="0023451A" w:rsidRPr="0067414C">
        <w:rPr>
          <w:rFonts w:ascii="Arial" w:hAnsi="Arial" w:cs="Arial"/>
        </w:rPr>
        <w:t>will be provided with the attendance.</w:t>
      </w:r>
      <w:r w:rsidR="0023451A">
        <w:rPr>
          <w:rFonts w:ascii="Arial" w:hAnsi="Arial" w:cs="Arial"/>
        </w:rPr>
        <w:t xml:space="preserve"> </w:t>
      </w:r>
    </w:p>
    <w:p w:rsidR="00A5398F" w:rsidRDefault="00880B86" w:rsidP="00C428E4">
      <w:pPr>
        <w:pStyle w:val="BodyText"/>
        <w:rPr>
          <w:rFonts w:ascii="Arial" w:hAnsi="Arial" w:cs="Arial"/>
        </w:rPr>
      </w:pPr>
      <w:r>
        <w:rPr>
          <w:rFonts w:ascii="Arial" w:hAnsi="Arial" w:cs="Arial"/>
        </w:rPr>
        <w:t xml:space="preserve">For Leave Management, the accrual data will be calculated in </w:t>
      </w:r>
      <w:r w:rsidRPr="00634D53">
        <w:rPr>
          <w:rFonts w:ascii="Arial" w:hAnsi="Arial" w:cs="Arial"/>
        </w:rPr>
        <w:t>GlobalView</w:t>
      </w:r>
      <w:r w:rsidRPr="00C428E4">
        <w:rPr>
          <w:rFonts w:ascii="Arial" w:hAnsi="Arial" w:cs="Arial"/>
          <w:vertAlign w:val="superscript"/>
        </w:rPr>
        <w:t>®</w:t>
      </w:r>
      <w:r>
        <w:rPr>
          <w:rFonts w:ascii="Arial" w:hAnsi="Arial" w:cs="Arial"/>
        </w:rPr>
        <w:t xml:space="preserve"> </w:t>
      </w:r>
      <w:r w:rsidR="00A5398F">
        <w:rPr>
          <w:rFonts w:ascii="Arial" w:hAnsi="Arial" w:cs="Arial"/>
        </w:rPr>
        <w:t xml:space="preserve">based on work schedule hours </w:t>
      </w:r>
      <w:r w:rsidR="009859C5">
        <w:rPr>
          <w:rFonts w:ascii="Arial" w:hAnsi="Arial" w:cs="Arial"/>
        </w:rPr>
        <w:t xml:space="preserve">(for </w:t>
      </w:r>
      <w:r w:rsidR="001D3E71">
        <w:rPr>
          <w:rFonts w:ascii="Arial" w:hAnsi="Arial" w:cs="Arial"/>
        </w:rPr>
        <w:t>permanent employees</w:t>
      </w:r>
      <w:r w:rsidR="008E77EA">
        <w:rPr>
          <w:rFonts w:ascii="Arial" w:hAnsi="Arial" w:cs="Arial"/>
        </w:rPr>
        <w:t xml:space="preserve"> only</w:t>
      </w:r>
      <w:r w:rsidR="009859C5">
        <w:rPr>
          <w:rFonts w:ascii="Arial" w:hAnsi="Arial" w:cs="Arial"/>
        </w:rPr>
        <w:t>)</w:t>
      </w:r>
      <w:r w:rsidR="00A5398F">
        <w:rPr>
          <w:rFonts w:ascii="Arial" w:hAnsi="Arial" w:cs="Arial"/>
        </w:rPr>
        <w:t xml:space="preserve">. The leave entitlement balances will be integrated back to Workday at the end of each pay period for employee display and absence entry purposes. Absence entries will be integrated through from Workday in the current payroll period and stored in Infotype 2001. </w:t>
      </w:r>
    </w:p>
    <w:p w:rsidR="00515147" w:rsidRDefault="00515147" w:rsidP="00923DCA">
      <w:pPr>
        <w:pStyle w:val="BodyText"/>
        <w:rPr>
          <w:rFonts w:ascii="Arial" w:hAnsi="Arial" w:cs="Arial"/>
        </w:rPr>
      </w:pPr>
    </w:p>
    <w:p w:rsidR="00444D9F" w:rsidRDefault="00444D9F" w:rsidP="00923DCA">
      <w:pPr>
        <w:pStyle w:val="BodyText"/>
        <w:rPr>
          <w:rFonts w:ascii="Arial" w:hAnsi="Arial" w:cs="Arial"/>
        </w:rPr>
      </w:pPr>
      <w:r>
        <w:rPr>
          <w:rFonts w:ascii="Arial" w:hAnsi="Arial" w:cs="Arial"/>
        </w:rPr>
        <w:t xml:space="preserve">Unless specifically documented in this Blueprint, there will be no input checks or validations built into </w:t>
      </w:r>
      <w:r w:rsidRPr="00634D53">
        <w:rPr>
          <w:rFonts w:ascii="Arial" w:hAnsi="Arial" w:cs="Arial"/>
        </w:rPr>
        <w:t>GlobalView</w:t>
      </w:r>
      <w:r w:rsidRPr="00C428E4">
        <w:rPr>
          <w:rFonts w:ascii="Arial" w:hAnsi="Arial" w:cs="Arial"/>
          <w:vertAlign w:val="superscript"/>
        </w:rPr>
        <w:t>®</w:t>
      </w:r>
      <w:r>
        <w:rPr>
          <w:rFonts w:ascii="Arial" w:hAnsi="Arial" w:cs="Arial"/>
        </w:rPr>
        <w:t xml:space="preserve"> as its assumed any </w:t>
      </w:r>
      <w:r w:rsidR="00515147">
        <w:rPr>
          <w:rFonts w:ascii="Arial" w:hAnsi="Arial" w:cs="Arial"/>
        </w:rPr>
        <w:t xml:space="preserve">eligibility restrictions </w:t>
      </w:r>
      <w:r>
        <w:rPr>
          <w:rFonts w:ascii="Arial" w:hAnsi="Arial" w:cs="Arial"/>
        </w:rPr>
        <w:t xml:space="preserve">required will be handled by Workday as the </w:t>
      </w:r>
      <w:r w:rsidR="00515147">
        <w:rPr>
          <w:rFonts w:ascii="Arial" w:hAnsi="Arial" w:cs="Arial"/>
        </w:rPr>
        <w:t xml:space="preserve">system of entry and only valid </w:t>
      </w:r>
      <w:r w:rsidR="009859C5">
        <w:rPr>
          <w:rFonts w:ascii="Arial" w:hAnsi="Arial" w:cs="Arial"/>
        </w:rPr>
        <w:t xml:space="preserve">and approved </w:t>
      </w:r>
      <w:r w:rsidR="00515147">
        <w:rPr>
          <w:rFonts w:ascii="Arial" w:hAnsi="Arial" w:cs="Arial"/>
        </w:rPr>
        <w:t xml:space="preserve">entries will be integrated through to </w:t>
      </w:r>
      <w:r w:rsidR="00515147" w:rsidRPr="00634D53">
        <w:rPr>
          <w:rFonts w:ascii="Arial" w:hAnsi="Arial" w:cs="Arial"/>
        </w:rPr>
        <w:t>GlobalView</w:t>
      </w:r>
      <w:r w:rsidR="00515147" w:rsidRPr="00C428E4">
        <w:rPr>
          <w:rFonts w:ascii="Arial" w:hAnsi="Arial" w:cs="Arial"/>
          <w:vertAlign w:val="superscript"/>
        </w:rPr>
        <w:t>®</w:t>
      </w:r>
      <w:r w:rsidR="00515147">
        <w:rPr>
          <w:rFonts w:ascii="Arial" w:hAnsi="Arial" w:cs="Arial"/>
        </w:rPr>
        <w:t>.</w:t>
      </w:r>
    </w:p>
    <w:p w:rsidR="00444D9F" w:rsidRDefault="00444D9F" w:rsidP="00923DCA">
      <w:pPr>
        <w:pStyle w:val="BodyText"/>
        <w:rPr>
          <w:rFonts w:ascii="Arial" w:hAnsi="Arial" w:cs="Arial"/>
        </w:rPr>
      </w:pPr>
    </w:p>
    <w:p w:rsidR="00D8504F" w:rsidRPr="00124149" w:rsidRDefault="00D8504F" w:rsidP="00100BD7">
      <w:pPr>
        <w:rPr>
          <w:rFonts w:ascii="Arial" w:hAnsi="Arial" w:cs="Arial"/>
          <w:sz w:val="22"/>
          <w:szCs w:val="22"/>
        </w:rPr>
      </w:pPr>
    </w:p>
    <w:p w:rsidR="00100BD7" w:rsidRDefault="00C7024B" w:rsidP="00580A08">
      <w:pPr>
        <w:pStyle w:val="Heading1"/>
      </w:pPr>
      <w:bookmarkStart w:id="158" w:name="_Toc20468001"/>
      <w:r>
        <w:rPr>
          <w:lang w:val="en-AU"/>
        </w:rPr>
        <w:lastRenderedPageBreak/>
        <w:t>Configuration Definitions</w:t>
      </w:r>
      <w:bookmarkEnd w:id="158"/>
      <w:r>
        <w:rPr>
          <w:lang w:val="en-AU"/>
        </w:rPr>
        <w:t xml:space="preserve"> </w:t>
      </w:r>
    </w:p>
    <w:p w:rsidR="003D386F" w:rsidRDefault="00716027" w:rsidP="00E4286F">
      <w:pPr>
        <w:pStyle w:val="Heading2"/>
        <w:numPr>
          <w:ilvl w:val="1"/>
          <w:numId w:val="17"/>
        </w:numPr>
      </w:pPr>
      <w:bookmarkStart w:id="159" w:name="_Toc20468002"/>
      <w:bookmarkStart w:id="160" w:name="_Toc73610143"/>
      <w:bookmarkStart w:id="161" w:name="_Toc120703645"/>
      <w:bookmarkStart w:id="162" w:name="_Toc200178073"/>
      <w:bookmarkStart w:id="163" w:name="_Toc417995043"/>
      <w:bookmarkStart w:id="164" w:name="_Toc517444234"/>
      <w:r>
        <w:t>Enterprise Structure</w:t>
      </w:r>
      <w:bookmarkEnd w:id="159"/>
      <w:r w:rsidR="003D386F">
        <w:t xml:space="preserve"> </w:t>
      </w:r>
    </w:p>
    <w:p w:rsidR="00822EAF" w:rsidRDefault="00822EAF" w:rsidP="00822EAF">
      <w:pPr>
        <w:rPr>
          <w:rFonts w:ascii="Arial" w:hAnsi="Arial" w:cs="Arial"/>
          <w:sz w:val="22"/>
          <w:szCs w:val="22"/>
        </w:rPr>
      </w:pPr>
      <w:r w:rsidRPr="00DF79CC">
        <w:rPr>
          <w:rFonts w:ascii="Arial" w:hAnsi="Arial" w:cs="Arial"/>
          <w:sz w:val="22"/>
          <w:szCs w:val="22"/>
        </w:rPr>
        <w:t xml:space="preserve">The Enterprise Structure </w:t>
      </w:r>
      <w:r w:rsidR="00926F96">
        <w:rPr>
          <w:rFonts w:ascii="Arial" w:hAnsi="Arial" w:cs="Arial"/>
          <w:sz w:val="22"/>
          <w:szCs w:val="22"/>
        </w:rPr>
        <w:t xml:space="preserve">(‘Personnel Area’, ‘Personnel Subarea’) </w:t>
      </w:r>
      <w:r w:rsidRPr="00DF79CC">
        <w:rPr>
          <w:rFonts w:ascii="Arial" w:hAnsi="Arial" w:cs="Arial"/>
          <w:sz w:val="22"/>
          <w:szCs w:val="22"/>
        </w:rPr>
        <w:t>corresponds to the company’s physical branch structure.</w:t>
      </w:r>
      <w:r>
        <w:rPr>
          <w:rFonts w:ascii="Arial" w:hAnsi="Arial" w:cs="Arial"/>
          <w:sz w:val="22"/>
          <w:szCs w:val="22"/>
        </w:rPr>
        <w:t xml:space="preserve"> It controls elements such as Public Holiday groupings, applicable work schedules, wage-type groupings, absence/leave groupings and business place, state and territory specific on-costs. </w:t>
      </w:r>
    </w:p>
    <w:p w:rsidR="00822EAF" w:rsidRDefault="00822EAF" w:rsidP="00822EAF">
      <w:pPr>
        <w:rPr>
          <w:rFonts w:ascii="Arial" w:hAnsi="Arial" w:cs="Arial"/>
          <w:sz w:val="22"/>
          <w:szCs w:val="22"/>
        </w:rPr>
      </w:pPr>
      <w:r>
        <w:rPr>
          <w:rFonts w:ascii="Arial" w:hAnsi="Arial" w:cs="Arial"/>
          <w:sz w:val="22"/>
          <w:szCs w:val="22"/>
        </w:rPr>
        <w:t xml:space="preserve">The structure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705B0C">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will be setup to represent the</w:t>
      </w:r>
      <w:r w:rsidR="00705B0C">
        <w:rPr>
          <w:rFonts w:ascii="Arial" w:hAnsi="Arial" w:cs="Arial"/>
          <w:sz w:val="22"/>
          <w:szCs w:val="22"/>
        </w:rPr>
        <w:t xml:space="preserve"> </w:t>
      </w:r>
      <w:r w:rsidR="00926F96">
        <w:rPr>
          <w:rFonts w:ascii="Arial" w:hAnsi="Arial" w:cs="Arial"/>
          <w:sz w:val="22"/>
          <w:szCs w:val="22"/>
        </w:rPr>
        <w:t>E</w:t>
      </w:r>
      <w:r>
        <w:rPr>
          <w:rFonts w:ascii="Arial" w:hAnsi="Arial" w:cs="Arial"/>
          <w:sz w:val="22"/>
          <w:szCs w:val="22"/>
        </w:rPr>
        <w:t xml:space="preserve">ntity </w:t>
      </w:r>
      <w:r w:rsidR="00926F96">
        <w:rPr>
          <w:rFonts w:ascii="Arial" w:hAnsi="Arial" w:cs="Arial"/>
          <w:sz w:val="22"/>
          <w:szCs w:val="22"/>
        </w:rPr>
        <w:t xml:space="preserve">(‘Personnel Area’) </w:t>
      </w:r>
      <w:r>
        <w:rPr>
          <w:rFonts w:ascii="Arial" w:hAnsi="Arial" w:cs="Arial"/>
          <w:sz w:val="22"/>
          <w:szCs w:val="22"/>
        </w:rPr>
        <w:t xml:space="preserve">and </w:t>
      </w:r>
      <w:r w:rsidR="00705B0C">
        <w:rPr>
          <w:rFonts w:ascii="Arial" w:hAnsi="Arial" w:cs="Arial"/>
          <w:sz w:val="22"/>
          <w:szCs w:val="22"/>
        </w:rPr>
        <w:t>Location</w:t>
      </w:r>
      <w:r>
        <w:rPr>
          <w:rFonts w:ascii="Arial" w:hAnsi="Arial" w:cs="Arial"/>
          <w:sz w:val="22"/>
          <w:szCs w:val="22"/>
        </w:rPr>
        <w:t xml:space="preserve"> </w:t>
      </w:r>
      <w:r w:rsidR="00926F96">
        <w:rPr>
          <w:rFonts w:ascii="Arial" w:hAnsi="Arial" w:cs="Arial"/>
          <w:sz w:val="22"/>
          <w:szCs w:val="22"/>
        </w:rPr>
        <w:t xml:space="preserve">(‘Personnel Subarea’) </w:t>
      </w:r>
      <w:r>
        <w:rPr>
          <w:rFonts w:ascii="Arial" w:hAnsi="Arial" w:cs="Arial"/>
          <w:sz w:val="22"/>
          <w:szCs w:val="22"/>
        </w:rPr>
        <w:t xml:space="preserve">the employee resides in. </w:t>
      </w:r>
    </w:p>
    <w:p w:rsidR="001E15F7" w:rsidRDefault="001E15F7" w:rsidP="00822EAF">
      <w:pPr>
        <w:rPr>
          <w:rFonts w:ascii="Arial" w:hAnsi="Arial" w:cs="Arial"/>
          <w:sz w:val="22"/>
          <w:szCs w:val="22"/>
        </w:rPr>
      </w:pPr>
      <w:r>
        <w:rPr>
          <w:rFonts w:ascii="Arial" w:hAnsi="Arial" w:cs="Arial"/>
          <w:sz w:val="22"/>
          <w:szCs w:val="22"/>
        </w:rPr>
        <w:t>Please refer to the GlobalView</w:t>
      </w:r>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Pr="00C7024B">
          <w:rPr>
            <w:rStyle w:val="Hyperlink"/>
            <w:rFonts w:ascii="Arial" w:hAnsi="Arial" w:cs="Arial"/>
            <w:sz w:val="22"/>
            <w:szCs w:val="22"/>
          </w:rPr>
          <w:t>Payroll Blueprint</w:t>
        </w:r>
      </w:hyperlink>
      <w:r>
        <w:rPr>
          <w:rFonts w:ascii="Arial" w:hAnsi="Arial" w:cs="Arial"/>
          <w:sz w:val="22"/>
          <w:szCs w:val="22"/>
        </w:rPr>
        <w:t xml:space="preserve"> for further details. </w:t>
      </w:r>
    </w:p>
    <w:p w:rsidR="003D386F" w:rsidRPr="003D386F" w:rsidRDefault="003D386F" w:rsidP="003D386F"/>
    <w:p w:rsidR="003D386F" w:rsidRDefault="00716027" w:rsidP="00E4286F">
      <w:pPr>
        <w:pStyle w:val="Heading2"/>
        <w:numPr>
          <w:ilvl w:val="1"/>
          <w:numId w:val="17"/>
        </w:numPr>
      </w:pPr>
      <w:bookmarkStart w:id="165" w:name="_Toc20468003"/>
      <w:r>
        <w:t xml:space="preserve">Personnel </w:t>
      </w:r>
      <w:r w:rsidR="003D386F">
        <w:t>Structure</w:t>
      </w:r>
      <w:bookmarkEnd w:id="165"/>
      <w:r w:rsidR="003D386F">
        <w:t xml:space="preserve"> </w:t>
      </w:r>
    </w:p>
    <w:p w:rsidR="001E15F7" w:rsidRDefault="001E15F7" w:rsidP="001E15F7">
      <w:pPr>
        <w:rPr>
          <w:rFonts w:ascii="Arial" w:hAnsi="Arial" w:cs="Arial"/>
          <w:sz w:val="22"/>
          <w:szCs w:val="22"/>
        </w:rPr>
      </w:pPr>
      <w:r>
        <w:rPr>
          <w:rFonts w:ascii="Arial" w:hAnsi="Arial" w:cs="Arial"/>
          <w:sz w:val="22"/>
          <w:szCs w:val="22"/>
        </w:rPr>
        <w:t xml:space="preserve">The Personnel Structure </w:t>
      </w:r>
      <w:r w:rsidR="00926F96">
        <w:rPr>
          <w:rFonts w:ascii="Arial" w:hAnsi="Arial" w:cs="Arial"/>
          <w:sz w:val="22"/>
          <w:szCs w:val="22"/>
        </w:rPr>
        <w:t xml:space="preserve">(‘Employee Group’, ‘Employee Subgroup’) represents categories of employment within the company </w:t>
      </w:r>
      <w:r w:rsidRPr="000B3627">
        <w:rPr>
          <w:rFonts w:ascii="Arial" w:hAnsi="Arial" w:cs="Arial"/>
          <w:sz w:val="22"/>
          <w:szCs w:val="22"/>
        </w:rPr>
        <w:t xml:space="preserve">– e.g. </w:t>
      </w:r>
      <w:r w:rsidR="00926F96">
        <w:rPr>
          <w:rFonts w:ascii="Arial" w:hAnsi="Arial" w:cs="Arial"/>
          <w:sz w:val="22"/>
          <w:szCs w:val="22"/>
        </w:rPr>
        <w:t xml:space="preserve">Continuing Employment, Fixed Term, Part Time, etc. </w:t>
      </w:r>
      <w:r w:rsidRPr="000B3627">
        <w:rPr>
          <w:rFonts w:ascii="Arial" w:hAnsi="Arial" w:cs="Arial"/>
          <w:sz w:val="22"/>
          <w:szCs w:val="22"/>
        </w:rPr>
        <w:t xml:space="preserve">It controls payroll calculations. </w:t>
      </w:r>
    </w:p>
    <w:p w:rsidR="00926F96" w:rsidRDefault="00926F96" w:rsidP="00926F96">
      <w:pPr>
        <w:rPr>
          <w:rFonts w:ascii="Arial" w:hAnsi="Arial" w:cs="Arial"/>
          <w:sz w:val="22"/>
          <w:szCs w:val="22"/>
        </w:rPr>
      </w:pPr>
      <w:r>
        <w:rPr>
          <w:rFonts w:ascii="Arial" w:hAnsi="Arial" w:cs="Arial"/>
          <w:sz w:val="22"/>
          <w:szCs w:val="22"/>
        </w:rPr>
        <w:t xml:space="preserve">The structure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705B0C">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will be setup with the ADP Global Template employment groupings (‘Employee Group’) and subgroups relevant to the different </w:t>
      </w:r>
      <w:r w:rsidR="00705B0C">
        <w:rPr>
          <w:rFonts w:ascii="Arial" w:hAnsi="Arial" w:cs="Arial"/>
          <w:sz w:val="22"/>
          <w:szCs w:val="22"/>
        </w:rPr>
        <w:t xml:space="preserve">time and payroll </w:t>
      </w:r>
      <w:r>
        <w:rPr>
          <w:rFonts w:ascii="Arial" w:hAnsi="Arial" w:cs="Arial"/>
          <w:sz w:val="22"/>
          <w:szCs w:val="22"/>
        </w:rPr>
        <w:t xml:space="preserve">conditions (‘Employee Subgroup’). </w:t>
      </w:r>
    </w:p>
    <w:p w:rsidR="00926F96" w:rsidRDefault="00926F96" w:rsidP="00926F96">
      <w:pPr>
        <w:rPr>
          <w:rFonts w:ascii="Arial" w:hAnsi="Arial" w:cs="Arial"/>
          <w:sz w:val="22"/>
          <w:szCs w:val="22"/>
        </w:rPr>
      </w:pPr>
      <w:r>
        <w:rPr>
          <w:rFonts w:ascii="Arial" w:hAnsi="Arial" w:cs="Arial"/>
          <w:sz w:val="22"/>
          <w:szCs w:val="22"/>
        </w:rPr>
        <w:t>Please refer to the GlobalView</w:t>
      </w:r>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00C7024B" w:rsidRPr="00C7024B">
          <w:rPr>
            <w:rStyle w:val="Hyperlink"/>
            <w:rFonts w:ascii="Arial" w:hAnsi="Arial" w:cs="Arial"/>
            <w:sz w:val="22"/>
            <w:szCs w:val="22"/>
          </w:rPr>
          <w:t>Payroll Blueprint</w:t>
        </w:r>
      </w:hyperlink>
      <w:r w:rsidR="00C7024B">
        <w:rPr>
          <w:rFonts w:ascii="Arial" w:hAnsi="Arial" w:cs="Arial"/>
          <w:sz w:val="22"/>
          <w:szCs w:val="22"/>
        </w:rPr>
        <w:t xml:space="preserve"> for further details</w:t>
      </w:r>
      <w:r>
        <w:rPr>
          <w:rFonts w:ascii="Arial" w:hAnsi="Arial" w:cs="Arial"/>
          <w:sz w:val="22"/>
          <w:szCs w:val="22"/>
        </w:rPr>
        <w:t xml:space="preserve">. </w:t>
      </w:r>
    </w:p>
    <w:p w:rsidR="00926F96" w:rsidRDefault="00926F96" w:rsidP="00926F96">
      <w:pPr>
        <w:rPr>
          <w:rFonts w:ascii="Arial" w:hAnsi="Arial" w:cs="Arial"/>
          <w:sz w:val="22"/>
          <w:szCs w:val="22"/>
        </w:rPr>
      </w:pPr>
    </w:p>
    <w:p w:rsidR="00716027" w:rsidRDefault="00716027" w:rsidP="00E4286F">
      <w:pPr>
        <w:pStyle w:val="Heading2"/>
        <w:numPr>
          <w:ilvl w:val="1"/>
          <w:numId w:val="17"/>
        </w:numPr>
      </w:pPr>
      <w:bookmarkStart w:id="166" w:name="_Toc20468004"/>
      <w:r>
        <w:t>Groupings</w:t>
      </w:r>
      <w:bookmarkEnd w:id="166"/>
      <w:r>
        <w:t xml:space="preserve"> </w:t>
      </w:r>
    </w:p>
    <w:p w:rsidR="00926F96" w:rsidRDefault="00926F96" w:rsidP="00926F96">
      <w:pPr>
        <w:rPr>
          <w:rFonts w:ascii="Arial" w:hAnsi="Arial" w:cs="Arial"/>
          <w:sz w:val="22"/>
          <w:szCs w:val="22"/>
        </w:rPr>
      </w:pPr>
      <w:r w:rsidRPr="008B72C6">
        <w:rPr>
          <w:rFonts w:ascii="Arial" w:hAnsi="Arial" w:cs="Arial"/>
          <w:sz w:val="22"/>
          <w:szCs w:val="22"/>
        </w:rPr>
        <w:t>Groupings are used in GlobalView</w:t>
      </w:r>
      <w:r w:rsidRPr="008B72C6">
        <w:rPr>
          <w:rFonts w:ascii="Arial" w:hAnsi="Arial" w:cs="Arial"/>
          <w:sz w:val="22"/>
          <w:szCs w:val="22"/>
          <w:vertAlign w:val="superscript"/>
        </w:rPr>
        <w:t>®</w:t>
      </w:r>
      <w:r w:rsidRPr="008B72C6">
        <w:rPr>
          <w:rFonts w:ascii="Arial" w:hAnsi="Arial" w:cs="Arial"/>
          <w:sz w:val="22"/>
          <w:szCs w:val="22"/>
        </w:rP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w:t>
      </w:r>
      <w:r>
        <w:rPr>
          <w:rFonts w:ascii="Arial" w:hAnsi="Arial" w:cs="Arial"/>
          <w:sz w:val="22"/>
          <w:szCs w:val="22"/>
        </w:rPr>
        <w:t>ents and employee entitlements.</w:t>
      </w:r>
    </w:p>
    <w:p w:rsidR="00926F96" w:rsidRDefault="00926F96" w:rsidP="00926F96">
      <w:pPr>
        <w:pStyle w:val="BodyText"/>
        <w:rPr>
          <w:rFonts w:ascii="Arial" w:eastAsiaTheme="minorEastAsia" w:hAnsi="Arial" w:cs="Arial"/>
          <w:b/>
          <w:bCs w:val="0"/>
        </w:rPr>
      </w:pPr>
      <w:bookmarkStart w:id="167" w:name="_Toc200178090"/>
      <w:bookmarkStart w:id="168" w:name="_Toc417995060"/>
    </w:p>
    <w:p w:rsidR="00926F96" w:rsidRPr="00CB2FCB" w:rsidRDefault="00926F96" w:rsidP="00926F96">
      <w:pPr>
        <w:pStyle w:val="BodyText"/>
        <w:rPr>
          <w:rFonts w:ascii="Arial" w:eastAsiaTheme="minorEastAsia" w:hAnsi="Arial" w:cs="Arial"/>
          <w:b/>
          <w:bCs w:val="0"/>
        </w:rPr>
      </w:pPr>
      <w:r w:rsidRPr="00CB2FCB">
        <w:rPr>
          <w:rFonts w:ascii="Arial" w:eastAsiaTheme="minorEastAsia" w:hAnsi="Arial" w:cs="Arial"/>
          <w:b/>
          <w:bCs w:val="0"/>
        </w:rPr>
        <w:t>Personnel Sub-area Grouping [PSG]</w:t>
      </w:r>
      <w:bookmarkEnd w:id="167"/>
      <w:bookmarkEnd w:id="168"/>
    </w:p>
    <w:p w:rsidR="00274AEC" w:rsidRDefault="00926F96" w:rsidP="00926F96">
      <w:pPr>
        <w:rPr>
          <w:rFonts w:ascii="Arial" w:hAnsi="Arial" w:cs="Arial"/>
          <w:sz w:val="22"/>
          <w:szCs w:val="22"/>
        </w:rPr>
      </w:pPr>
      <w:r w:rsidRPr="008B72C6">
        <w:rPr>
          <w:rFonts w:ascii="Arial" w:hAnsi="Arial" w:cs="Arial"/>
          <w:sz w:val="22"/>
          <w:szCs w:val="22"/>
        </w:rPr>
        <w:t>This describes division of personnel sub-areas into groups to which the same</w:t>
      </w:r>
      <w:r w:rsidR="00274AEC">
        <w:rPr>
          <w:rFonts w:ascii="Arial" w:hAnsi="Arial" w:cs="Arial"/>
          <w:sz w:val="22"/>
          <w:szCs w:val="22"/>
        </w:rPr>
        <w:t xml:space="preserve"> </w:t>
      </w:r>
      <w:r w:rsidRPr="008B72C6">
        <w:rPr>
          <w:rFonts w:ascii="Arial" w:hAnsi="Arial" w:cs="Arial"/>
          <w:sz w:val="22"/>
          <w:szCs w:val="22"/>
        </w:rPr>
        <w:t>Attendance and Absence types apply</w:t>
      </w:r>
      <w:r w:rsidR="00274AEC">
        <w:rPr>
          <w:rFonts w:ascii="Arial" w:hAnsi="Arial" w:cs="Arial"/>
          <w:sz w:val="22"/>
          <w:szCs w:val="22"/>
        </w:rPr>
        <w:t xml:space="preserve"> –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Daily work schedules, period work schedules, and break schedules</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Work Schedule rules</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lastRenderedPageBreak/>
        <w:t>Time quota types</w:t>
      </w:r>
    </w:p>
    <w:p w:rsidR="00926F96" w:rsidRDefault="00274AEC" w:rsidP="00E4286F">
      <w:pPr>
        <w:pStyle w:val="ListParagraph"/>
        <w:numPr>
          <w:ilvl w:val="0"/>
          <w:numId w:val="16"/>
        </w:numPr>
        <w:tabs>
          <w:tab w:val="left" w:pos="6240"/>
        </w:tabs>
        <w:rPr>
          <w:rFonts w:ascii="Arial" w:hAnsi="Arial" w:cs="Arial"/>
          <w:sz w:val="22"/>
          <w:szCs w:val="22"/>
        </w:rPr>
      </w:pPr>
      <w:r w:rsidRPr="00274AEC">
        <w:rPr>
          <w:rFonts w:ascii="Arial" w:hAnsi="Arial" w:cs="Arial"/>
          <w:sz w:val="22"/>
          <w:szCs w:val="22"/>
        </w:rPr>
        <w:t>T</w:t>
      </w:r>
      <w:r w:rsidR="00926F96" w:rsidRPr="00274AEC">
        <w:rPr>
          <w:rFonts w:ascii="Arial" w:hAnsi="Arial" w:cs="Arial"/>
          <w:sz w:val="22"/>
          <w:szCs w:val="22"/>
        </w:rPr>
        <w:t>ime types, time transfer specifications, access control groups and error descriptions</w:t>
      </w:r>
    </w:p>
    <w:p w:rsidR="00274AEC" w:rsidRPr="00274AEC" w:rsidRDefault="00274AEC" w:rsidP="00274AEC">
      <w:pPr>
        <w:pStyle w:val="ListParagraph"/>
        <w:tabs>
          <w:tab w:val="left" w:pos="6240"/>
        </w:tabs>
        <w:rPr>
          <w:rFonts w:ascii="Arial" w:hAnsi="Arial" w:cs="Arial"/>
          <w:sz w:val="22"/>
          <w:szCs w:val="22"/>
        </w:rPr>
      </w:pPr>
    </w:p>
    <w:p w:rsidR="00926F96" w:rsidRPr="00CB2FCB" w:rsidRDefault="00926F96" w:rsidP="00926F96">
      <w:pPr>
        <w:pStyle w:val="BodyText"/>
        <w:rPr>
          <w:rFonts w:ascii="Arial" w:eastAsiaTheme="minorEastAsia" w:hAnsi="Arial" w:cs="Arial"/>
          <w:b/>
          <w:bCs w:val="0"/>
        </w:rPr>
      </w:pPr>
      <w:bookmarkStart w:id="169" w:name="_Toc200178091"/>
      <w:bookmarkStart w:id="170" w:name="_Toc417995061"/>
      <w:r w:rsidRPr="00CB2FCB">
        <w:rPr>
          <w:rFonts w:ascii="Arial" w:eastAsiaTheme="minorEastAsia" w:hAnsi="Arial" w:cs="Arial"/>
          <w:b/>
          <w:bCs w:val="0"/>
        </w:rPr>
        <w:t>Employee Subgroup Grouping [ESG]</w:t>
      </w:r>
      <w:bookmarkEnd w:id="169"/>
      <w:bookmarkEnd w:id="170"/>
      <w:r w:rsidRPr="00CB2FCB">
        <w:rPr>
          <w:rFonts w:ascii="Arial" w:eastAsiaTheme="minorEastAsia" w:hAnsi="Arial" w:cs="Arial"/>
          <w:b/>
          <w:bCs w:val="0"/>
        </w:rPr>
        <w:t xml:space="preserve"> </w:t>
      </w:r>
    </w:p>
    <w:p w:rsidR="00926F96" w:rsidRDefault="00926F96" w:rsidP="00926F96">
      <w:pPr>
        <w:rPr>
          <w:rFonts w:ascii="Arial" w:hAnsi="Arial" w:cs="Arial"/>
          <w:sz w:val="22"/>
          <w:szCs w:val="22"/>
          <w:lang w:eastAsia="zh-TW"/>
        </w:rPr>
      </w:pPr>
      <w:r w:rsidRPr="008B72C6">
        <w:rPr>
          <w:rFonts w:ascii="Arial" w:hAnsi="Arial" w:cs="Arial"/>
          <w:sz w:val="22"/>
          <w:szCs w:val="22"/>
          <w:lang w:eastAsia="zh-TW"/>
        </w:rPr>
        <w:t>Employees are grouped in payroll subgr</w:t>
      </w:r>
      <w:r w:rsidR="00274AEC">
        <w:rPr>
          <w:rFonts w:ascii="Arial" w:hAnsi="Arial" w:cs="Arial"/>
          <w:sz w:val="22"/>
          <w:szCs w:val="22"/>
          <w:lang w:eastAsia="zh-TW"/>
        </w:rPr>
        <w:t xml:space="preserve">oups for the following purposes –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Work schedule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Personnel calculation rules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Primary wage types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Collective agreement rules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Time quota types </w:t>
      </w:r>
    </w:p>
    <w:p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Account determination </w:t>
      </w:r>
    </w:p>
    <w:p w:rsidR="00274AEC" w:rsidRDefault="00274AEC" w:rsidP="00926F96">
      <w:pPr>
        <w:rPr>
          <w:rFonts w:ascii="Arial" w:hAnsi="Arial" w:cs="Arial"/>
          <w:sz w:val="22"/>
          <w:szCs w:val="22"/>
        </w:rPr>
      </w:pPr>
    </w:p>
    <w:p w:rsidR="00274AEC" w:rsidRDefault="00274AEC" w:rsidP="00926F96">
      <w:pPr>
        <w:rPr>
          <w:rFonts w:ascii="Arial" w:hAnsi="Arial" w:cs="Arial"/>
          <w:sz w:val="22"/>
          <w:szCs w:val="22"/>
        </w:rPr>
      </w:pPr>
      <w:r>
        <w:rPr>
          <w:rFonts w:ascii="Arial" w:hAnsi="Arial" w:cs="Arial"/>
          <w:sz w:val="22"/>
          <w:szCs w:val="22"/>
        </w:rPr>
        <w:t xml:space="preserve">These groupings have both Time and Payroll impacts so for reference will be detailed in both the Time Management and Payroll Blueprints. </w:t>
      </w:r>
    </w:p>
    <w:p w:rsidR="00663BF4" w:rsidRDefault="00663BF4" w:rsidP="00926F96">
      <w:pPr>
        <w:rPr>
          <w:rFonts w:ascii="Arial" w:hAnsi="Arial" w:cs="Arial"/>
          <w:sz w:val="22"/>
          <w:szCs w:val="22"/>
        </w:rPr>
      </w:pPr>
    </w:p>
    <w:p w:rsidR="00926F96" w:rsidRDefault="00926F96" w:rsidP="00926F96">
      <w:pPr>
        <w:rPr>
          <w:rFonts w:ascii="Arial" w:hAnsi="Arial" w:cs="Arial"/>
          <w:sz w:val="22"/>
          <w:szCs w:val="22"/>
        </w:rPr>
      </w:pPr>
      <w:r w:rsidRPr="008B72C6">
        <w:rPr>
          <w:rFonts w:ascii="Arial" w:hAnsi="Arial" w:cs="Arial"/>
          <w:sz w:val="22"/>
          <w:szCs w:val="22"/>
        </w:rPr>
        <w:t xml:space="preserve">Please refer to the </w:t>
      </w:r>
      <w:r w:rsidR="00274AEC">
        <w:rPr>
          <w:rFonts w:ascii="Arial" w:hAnsi="Arial" w:cs="Arial"/>
          <w:sz w:val="22"/>
          <w:szCs w:val="22"/>
        </w:rPr>
        <w:t xml:space="preserve">Time </w:t>
      </w:r>
      <w:r w:rsidR="00C7024B">
        <w:rPr>
          <w:rFonts w:ascii="Arial" w:hAnsi="Arial" w:cs="Arial"/>
          <w:sz w:val="22"/>
          <w:szCs w:val="22"/>
        </w:rPr>
        <w:t xml:space="preserve">Management </w:t>
      </w:r>
      <w:hyperlink w:anchor="_Configuration_Worksheet" w:history="1">
        <w:r w:rsidRPr="00E15473">
          <w:rPr>
            <w:rStyle w:val="Hyperlink"/>
            <w:rFonts w:ascii="Arial" w:hAnsi="Arial" w:cs="Arial"/>
            <w:sz w:val="22"/>
            <w:szCs w:val="22"/>
          </w:rPr>
          <w:t>Configuration Worksheet</w:t>
        </w:r>
      </w:hyperlink>
      <w:r>
        <w:rPr>
          <w:rFonts w:ascii="Arial" w:hAnsi="Arial" w:cs="Arial"/>
          <w:sz w:val="22"/>
          <w:szCs w:val="22"/>
        </w:rPr>
        <w:t xml:space="preserve"> ‘</w:t>
      </w:r>
      <w:r w:rsidR="009859C5" w:rsidRPr="009859C5">
        <w:rPr>
          <w:rFonts w:ascii="Arial" w:hAnsi="Arial" w:cs="Arial"/>
          <w:sz w:val="22"/>
          <w:szCs w:val="22"/>
        </w:rPr>
        <w:t>Config_Groupings</w:t>
      </w:r>
      <w:r>
        <w:rPr>
          <w:rFonts w:ascii="Arial" w:hAnsi="Arial" w:cs="Arial"/>
          <w:sz w:val="22"/>
          <w:szCs w:val="22"/>
        </w:rPr>
        <w:t>’ tab</w:t>
      </w:r>
      <w:r w:rsidRPr="008B72C6">
        <w:rPr>
          <w:rFonts w:ascii="Arial" w:hAnsi="Arial" w:cs="Arial"/>
          <w:sz w:val="22"/>
          <w:szCs w:val="22"/>
        </w:rPr>
        <w:t xml:space="preserve"> for details.  </w:t>
      </w:r>
    </w:p>
    <w:p w:rsidR="009A0CFA" w:rsidRDefault="009A0CFA" w:rsidP="003D386F">
      <w:pPr>
        <w:rPr>
          <w:rFonts w:ascii="Arial" w:hAnsi="Arial" w:cs="Arial"/>
          <w:sz w:val="22"/>
          <w:szCs w:val="22"/>
        </w:rPr>
      </w:pPr>
    </w:p>
    <w:p w:rsidR="009A0CFA" w:rsidRDefault="009A0CFA" w:rsidP="009A0CFA">
      <w:pPr>
        <w:pStyle w:val="Heading2"/>
        <w:numPr>
          <w:ilvl w:val="1"/>
          <w:numId w:val="17"/>
        </w:numPr>
      </w:pPr>
      <w:bookmarkStart w:id="171" w:name="_Toc20468005"/>
      <w:r>
        <w:t xml:space="preserve">Work </w:t>
      </w:r>
      <w:r w:rsidR="000E65E2">
        <w:t>Contract</w:t>
      </w:r>
      <w:bookmarkEnd w:id="171"/>
      <w:r w:rsidR="000E65E2">
        <w:t xml:space="preserve"> </w:t>
      </w:r>
      <w:r>
        <w:t xml:space="preserve"> </w:t>
      </w:r>
    </w:p>
    <w:p w:rsidR="00705B0C" w:rsidRDefault="00705B0C" w:rsidP="009A0CFA">
      <w:pPr>
        <w:rPr>
          <w:rFonts w:ascii="Arial" w:hAnsi="Arial" w:cs="Arial"/>
          <w:sz w:val="22"/>
          <w:szCs w:val="22"/>
        </w:rPr>
      </w:pPr>
      <w:r>
        <w:rPr>
          <w:rFonts w:ascii="Arial" w:hAnsi="Arial" w:cs="Arial"/>
          <w:sz w:val="22"/>
          <w:szCs w:val="22"/>
        </w:rPr>
        <w:t xml:space="preserve">There is no requirement for additional work contract values to be recorded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w:t>
      </w:r>
    </w:p>
    <w:p w:rsidR="005D57F0" w:rsidRDefault="005D57F0" w:rsidP="009A0CFA">
      <w:pPr>
        <w:rPr>
          <w:rFonts w:ascii="Arial" w:hAnsi="Arial" w:cs="Arial"/>
          <w:sz w:val="22"/>
          <w:szCs w:val="22"/>
        </w:rPr>
      </w:pPr>
    </w:p>
    <w:p w:rsidR="00DE6A00" w:rsidRPr="001E074A" w:rsidRDefault="00663BF4" w:rsidP="00E4286F">
      <w:pPr>
        <w:pStyle w:val="Heading2"/>
        <w:numPr>
          <w:ilvl w:val="1"/>
          <w:numId w:val="17"/>
        </w:numPr>
      </w:pPr>
      <w:bookmarkStart w:id="172" w:name="_Toc20468006"/>
      <w:r w:rsidRPr="001E074A">
        <w:t>International Assignees</w:t>
      </w:r>
      <w:bookmarkEnd w:id="172"/>
      <w:r w:rsidR="00DE6A00" w:rsidRPr="001E074A">
        <w:t xml:space="preserve">  </w:t>
      </w:r>
    </w:p>
    <w:p w:rsidR="00DB3BB2" w:rsidRPr="00893864" w:rsidRDefault="00DB3BB2" w:rsidP="00DB3BB2">
      <w:pPr>
        <w:pStyle w:val="Heading3"/>
      </w:pPr>
      <w:bookmarkStart w:id="173" w:name="_Toc20468007"/>
      <w:r w:rsidRPr="00893864">
        <w:t xml:space="preserve">Expat </w:t>
      </w:r>
      <w:r w:rsidR="0046026A" w:rsidRPr="00893864">
        <w:t>(</w:t>
      </w:r>
      <w:r w:rsidR="006F04F9">
        <w:t>VN</w:t>
      </w:r>
      <w:r w:rsidR="0046026A" w:rsidRPr="00893864">
        <w:t xml:space="preserve"> Home Country)</w:t>
      </w:r>
      <w:bookmarkEnd w:id="173"/>
      <w:r w:rsidR="0046026A" w:rsidRPr="00893864">
        <w:t xml:space="preserve"> </w:t>
      </w:r>
    </w:p>
    <w:p w:rsidR="001E6C3F" w:rsidRDefault="006F04F9" w:rsidP="00DB3BB2">
      <w:pPr>
        <w:rPr>
          <w:rFonts w:ascii="Arial" w:hAnsi="Arial" w:cs="Arial"/>
          <w:sz w:val="22"/>
          <w:szCs w:val="22"/>
        </w:rPr>
      </w:pPr>
      <w:r>
        <w:rPr>
          <w:rFonts w:ascii="Arial" w:hAnsi="Arial" w:cs="Arial"/>
          <w:sz w:val="22"/>
          <w:szCs w:val="22"/>
        </w:rPr>
        <w:t xml:space="preserve">There </w:t>
      </w:r>
      <w:r w:rsidR="001E6C3F">
        <w:rPr>
          <w:rFonts w:ascii="Arial" w:hAnsi="Arial" w:cs="Arial"/>
          <w:sz w:val="22"/>
          <w:szCs w:val="22"/>
        </w:rPr>
        <w:t xml:space="preserve">are currently no requirements for local Vietnam employees to be on international assignment on a short or long term basis outside of Vietnam. </w:t>
      </w:r>
    </w:p>
    <w:p w:rsidR="001E6C3F" w:rsidRDefault="001E6C3F" w:rsidP="00DB3BB2">
      <w:pPr>
        <w:rPr>
          <w:rFonts w:ascii="Arial" w:hAnsi="Arial" w:cs="Arial"/>
          <w:sz w:val="22"/>
          <w:szCs w:val="22"/>
        </w:rPr>
      </w:pPr>
      <w:r>
        <w:rPr>
          <w:rFonts w:ascii="Arial" w:hAnsi="Arial" w:cs="Arial"/>
          <w:sz w:val="22"/>
          <w:szCs w:val="22"/>
        </w:rPr>
        <w:t xml:space="preserve">The template ‘Expat’ Employee Group will not be applicable for Vietnam. </w:t>
      </w:r>
    </w:p>
    <w:p w:rsidR="001E6C3F" w:rsidRDefault="001E6C3F" w:rsidP="00DB3BB2">
      <w:pPr>
        <w:rPr>
          <w:rFonts w:ascii="Arial" w:hAnsi="Arial" w:cs="Arial"/>
          <w:sz w:val="22"/>
          <w:szCs w:val="22"/>
        </w:rPr>
      </w:pPr>
    </w:p>
    <w:p w:rsidR="0046026A" w:rsidRPr="00BF2F32" w:rsidRDefault="0046026A" w:rsidP="0046026A">
      <w:pPr>
        <w:pStyle w:val="Heading3"/>
      </w:pPr>
      <w:bookmarkStart w:id="174" w:name="_Toc20468008"/>
      <w:r w:rsidRPr="00BF2F32">
        <w:t>Inpat (</w:t>
      </w:r>
      <w:r w:rsidR="001E6C3F" w:rsidRPr="00BF2F32">
        <w:t>VN</w:t>
      </w:r>
      <w:r w:rsidRPr="00BF2F32">
        <w:t xml:space="preserve"> Host Country)</w:t>
      </w:r>
      <w:bookmarkEnd w:id="174"/>
      <w:r w:rsidRPr="00BF2F32">
        <w:t xml:space="preserve"> </w:t>
      </w:r>
    </w:p>
    <w:p w:rsidR="001E6C3F" w:rsidRDefault="001E6C3F" w:rsidP="0046026A">
      <w:pPr>
        <w:rPr>
          <w:rFonts w:ascii="Arial" w:hAnsi="Arial" w:cs="Arial"/>
          <w:sz w:val="22"/>
          <w:szCs w:val="22"/>
        </w:rPr>
      </w:pPr>
      <w:r w:rsidRPr="001E6C3F">
        <w:rPr>
          <w:rFonts w:ascii="Arial" w:hAnsi="Arial" w:cs="Arial"/>
          <w:sz w:val="22"/>
          <w:szCs w:val="22"/>
        </w:rPr>
        <w:t xml:space="preserve">The </w:t>
      </w:r>
      <w:r>
        <w:rPr>
          <w:rFonts w:ascii="Arial" w:hAnsi="Arial" w:cs="Arial"/>
          <w:sz w:val="22"/>
          <w:szCs w:val="22"/>
        </w:rPr>
        <w:t>template ‘Inpat’ Employee Group will be applicable for Vietnam and will be used to identify international employees (currently referred to as ‘Expats’)</w:t>
      </w:r>
      <w:r w:rsidR="0067414C">
        <w:rPr>
          <w:rFonts w:ascii="Arial" w:hAnsi="Arial" w:cs="Arial"/>
          <w:sz w:val="22"/>
          <w:szCs w:val="22"/>
        </w:rPr>
        <w:t xml:space="preserve"> who are in Vietnam from Australia on Secondment</w:t>
      </w:r>
      <w:r>
        <w:rPr>
          <w:rFonts w:ascii="Arial" w:hAnsi="Arial" w:cs="Arial"/>
          <w:sz w:val="22"/>
          <w:szCs w:val="22"/>
        </w:rPr>
        <w:t>.</w:t>
      </w:r>
      <w:r w:rsidR="0067414C">
        <w:rPr>
          <w:rFonts w:ascii="Arial" w:hAnsi="Arial" w:cs="Arial"/>
          <w:sz w:val="22"/>
          <w:szCs w:val="22"/>
        </w:rPr>
        <w:t xml:space="preserve"> These employees will still be entitled to certain conditions from Australia (such as superannuation), however this will be managed on their Expat AU Home record.  </w:t>
      </w:r>
      <w:r>
        <w:rPr>
          <w:rFonts w:ascii="Arial" w:hAnsi="Arial" w:cs="Arial"/>
          <w:sz w:val="22"/>
          <w:szCs w:val="22"/>
        </w:rPr>
        <w:t xml:space="preserve"> </w:t>
      </w:r>
    </w:p>
    <w:p w:rsidR="001E6C3F" w:rsidRDefault="0067414C" w:rsidP="0046026A">
      <w:pPr>
        <w:rPr>
          <w:rFonts w:ascii="Arial" w:hAnsi="Arial" w:cs="Arial"/>
          <w:sz w:val="22"/>
          <w:szCs w:val="22"/>
        </w:rPr>
      </w:pPr>
      <w:r>
        <w:rPr>
          <w:rFonts w:ascii="Arial" w:hAnsi="Arial" w:cs="Arial"/>
          <w:sz w:val="22"/>
          <w:szCs w:val="22"/>
        </w:rPr>
        <w:lastRenderedPageBreak/>
        <w:t>Hi</w:t>
      </w:r>
      <w:r w:rsidR="001E6C3F">
        <w:rPr>
          <w:rFonts w:ascii="Arial" w:hAnsi="Arial" w:cs="Arial"/>
          <w:sz w:val="22"/>
          <w:szCs w:val="22"/>
        </w:rPr>
        <w:t xml:space="preserve">gh level requirements </w:t>
      </w:r>
      <w:r>
        <w:rPr>
          <w:rFonts w:ascii="Arial" w:hAnsi="Arial" w:cs="Arial"/>
          <w:sz w:val="22"/>
          <w:szCs w:val="22"/>
        </w:rPr>
        <w:t xml:space="preserve">on their Vietnam record </w:t>
      </w:r>
      <w:r w:rsidR="001E6C3F">
        <w:rPr>
          <w:rFonts w:ascii="Arial" w:hAnsi="Arial" w:cs="Arial"/>
          <w:sz w:val="22"/>
          <w:szCs w:val="22"/>
        </w:rPr>
        <w:t xml:space="preserve">are – </w:t>
      </w:r>
    </w:p>
    <w:p w:rsidR="001E6C3F" w:rsidRPr="00607BFF" w:rsidRDefault="001E6C3F" w:rsidP="00607BFF">
      <w:pPr>
        <w:pStyle w:val="ListParagraph"/>
        <w:numPr>
          <w:ilvl w:val="0"/>
          <w:numId w:val="39"/>
        </w:numPr>
        <w:rPr>
          <w:rFonts w:ascii="Arial" w:hAnsi="Arial" w:cs="Arial"/>
          <w:sz w:val="22"/>
          <w:szCs w:val="22"/>
        </w:rPr>
      </w:pPr>
      <w:r w:rsidRPr="00607BFF">
        <w:rPr>
          <w:rFonts w:ascii="Arial" w:hAnsi="Arial" w:cs="Arial"/>
          <w:sz w:val="22"/>
          <w:szCs w:val="22"/>
        </w:rPr>
        <w:t xml:space="preserve">Paid by VN host record (in US dollars) </w:t>
      </w:r>
    </w:p>
    <w:p w:rsidR="001E6C3F" w:rsidRPr="00607BFF" w:rsidRDefault="001E6C3F" w:rsidP="00607BFF">
      <w:pPr>
        <w:pStyle w:val="ListParagraph"/>
        <w:numPr>
          <w:ilvl w:val="0"/>
          <w:numId w:val="39"/>
        </w:numPr>
        <w:rPr>
          <w:rFonts w:ascii="Arial" w:hAnsi="Arial" w:cs="Arial"/>
          <w:sz w:val="22"/>
          <w:szCs w:val="22"/>
        </w:rPr>
      </w:pPr>
      <w:r w:rsidRPr="00607BFF">
        <w:rPr>
          <w:rFonts w:ascii="Arial" w:hAnsi="Arial" w:cs="Arial"/>
          <w:sz w:val="22"/>
          <w:szCs w:val="22"/>
        </w:rPr>
        <w:t xml:space="preserve">Treated like a VN </w:t>
      </w:r>
      <w:r w:rsidR="0067414C">
        <w:rPr>
          <w:rFonts w:ascii="Arial" w:hAnsi="Arial" w:cs="Arial"/>
          <w:sz w:val="22"/>
          <w:szCs w:val="22"/>
        </w:rPr>
        <w:t>foreign</w:t>
      </w:r>
      <w:r w:rsidR="0067414C" w:rsidRPr="00607BFF">
        <w:rPr>
          <w:rFonts w:ascii="Arial" w:hAnsi="Arial" w:cs="Arial"/>
          <w:sz w:val="22"/>
          <w:szCs w:val="22"/>
        </w:rPr>
        <w:t xml:space="preserve"> </w:t>
      </w:r>
      <w:r w:rsidRPr="00607BFF">
        <w:rPr>
          <w:rFonts w:ascii="Arial" w:hAnsi="Arial" w:cs="Arial"/>
          <w:sz w:val="22"/>
          <w:szCs w:val="22"/>
        </w:rPr>
        <w:t xml:space="preserve">employee for Award Interpretation payments based on </w:t>
      </w:r>
      <w:r w:rsidR="00607BFF" w:rsidRPr="00607BFF">
        <w:rPr>
          <w:rFonts w:ascii="Arial" w:hAnsi="Arial" w:cs="Arial"/>
          <w:sz w:val="22"/>
          <w:szCs w:val="22"/>
        </w:rPr>
        <w:t xml:space="preserve">local grouping / work schedule assigned to </w:t>
      </w:r>
    </w:p>
    <w:p w:rsidR="00607BFF" w:rsidRPr="00607BFF" w:rsidRDefault="00607BFF" w:rsidP="00607BFF">
      <w:pPr>
        <w:pStyle w:val="ListParagraph"/>
        <w:numPr>
          <w:ilvl w:val="0"/>
          <w:numId w:val="39"/>
        </w:numPr>
        <w:rPr>
          <w:rFonts w:ascii="Arial" w:hAnsi="Arial" w:cs="Arial"/>
          <w:sz w:val="22"/>
          <w:szCs w:val="22"/>
        </w:rPr>
      </w:pPr>
      <w:r w:rsidRPr="00607BFF">
        <w:rPr>
          <w:rFonts w:ascii="Arial" w:hAnsi="Arial" w:cs="Arial"/>
          <w:sz w:val="22"/>
          <w:szCs w:val="22"/>
        </w:rPr>
        <w:t xml:space="preserve">Treated like a VN </w:t>
      </w:r>
      <w:r w:rsidR="0067414C">
        <w:rPr>
          <w:rFonts w:ascii="Arial" w:hAnsi="Arial" w:cs="Arial"/>
          <w:sz w:val="22"/>
          <w:szCs w:val="22"/>
        </w:rPr>
        <w:t>foreign</w:t>
      </w:r>
      <w:r w:rsidR="0067414C" w:rsidRPr="00607BFF">
        <w:rPr>
          <w:rFonts w:ascii="Arial" w:hAnsi="Arial" w:cs="Arial"/>
          <w:sz w:val="22"/>
          <w:szCs w:val="22"/>
        </w:rPr>
        <w:t xml:space="preserve"> </w:t>
      </w:r>
      <w:r w:rsidRPr="00607BFF">
        <w:rPr>
          <w:rFonts w:ascii="Arial" w:hAnsi="Arial" w:cs="Arial"/>
          <w:sz w:val="22"/>
          <w:szCs w:val="22"/>
        </w:rPr>
        <w:t xml:space="preserve">employee for leave accruals based on local grouping / work schedule assigned to </w:t>
      </w:r>
    </w:p>
    <w:p w:rsidR="00005BC9" w:rsidRPr="0067414C" w:rsidRDefault="00607BFF" w:rsidP="0067414C">
      <w:pPr>
        <w:pStyle w:val="ListParagraph"/>
        <w:numPr>
          <w:ilvl w:val="0"/>
          <w:numId w:val="39"/>
        </w:numPr>
        <w:rPr>
          <w:rFonts w:ascii="Arial" w:hAnsi="Arial" w:cs="Arial"/>
          <w:sz w:val="22"/>
          <w:szCs w:val="22"/>
        </w:rPr>
      </w:pPr>
      <w:r w:rsidRPr="00607BFF">
        <w:rPr>
          <w:rFonts w:ascii="Arial" w:hAnsi="Arial" w:cs="Arial"/>
          <w:sz w:val="22"/>
          <w:szCs w:val="22"/>
        </w:rPr>
        <w:t xml:space="preserve">Treated like a VN </w:t>
      </w:r>
      <w:r w:rsidR="0067414C">
        <w:rPr>
          <w:rFonts w:ascii="Arial" w:hAnsi="Arial" w:cs="Arial"/>
          <w:sz w:val="22"/>
          <w:szCs w:val="22"/>
        </w:rPr>
        <w:t>foreign</w:t>
      </w:r>
      <w:r w:rsidR="0067414C" w:rsidRPr="00607BFF">
        <w:rPr>
          <w:rFonts w:ascii="Arial" w:hAnsi="Arial" w:cs="Arial"/>
          <w:sz w:val="22"/>
          <w:szCs w:val="22"/>
        </w:rPr>
        <w:t xml:space="preserve"> </w:t>
      </w:r>
      <w:r w:rsidRPr="00607BFF">
        <w:rPr>
          <w:rFonts w:ascii="Arial" w:hAnsi="Arial" w:cs="Arial"/>
          <w:sz w:val="22"/>
          <w:szCs w:val="22"/>
        </w:rPr>
        <w:t xml:space="preserve">employee for absence entry and payment </w:t>
      </w:r>
    </w:p>
    <w:p w:rsidR="0086035B" w:rsidRDefault="0086035B" w:rsidP="0086035B">
      <w:pPr>
        <w:rPr>
          <w:rFonts w:ascii="Arial" w:hAnsi="Arial" w:cs="Arial"/>
          <w:sz w:val="22"/>
          <w:szCs w:val="22"/>
        </w:rPr>
      </w:pPr>
    </w:p>
    <w:p w:rsidR="004C6C17" w:rsidRPr="001E074A" w:rsidRDefault="004C6C17" w:rsidP="00D66F94">
      <w:pPr>
        <w:pStyle w:val="Heading2"/>
        <w:numPr>
          <w:ilvl w:val="1"/>
          <w:numId w:val="17"/>
        </w:numPr>
      </w:pPr>
      <w:bookmarkStart w:id="175" w:name="_Toc20468009"/>
      <w:r w:rsidRPr="001E074A">
        <w:t>Date Specifications</w:t>
      </w:r>
      <w:bookmarkEnd w:id="175"/>
      <w:r w:rsidRPr="001E074A">
        <w:t xml:space="preserve">  </w:t>
      </w:r>
    </w:p>
    <w:p w:rsidR="004C6C17" w:rsidRDefault="004C6C17" w:rsidP="004C6C17">
      <w:pPr>
        <w:rPr>
          <w:rFonts w:ascii="Arial" w:hAnsi="Arial" w:cs="Arial"/>
          <w:sz w:val="22"/>
          <w:szCs w:val="22"/>
        </w:rPr>
      </w:pPr>
      <w:r>
        <w:rPr>
          <w:rFonts w:ascii="Arial" w:hAnsi="Arial" w:cs="Arial"/>
          <w:sz w:val="22"/>
          <w:szCs w:val="22"/>
        </w:rPr>
        <w:t xml:space="preserve">Date Specifications (Infotype 0041) </w:t>
      </w:r>
      <w:r w:rsidR="00755435">
        <w:rPr>
          <w:rFonts w:ascii="Arial" w:hAnsi="Arial" w:cs="Arial"/>
          <w:sz w:val="22"/>
          <w:szCs w:val="22"/>
        </w:rPr>
        <w:t>are</w:t>
      </w:r>
      <w:r>
        <w:rPr>
          <w:rFonts w:ascii="Arial" w:hAnsi="Arial" w:cs="Arial"/>
          <w:sz w:val="22"/>
          <w:szCs w:val="22"/>
        </w:rPr>
        <w:t xml:space="preserve"> used to record information regarding dates specific to an employee’s employment such as hire date or seniority date. Each date has a unique 2 digit code. </w:t>
      </w:r>
      <w:r w:rsidR="00705B0C">
        <w:rPr>
          <w:rFonts w:ascii="Arial" w:hAnsi="Arial" w:cs="Arial"/>
          <w:sz w:val="22"/>
          <w:szCs w:val="22"/>
        </w:rPr>
        <w:tab/>
      </w:r>
    </w:p>
    <w:p w:rsidR="004C6C17" w:rsidRDefault="004C6C17" w:rsidP="004C6C17">
      <w:pPr>
        <w:rPr>
          <w:rFonts w:ascii="Arial" w:hAnsi="Arial" w:cs="Arial"/>
          <w:sz w:val="22"/>
          <w:szCs w:val="22"/>
        </w:rPr>
      </w:pPr>
      <w:r>
        <w:rPr>
          <w:rFonts w:ascii="Arial" w:hAnsi="Arial" w:cs="Arial"/>
          <w:sz w:val="22"/>
          <w:szCs w:val="22"/>
        </w:rPr>
        <w:t xml:space="preserve">The following Date Types will be used by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1E074A">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w:t>
      </w:r>
    </w:p>
    <w:tbl>
      <w:tblPr>
        <w:tblW w:w="9498" w:type="dxa"/>
        <w:tblInd w:w="108" w:type="dxa"/>
        <w:tblLayout w:type="fixed"/>
        <w:tblLook w:val="0000" w:firstRow="0" w:lastRow="0" w:firstColumn="0" w:lastColumn="0" w:noHBand="0" w:noVBand="0"/>
      </w:tblPr>
      <w:tblGrid>
        <w:gridCol w:w="1418"/>
        <w:gridCol w:w="2551"/>
        <w:gridCol w:w="5529"/>
      </w:tblGrid>
      <w:tr w:rsidR="0086035B" w:rsidRPr="00F1402B" w:rsidTr="00B568E6">
        <w:trPr>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86035B" w:rsidRPr="00F1402B" w:rsidRDefault="0086035B" w:rsidP="009A0CFA">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Date Type</w:t>
            </w:r>
          </w:p>
        </w:tc>
        <w:tc>
          <w:tcPr>
            <w:tcW w:w="255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86035B" w:rsidRPr="00F1402B" w:rsidRDefault="0086035B" w:rsidP="009A0CF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Description</w:t>
            </w:r>
          </w:p>
        </w:tc>
        <w:tc>
          <w:tcPr>
            <w:tcW w:w="5529" w:type="dxa"/>
            <w:tcBorders>
              <w:top w:val="single" w:sz="4" w:space="0" w:color="auto"/>
              <w:left w:val="single" w:sz="4" w:space="0" w:color="auto"/>
              <w:bottom w:val="single" w:sz="4" w:space="0" w:color="auto"/>
              <w:right w:val="single" w:sz="4" w:space="0" w:color="auto"/>
            </w:tcBorders>
            <w:shd w:val="clear" w:color="auto" w:fill="17365D" w:themeFill="text2" w:themeFillShade="BF"/>
          </w:tcPr>
          <w:p w:rsidR="0086035B" w:rsidRDefault="0086035B" w:rsidP="009A0CF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Purpose </w:t>
            </w:r>
          </w:p>
        </w:tc>
      </w:tr>
      <w:tr w:rsidR="0086035B" w:rsidRPr="00F1402B"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86035B" w:rsidRPr="00962DF3" w:rsidRDefault="0086035B" w:rsidP="009A0CFA">
            <w:pPr>
              <w:spacing w:before="40" w:after="40" w:line="240" w:lineRule="auto"/>
              <w:jc w:val="center"/>
              <w:rPr>
                <w:rFonts w:ascii="Arial" w:hAnsi="Arial" w:cs="Arial"/>
                <w:sz w:val="20"/>
                <w:lang w:eastAsia="zh-TW"/>
              </w:rPr>
            </w:pPr>
            <w:r>
              <w:rPr>
                <w:rFonts w:ascii="Arial" w:hAnsi="Arial" w:cs="Arial"/>
                <w:sz w:val="20"/>
                <w:lang w:eastAsia="zh-TW"/>
              </w:rPr>
              <w:t>01</w:t>
            </w:r>
          </w:p>
        </w:tc>
        <w:tc>
          <w:tcPr>
            <w:tcW w:w="2551" w:type="dxa"/>
            <w:tcBorders>
              <w:top w:val="single" w:sz="4" w:space="0" w:color="auto"/>
              <w:left w:val="single" w:sz="4" w:space="0" w:color="auto"/>
              <w:bottom w:val="single" w:sz="4" w:space="0" w:color="auto"/>
              <w:right w:val="single" w:sz="4" w:space="0" w:color="auto"/>
            </w:tcBorders>
          </w:tcPr>
          <w:p w:rsidR="0086035B" w:rsidRPr="00564A7F" w:rsidRDefault="0086035B" w:rsidP="0086035B">
            <w:pPr>
              <w:spacing w:before="40" w:after="40" w:line="240" w:lineRule="auto"/>
              <w:rPr>
                <w:rFonts w:ascii="Arial" w:hAnsi="Arial" w:cs="Arial"/>
                <w:sz w:val="20"/>
                <w:lang w:eastAsia="zh-TW"/>
              </w:rPr>
            </w:pPr>
            <w:r w:rsidRPr="0086035B">
              <w:rPr>
                <w:rFonts w:ascii="Arial" w:hAnsi="Arial" w:cs="Arial"/>
                <w:sz w:val="20"/>
                <w:lang w:eastAsia="zh-TW"/>
              </w:rPr>
              <w:t>Country Hire date</w:t>
            </w:r>
            <w:r>
              <w:rPr>
                <w:rFonts w:ascii="Arial" w:hAnsi="Arial" w:cs="Arial"/>
                <w:sz w:val="20"/>
                <w:lang w:eastAsia="zh-TW"/>
              </w:rPr>
              <w:t xml:space="preserve"> </w:t>
            </w:r>
          </w:p>
        </w:tc>
        <w:tc>
          <w:tcPr>
            <w:tcW w:w="5529" w:type="dxa"/>
            <w:tcBorders>
              <w:top w:val="single" w:sz="4" w:space="0" w:color="auto"/>
              <w:left w:val="single" w:sz="4" w:space="0" w:color="auto"/>
              <w:bottom w:val="single" w:sz="4" w:space="0" w:color="auto"/>
              <w:right w:val="single" w:sz="4" w:space="0" w:color="auto"/>
            </w:tcBorders>
          </w:tcPr>
          <w:p w:rsidR="0086035B" w:rsidRPr="0086035B" w:rsidRDefault="00B568E6" w:rsidP="00705B0C">
            <w:pPr>
              <w:spacing w:before="40" w:after="40" w:line="240" w:lineRule="auto"/>
              <w:rPr>
                <w:rFonts w:ascii="Arial" w:hAnsi="Arial" w:cs="Arial"/>
                <w:sz w:val="20"/>
                <w:lang w:eastAsia="zh-TW"/>
              </w:rPr>
            </w:pPr>
            <w:r>
              <w:rPr>
                <w:rFonts w:ascii="Arial" w:hAnsi="Arial" w:cs="Arial"/>
                <w:sz w:val="20"/>
                <w:lang w:eastAsia="zh-TW"/>
              </w:rPr>
              <w:t xml:space="preserve">RMIT </w:t>
            </w:r>
            <w:r w:rsidR="00705B0C">
              <w:rPr>
                <w:rFonts w:ascii="Arial" w:hAnsi="Arial" w:cs="Arial"/>
                <w:sz w:val="20"/>
                <w:lang w:eastAsia="zh-TW"/>
              </w:rPr>
              <w:t>VN</w:t>
            </w:r>
            <w:r>
              <w:rPr>
                <w:rFonts w:ascii="Arial" w:hAnsi="Arial" w:cs="Arial"/>
                <w:sz w:val="20"/>
                <w:lang w:eastAsia="zh-TW"/>
              </w:rPr>
              <w:t xml:space="preserve"> Hire Date</w:t>
            </w:r>
          </w:p>
        </w:tc>
      </w:tr>
      <w:tr w:rsidR="00607BFF" w:rsidRPr="00F1402B" w:rsidTr="00607BFF">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07BFF" w:rsidRPr="00962DF3" w:rsidRDefault="00607BFF" w:rsidP="00607BFF">
            <w:pPr>
              <w:spacing w:before="40" w:after="40" w:line="240" w:lineRule="auto"/>
              <w:jc w:val="center"/>
              <w:rPr>
                <w:rFonts w:ascii="Arial" w:hAnsi="Arial" w:cs="Arial"/>
                <w:sz w:val="20"/>
                <w:lang w:eastAsia="zh-TW"/>
              </w:rPr>
            </w:pPr>
            <w:r>
              <w:rPr>
                <w:rFonts w:ascii="Arial" w:hAnsi="Arial" w:cs="Arial"/>
                <w:sz w:val="20"/>
                <w:lang w:eastAsia="zh-TW"/>
              </w:rPr>
              <w:t>02</w:t>
            </w:r>
          </w:p>
        </w:tc>
        <w:tc>
          <w:tcPr>
            <w:tcW w:w="2551" w:type="dxa"/>
            <w:tcBorders>
              <w:top w:val="single" w:sz="4" w:space="0" w:color="auto"/>
              <w:left w:val="single" w:sz="4" w:space="0" w:color="auto"/>
              <w:bottom w:val="single" w:sz="4" w:space="0" w:color="auto"/>
              <w:right w:val="single" w:sz="4" w:space="0" w:color="auto"/>
            </w:tcBorders>
            <w:vAlign w:val="center"/>
          </w:tcPr>
          <w:p w:rsidR="00607BFF" w:rsidRPr="00564A7F" w:rsidRDefault="00607BFF" w:rsidP="00607BFF">
            <w:pPr>
              <w:spacing w:before="40" w:after="40" w:line="240" w:lineRule="auto"/>
              <w:rPr>
                <w:rFonts w:ascii="Arial" w:hAnsi="Arial" w:cs="Arial"/>
                <w:sz w:val="20"/>
                <w:lang w:eastAsia="zh-TW"/>
              </w:rPr>
            </w:pPr>
            <w:r w:rsidRPr="0086035B">
              <w:rPr>
                <w:rFonts w:ascii="Arial" w:hAnsi="Arial" w:cs="Arial"/>
                <w:sz w:val="20"/>
                <w:lang w:eastAsia="zh-TW"/>
              </w:rPr>
              <w:t>Company Hire date</w:t>
            </w:r>
            <w:r>
              <w:rPr>
                <w:rFonts w:ascii="Arial" w:hAnsi="Arial" w:cs="Arial"/>
                <w:sz w:val="20"/>
                <w:lang w:eastAsia="zh-TW"/>
              </w:rPr>
              <w:t xml:space="preserve"> </w:t>
            </w:r>
          </w:p>
        </w:tc>
        <w:tc>
          <w:tcPr>
            <w:tcW w:w="5529" w:type="dxa"/>
            <w:tcBorders>
              <w:top w:val="single" w:sz="4" w:space="0" w:color="auto"/>
              <w:left w:val="single" w:sz="4" w:space="0" w:color="auto"/>
              <w:bottom w:val="single" w:sz="4" w:space="0" w:color="auto"/>
              <w:right w:val="single" w:sz="4" w:space="0" w:color="auto"/>
            </w:tcBorders>
          </w:tcPr>
          <w:p w:rsidR="00607BFF" w:rsidRPr="0086035B" w:rsidRDefault="00607BFF" w:rsidP="00607BFF">
            <w:pPr>
              <w:spacing w:before="40" w:after="40" w:line="240" w:lineRule="auto"/>
              <w:rPr>
                <w:rFonts w:ascii="Arial" w:hAnsi="Arial" w:cs="Arial"/>
                <w:sz w:val="20"/>
                <w:lang w:eastAsia="zh-TW"/>
              </w:rPr>
            </w:pPr>
            <w:r>
              <w:rPr>
                <w:rFonts w:ascii="Arial" w:hAnsi="Arial" w:cs="Arial"/>
                <w:sz w:val="20"/>
                <w:lang w:eastAsia="zh-TW"/>
              </w:rPr>
              <w:t xml:space="preserve">RMIT Original Hire Date (will be same as 01 where VN service only; or where no re-hire) </w:t>
            </w:r>
          </w:p>
        </w:tc>
      </w:tr>
      <w:tr w:rsidR="0045588B" w:rsidRPr="00F1402B"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45588B" w:rsidRPr="009D3835" w:rsidRDefault="0045588B" w:rsidP="009D3835">
            <w:pPr>
              <w:widowControl w:val="0"/>
              <w:spacing w:before="40" w:after="40" w:line="240" w:lineRule="auto"/>
              <w:jc w:val="center"/>
              <w:rPr>
                <w:rFonts w:ascii="Arial" w:hAnsi="Arial" w:cs="Arial"/>
                <w:sz w:val="20"/>
                <w:lang w:eastAsia="zh-TW"/>
              </w:rPr>
            </w:pPr>
            <w:r w:rsidRPr="009D3835">
              <w:rPr>
                <w:rFonts w:ascii="Arial" w:hAnsi="Arial" w:cs="Arial"/>
                <w:sz w:val="20"/>
                <w:lang w:eastAsia="zh-TW"/>
              </w:rPr>
              <w:t>VL</w:t>
            </w:r>
          </w:p>
        </w:tc>
        <w:tc>
          <w:tcPr>
            <w:tcW w:w="2551" w:type="dxa"/>
            <w:tcBorders>
              <w:top w:val="single" w:sz="4" w:space="0" w:color="auto"/>
              <w:left w:val="single" w:sz="4" w:space="0" w:color="auto"/>
              <w:bottom w:val="single" w:sz="4" w:space="0" w:color="auto"/>
              <w:right w:val="single" w:sz="4" w:space="0" w:color="auto"/>
            </w:tcBorders>
          </w:tcPr>
          <w:p w:rsidR="0045588B" w:rsidRPr="009D3835" w:rsidRDefault="0045588B" w:rsidP="009D3835">
            <w:pPr>
              <w:widowControl w:val="0"/>
              <w:spacing w:before="40" w:after="40" w:line="240" w:lineRule="auto"/>
              <w:jc w:val="both"/>
              <w:rPr>
                <w:rFonts w:ascii="Arial" w:hAnsi="Arial" w:cs="Arial"/>
                <w:sz w:val="20"/>
                <w:lang w:eastAsia="zh-TW"/>
              </w:rPr>
            </w:pPr>
            <w:r w:rsidRPr="009D3835">
              <w:rPr>
                <w:rFonts w:ascii="Arial" w:hAnsi="Arial" w:cs="Arial"/>
                <w:sz w:val="20"/>
                <w:lang w:eastAsia="zh-TW"/>
              </w:rPr>
              <w:t>Long Service Leave</w:t>
            </w:r>
          </w:p>
        </w:tc>
        <w:tc>
          <w:tcPr>
            <w:tcW w:w="5529" w:type="dxa"/>
            <w:tcBorders>
              <w:top w:val="single" w:sz="4" w:space="0" w:color="auto"/>
              <w:left w:val="single" w:sz="4" w:space="0" w:color="auto"/>
              <w:bottom w:val="single" w:sz="4" w:space="0" w:color="auto"/>
              <w:right w:val="single" w:sz="4" w:space="0" w:color="auto"/>
            </w:tcBorders>
          </w:tcPr>
          <w:p w:rsidR="0045588B" w:rsidRPr="009D3835" w:rsidRDefault="0045588B" w:rsidP="009D3835">
            <w:pPr>
              <w:widowControl w:val="0"/>
              <w:spacing w:before="40" w:after="40" w:line="240" w:lineRule="auto"/>
              <w:jc w:val="both"/>
              <w:rPr>
                <w:rFonts w:ascii="Arial" w:hAnsi="Arial" w:cs="Arial"/>
                <w:sz w:val="20"/>
                <w:lang w:eastAsia="zh-TW"/>
              </w:rPr>
            </w:pPr>
            <w:r w:rsidRPr="009D3835">
              <w:rPr>
                <w:rFonts w:ascii="Arial" w:hAnsi="Arial" w:cs="Arial"/>
                <w:sz w:val="20"/>
                <w:lang w:eastAsia="zh-TW"/>
              </w:rPr>
              <w:t xml:space="preserve">Long Service Leave anniversary date </w:t>
            </w:r>
          </w:p>
        </w:tc>
      </w:tr>
      <w:tr w:rsidR="0086035B" w:rsidRPr="00F1402B"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86035B" w:rsidRPr="009D3835" w:rsidRDefault="0035572D" w:rsidP="009D3835">
            <w:pPr>
              <w:widowControl w:val="0"/>
              <w:spacing w:before="40" w:after="40" w:line="240" w:lineRule="auto"/>
              <w:jc w:val="center"/>
              <w:rPr>
                <w:rFonts w:ascii="Arial" w:hAnsi="Arial" w:cs="Arial"/>
                <w:sz w:val="20"/>
                <w:lang w:eastAsia="zh-TW"/>
              </w:rPr>
            </w:pPr>
            <w:r w:rsidRPr="009D3835">
              <w:rPr>
                <w:rFonts w:ascii="Arial" w:hAnsi="Arial" w:cs="Arial"/>
                <w:sz w:val="20"/>
                <w:lang w:eastAsia="zh-TW"/>
              </w:rPr>
              <w:t>V</w:t>
            </w:r>
            <w:r w:rsidR="005542FD" w:rsidRPr="009D3835">
              <w:rPr>
                <w:rFonts w:ascii="Arial" w:hAnsi="Arial" w:cs="Arial"/>
                <w:sz w:val="20"/>
                <w:lang w:eastAsia="zh-TW"/>
              </w:rPr>
              <w:t>Z</w:t>
            </w:r>
          </w:p>
        </w:tc>
        <w:tc>
          <w:tcPr>
            <w:tcW w:w="2551" w:type="dxa"/>
            <w:tcBorders>
              <w:top w:val="single" w:sz="4" w:space="0" w:color="auto"/>
              <w:left w:val="single" w:sz="4" w:space="0" w:color="auto"/>
              <w:bottom w:val="single" w:sz="4" w:space="0" w:color="auto"/>
              <w:right w:val="single" w:sz="4" w:space="0" w:color="auto"/>
            </w:tcBorders>
          </w:tcPr>
          <w:p w:rsidR="0086035B" w:rsidRPr="009D3835" w:rsidRDefault="0086035B" w:rsidP="009D3835">
            <w:pPr>
              <w:widowControl w:val="0"/>
              <w:spacing w:before="40" w:after="40" w:line="240" w:lineRule="auto"/>
              <w:jc w:val="both"/>
              <w:rPr>
                <w:rFonts w:ascii="Arial" w:hAnsi="Arial" w:cs="Arial"/>
                <w:sz w:val="20"/>
                <w:lang w:eastAsia="zh-TW"/>
              </w:rPr>
            </w:pPr>
            <w:r w:rsidRPr="009D3835">
              <w:rPr>
                <w:rFonts w:ascii="Arial" w:hAnsi="Arial" w:cs="Arial"/>
                <w:sz w:val="20"/>
                <w:lang w:eastAsia="zh-TW"/>
              </w:rPr>
              <w:t xml:space="preserve">Fixed Term End Date </w:t>
            </w:r>
          </w:p>
        </w:tc>
        <w:tc>
          <w:tcPr>
            <w:tcW w:w="5529" w:type="dxa"/>
            <w:tcBorders>
              <w:top w:val="single" w:sz="4" w:space="0" w:color="auto"/>
              <w:left w:val="single" w:sz="4" w:space="0" w:color="auto"/>
              <w:bottom w:val="single" w:sz="4" w:space="0" w:color="auto"/>
              <w:right w:val="single" w:sz="4" w:space="0" w:color="auto"/>
            </w:tcBorders>
          </w:tcPr>
          <w:p w:rsidR="0086035B" w:rsidRPr="009D3835" w:rsidRDefault="00755435" w:rsidP="009D3835">
            <w:pPr>
              <w:widowControl w:val="0"/>
              <w:spacing w:before="40" w:after="40" w:line="240" w:lineRule="auto"/>
              <w:jc w:val="both"/>
              <w:rPr>
                <w:rFonts w:ascii="Arial" w:hAnsi="Arial" w:cs="Arial"/>
                <w:sz w:val="20"/>
                <w:lang w:eastAsia="zh-TW"/>
              </w:rPr>
            </w:pPr>
            <w:r w:rsidRPr="009D3835">
              <w:rPr>
                <w:rFonts w:ascii="Arial" w:hAnsi="Arial" w:cs="Arial"/>
                <w:sz w:val="20"/>
                <w:lang w:eastAsia="zh-TW"/>
              </w:rPr>
              <w:t xml:space="preserve">Fixed Term Contract End Date </w:t>
            </w:r>
            <w:r w:rsidR="0035572D" w:rsidRPr="009D3835">
              <w:rPr>
                <w:rFonts w:ascii="Arial" w:hAnsi="Arial" w:cs="Arial"/>
                <w:sz w:val="20"/>
                <w:vertAlign w:val="superscript"/>
                <w:lang w:eastAsia="zh-TW"/>
              </w:rPr>
              <w:t>1</w:t>
            </w:r>
          </w:p>
        </w:tc>
      </w:tr>
    </w:tbl>
    <w:p w:rsidR="004C6C17" w:rsidRDefault="004C6C17" w:rsidP="004C6C17">
      <w:pPr>
        <w:rPr>
          <w:rFonts w:ascii="Arial" w:hAnsi="Arial" w:cs="Arial"/>
          <w:sz w:val="22"/>
          <w:szCs w:val="22"/>
        </w:rPr>
      </w:pPr>
    </w:p>
    <w:p w:rsidR="00240243" w:rsidRDefault="0035572D" w:rsidP="004C6C17">
      <w:pPr>
        <w:rPr>
          <w:rFonts w:ascii="Arial" w:hAnsi="Arial" w:cs="Arial"/>
          <w:sz w:val="22"/>
          <w:szCs w:val="22"/>
        </w:rPr>
      </w:pPr>
      <w:r>
        <w:rPr>
          <w:rFonts w:ascii="Arial" w:hAnsi="Arial" w:cs="Arial"/>
          <w:sz w:val="22"/>
          <w:szCs w:val="22"/>
          <w:vertAlign w:val="superscript"/>
        </w:rPr>
        <w:t>1</w:t>
      </w:r>
      <w:r w:rsidR="00755435">
        <w:rPr>
          <w:rFonts w:ascii="Arial" w:hAnsi="Arial" w:cs="Arial"/>
          <w:sz w:val="22"/>
          <w:szCs w:val="22"/>
        </w:rPr>
        <w:t xml:space="preserve"> This will hold the contract end date for a fixed term employee </w:t>
      </w:r>
      <w:r w:rsidR="00F305C5">
        <w:rPr>
          <w:rFonts w:ascii="Arial" w:hAnsi="Arial" w:cs="Arial"/>
          <w:sz w:val="22"/>
          <w:szCs w:val="22"/>
        </w:rPr>
        <w:t>(</w:t>
      </w:r>
      <w:r w:rsidR="00F305C5" w:rsidRPr="0067414C">
        <w:rPr>
          <w:rFonts w:ascii="Arial" w:hAnsi="Arial" w:cs="Arial"/>
          <w:sz w:val="22"/>
          <w:szCs w:val="22"/>
        </w:rPr>
        <w:t>Employee Group</w:t>
      </w:r>
      <w:r w:rsidR="009D3835">
        <w:rPr>
          <w:rFonts w:ascii="Arial" w:hAnsi="Arial" w:cs="Arial"/>
          <w:sz w:val="22"/>
          <w:szCs w:val="22"/>
        </w:rPr>
        <w:t>s 3, 4, I as well as any 1 and P employees on &gt;12mth contracts)</w:t>
      </w:r>
      <w:r w:rsidR="00F305C5">
        <w:rPr>
          <w:rFonts w:ascii="Arial" w:hAnsi="Arial" w:cs="Arial"/>
          <w:sz w:val="22"/>
          <w:szCs w:val="22"/>
        </w:rPr>
        <w:t xml:space="preserve"> </w:t>
      </w:r>
      <w:r w:rsidR="00755435">
        <w:rPr>
          <w:rFonts w:ascii="Arial" w:hAnsi="Arial" w:cs="Arial"/>
          <w:sz w:val="22"/>
          <w:szCs w:val="22"/>
        </w:rPr>
        <w:t>for the purpose</w:t>
      </w:r>
      <w:r w:rsidR="00240243">
        <w:rPr>
          <w:rFonts w:ascii="Arial" w:hAnsi="Arial" w:cs="Arial"/>
          <w:sz w:val="22"/>
          <w:szCs w:val="22"/>
        </w:rPr>
        <w:t xml:space="preserve"> of only generating upfront leave entitlements on a pro-rata basis up to this date where the date ends in the</w:t>
      </w:r>
      <w:r w:rsidR="001E074A">
        <w:rPr>
          <w:rFonts w:ascii="Arial" w:hAnsi="Arial" w:cs="Arial"/>
          <w:sz w:val="22"/>
          <w:szCs w:val="22"/>
        </w:rPr>
        <w:t xml:space="preserve"> relevant accrual year. </w:t>
      </w:r>
      <w:r w:rsidR="00240243">
        <w:rPr>
          <w:rFonts w:ascii="Arial" w:hAnsi="Arial" w:cs="Arial"/>
          <w:sz w:val="22"/>
          <w:szCs w:val="22"/>
        </w:rPr>
        <w:t xml:space="preserve">It is expected that if the contract is then extended, this date will be updated which will trigger the remaining pro-rata entitlement grant for the balance of the </w:t>
      </w:r>
      <w:r w:rsidR="001E074A">
        <w:rPr>
          <w:rFonts w:ascii="Arial" w:hAnsi="Arial" w:cs="Arial"/>
          <w:sz w:val="22"/>
          <w:szCs w:val="22"/>
        </w:rPr>
        <w:t xml:space="preserve">relevant accrual </w:t>
      </w:r>
      <w:r w:rsidR="00240243">
        <w:rPr>
          <w:rFonts w:ascii="Arial" w:hAnsi="Arial" w:cs="Arial"/>
          <w:sz w:val="22"/>
          <w:szCs w:val="22"/>
        </w:rPr>
        <w:t>year or revised contract end, whichever is sooner.</w:t>
      </w:r>
    </w:p>
    <w:p w:rsidR="00755435" w:rsidRDefault="00755435" w:rsidP="004C6C17">
      <w:pPr>
        <w:rPr>
          <w:rFonts w:ascii="Arial" w:hAnsi="Arial" w:cs="Arial"/>
          <w:sz w:val="22"/>
          <w:szCs w:val="22"/>
        </w:rPr>
      </w:pPr>
    </w:p>
    <w:p w:rsidR="00100BD7" w:rsidRDefault="00274AEC" w:rsidP="00D66F94">
      <w:pPr>
        <w:pStyle w:val="Heading2"/>
        <w:numPr>
          <w:ilvl w:val="1"/>
          <w:numId w:val="17"/>
        </w:numPr>
      </w:pPr>
      <w:bookmarkStart w:id="176" w:name="_Toc20468010"/>
      <w:bookmarkEnd w:id="160"/>
      <w:bookmarkEnd w:id="161"/>
      <w:bookmarkEnd w:id="162"/>
      <w:bookmarkEnd w:id="163"/>
      <w:bookmarkEnd w:id="164"/>
      <w:r>
        <w:t xml:space="preserve">Planned </w:t>
      </w:r>
      <w:r w:rsidR="003D386F">
        <w:t>Working Time</w:t>
      </w:r>
      <w:bookmarkEnd w:id="176"/>
      <w:r w:rsidR="003D386F">
        <w:t xml:space="preserve"> </w:t>
      </w:r>
    </w:p>
    <w:p w:rsidR="00100BD7" w:rsidRDefault="003D386F" w:rsidP="00D66F94">
      <w:pPr>
        <w:pStyle w:val="Heading3"/>
      </w:pPr>
      <w:bookmarkStart w:id="177" w:name="_Toc20468011"/>
      <w:r>
        <w:t>Public Holiday Calendar</w:t>
      </w:r>
      <w:bookmarkEnd w:id="177"/>
      <w:r>
        <w:t xml:space="preserve"> </w:t>
      </w:r>
    </w:p>
    <w:p w:rsidR="00705B0C" w:rsidRDefault="00274AEC" w:rsidP="00274AEC">
      <w:pPr>
        <w:rPr>
          <w:rFonts w:ascii="Arial" w:hAnsi="Arial" w:cs="Arial"/>
          <w:sz w:val="22"/>
          <w:szCs w:val="22"/>
        </w:rPr>
      </w:pPr>
      <w:r w:rsidRPr="00274AEC">
        <w:rPr>
          <w:rFonts w:ascii="Arial" w:hAnsi="Arial" w:cs="Arial"/>
          <w:sz w:val="22"/>
          <w:szCs w:val="22"/>
        </w:rPr>
        <w:t>A pub</w:t>
      </w:r>
      <w:r>
        <w:rPr>
          <w:rFonts w:ascii="Arial" w:hAnsi="Arial" w:cs="Arial"/>
          <w:sz w:val="22"/>
          <w:szCs w:val="22"/>
        </w:rPr>
        <w:t xml:space="preserve">lic holiday calendar distinguishes between working days and public holidays. </w:t>
      </w:r>
      <w:r w:rsidR="00CD17C7" w:rsidRPr="004F521E">
        <w:rPr>
          <w:rFonts w:ascii="Arial" w:hAnsi="Arial" w:cs="Arial"/>
          <w:sz w:val="22"/>
          <w:szCs w:val="22"/>
        </w:rPr>
        <w:t>GlobalView</w:t>
      </w:r>
      <w:r w:rsidR="00CD17C7" w:rsidRPr="004F521E">
        <w:rPr>
          <w:rFonts w:ascii="Arial" w:hAnsi="Arial" w:cs="Arial"/>
          <w:sz w:val="22"/>
          <w:szCs w:val="22"/>
          <w:vertAlign w:val="superscript"/>
        </w:rPr>
        <w:t>®</w:t>
      </w:r>
      <w:r w:rsidR="00CD17C7" w:rsidRPr="004F521E">
        <w:rPr>
          <w:rFonts w:ascii="Arial" w:hAnsi="Arial" w:cs="Arial"/>
          <w:sz w:val="22"/>
          <w:szCs w:val="22"/>
        </w:rPr>
        <w:t xml:space="preserve"> </w:t>
      </w:r>
      <w:r w:rsidR="00CD17C7">
        <w:rPr>
          <w:rFonts w:ascii="Arial" w:hAnsi="Arial" w:cs="Arial"/>
          <w:sz w:val="22"/>
          <w:szCs w:val="22"/>
        </w:rPr>
        <w:t xml:space="preserve">will be setup with a single </w:t>
      </w:r>
      <w:r w:rsidR="00705B0C">
        <w:rPr>
          <w:rFonts w:ascii="Arial" w:hAnsi="Arial" w:cs="Arial"/>
          <w:sz w:val="22"/>
          <w:szCs w:val="22"/>
        </w:rPr>
        <w:t xml:space="preserve">national </w:t>
      </w:r>
      <w:r w:rsidR="00CD17C7">
        <w:rPr>
          <w:rFonts w:ascii="Arial" w:hAnsi="Arial" w:cs="Arial"/>
          <w:sz w:val="22"/>
          <w:szCs w:val="22"/>
        </w:rPr>
        <w:t xml:space="preserve">holiday calendar </w:t>
      </w:r>
      <w:r w:rsidR="00705B0C">
        <w:rPr>
          <w:rFonts w:ascii="Arial" w:hAnsi="Arial" w:cs="Arial"/>
          <w:sz w:val="22"/>
          <w:szCs w:val="22"/>
        </w:rPr>
        <w:t xml:space="preserve">for </w:t>
      </w:r>
      <w:r w:rsidR="00705B0C" w:rsidRPr="00A9156E">
        <w:rPr>
          <w:rFonts w:ascii="Arial" w:hAnsi="Arial" w:cs="Arial"/>
          <w:sz w:val="22"/>
          <w:szCs w:val="22"/>
        </w:rPr>
        <w:fldChar w:fldCharType="begin"/>
      </w:r>
      <w:r w:rsidR="00705B0C" w:rsidRPr="00A9156E">
        <w:rPr>
          <w:rFonts w:ascii="Arial" w:hAnsi="Arial" w:cs="Arial"/>
          <w:sz w:val="22"/>
          <w:szCs w:val="22"/>
        </w:rPr>
        <w:instrText xml:space="preserve"> STYLEREF  ClientName-Ref  \* MERGEFORMAT </w:instrText>
      </w:r>
      <w:r w:rsidR="00705B0C" w:rsidRPr="00A9156E">
        <w:rPr>
          <w:rFonts w:ascii="Arial" w:hAnsi="Arial" w:cs="Arial"/>
          <w:sz w:val="22"/>
          <w:szCs w:val="22"/>
        </w:rPr>
        <w:fldChar w:fldCharType="separate"/>
      </w:r>
      <w:r w:rsidR="00705B0C">
        <w:rPr>
          <w:rFonts w:ascii="Arial" w:hAnsi="Arial" w:cs="Arial"/>
          <w:noProof/>
          <w:sz w:val="22"/>
          <w:szCs w:val="22"/>
        </w:rPr>
        <w:t>RMIT Vietnam</w:t>
      </w:r>
      <w:r w:rsidR="00705B0C" w:rsidRPr="00A9156E">
        <w:rPr>
          <w:rFonts w:ascii="Arial" w:hAnsi="Arial" w:cs="Arial"/>
          <w:sz w:val="22"/>
          <w:szCs w:val="22"/>
        </w:rPr>
        <w:fldChar w:fldCharType="end"/>
      </w:r>
      <w:r w:rsidR="00705B0C">
        <w:rPr>
          <w:rFonts w:ascii="Arial" w:hAnsi="Arial" w:cs="Arial"/>
          <w:sz w:val="22"/>
          <w:szCs w:val="22"/>
        </w:rPr>
        <w:t xml:space="preserve">. </w:t>
      </w:r>
    </w:p>
    <w:p w:rsidR="00676647" w:rsidRDefault="00274AEC" w:rsidP="00274AEC">
      <w:pPr>
        <w:rPr>
          <w:rFonts w:ascii="Arial" w:hAnsi="Arial" w:cs="Arial"/>
          <w:sz w:val="22"/>
          <w:szCs w:val="22"/>
        </w:rPr>
      </w:pPr>
      <w:r>
        <w:rPr>
          <w:rFonts w:ascii="Arial" w:hAnsi="Arial" w:cs="Arial"/>
          <w:sz w:val="22"/>
          <w:szCs w:val="22"/>
        </w:rPr>
        <w:t xml:space="preserve">Each </w:t>
      </w:r>
      <w:r w:rsidR="00676647">
        <w:rPr>
          <w:rFonts w:ascii="Arial" w:hAnsi="Arial" w:cs="Arial"/>
          <w:sz w:val="22"/>
          <w:szCs w:val="22"/>
        </w:rPr>
        <w:t xml:space="preserve">public </w:t>
      </w:r>
      <w:r>
        <w:rPr>
          <w:rFonts w:ascii="Arial" w:hAnsi="Arial" w:cs="Arial"/>
          <w:sz w:val="22"/>
          <w:szCs w:val="22"/>
        </w:rPr>
        <w:t xml:space="preserve">holiday </w:t>
      </w:r>
      <w:r w:rsidR="00676647">
        <w:rPr>
          <w:rFonts w:ascii="Arial" w:hAnsi="Arial" w:cs="Arial"/>
          <w:sz w:val="22"/>
          <w:szCs w:val="22"/>
        </w:rPr>
        <w:t xml:space="preserve">within a calendar </w:t>
      </w:r>
      <w:r>
        <w:rPr>
          <w:rFonts w:ascii="Arial" w:hAnsi="Arial" w:cs="Arial"/>
          <w:sz w:val="22"/>
          <w:szCs w:val="22"/>
        </w:rPr>
        <w:t>is assigned a 1 digit holiday class, which specifies the holiday type. The holiday class can be used to determine different payments or different absence counting for different types of holidays.</w:t>
      </w:r>
      <w:r w:rsidR="00705B0C">
        <w:rPr>
          <w:rFonts w:ascii="Arial" w:hAnsi="Arial" w:cs="Arial"/>
          <w:sz w:val="22"/>
          <w:szCs w:val="22"/>
        </w:rPr>
        <w:t xml:space="preserve"> </w:t>
      </w:r>
    </w:p>
    <w:p w:rsidR="0067414C" w:rsidRDefault="0067414C" w:rsidP="00274AEC">
      <w:pPr>
        <w:rPr>
          <w:rFonts w:ascii="Arial" w:hAnsi="Arial" w:cs="Arial"/>
          <w:sz w:val="22"/>
          <w:szCs w:val="22"/>
        </w:rPr>
      </w:pPr>
      <w:r>
        <w:rPr>
          <w:rFonts w:ascii="Arial" w:hAnsi="Arial" w:cs="Arial"/>
          <w:sz w:val="22"/>
          <w:szCs w:val="22"/>
        </w:rPr>
        <w:lastRenderedPageBreak/>
        <w:t>The RMIT</w:t>
      </w:r>
      <w:r w:rsidR="00923855">
        <w:rPr>
          <w:rFonts w:ascii="Arial" w:hAnsi="Arial" w:cs="Arial"/>
          <w:sz w:val="22"/>
          <w:szCs w:val="22"/>
        </w:rPr>
        <w:t xml:space="preserve"> Holiday on 25</w:t>
      </w:r>
      <w:r w:rsidR="00923855" w:rsidRPr="00A40717">
        <w:rPr>
          <w:rFonts w:ascii="Arial" w:hAnsi="Arial" w:cs="Arial"/>
          <w:sz w:val="22"/>
          <w:szCs w:val="22"/>
          <w:vertAlign w:val="superscript"/>
        </w:rPr>
        <w:t>th</w:t>
      </w:r>
      <w:r w:rsidR="00923855">
        <w:rPr>
          <w:rFonts w:ascii="Arial" w:hAnsi="Arial" w:cs="Arial"/>
          <w:sz w:val="22"/>
          <w:szCs w:val="22"/>
        </w:rPr>
        <w:t xml:space="preserve"> December should be treated as a public holiday for the purpose of ensuring they are treated as paid days and in the event another absence is entered on the day, no leave will be deducted. However if the employee works the day, labour rule conditions will be generated based on weekend conditions, not based on Public Holiday conditions. This will be controlled via Daily Work Schedule Classes.</w:t>
      </w:r>
    </w:p>
    <w:p w:rsidR="00426122" w:rsidRDefault="0016112D" w:rsidP="00274AEC">
      <w:pPr>
        <w:rPr>
          <w:rFonts w:ascii="Arial" w:hAnsi="Arial" w:cs="Arial"/>
          <w:sz w:val="22"/>
          <w:szCs w:val="22"/>
        </w:rPr>
      </w:pPr>
      <w:r>
        <w:rPr>
          <w:rFonts w:ascii="Arial" w:hAnsi="Arial" w:cs="Arial"/>
          <w:sz w:val="22"/>
          <w:szCs w:val="22"/>
        </w:rPr>
        <w:t>The following</w:t>
      </w:r>
      <w:r w:rsidR="00426122">
        <w:rPr>
          <w:rFonts w:ascii="Arial" w:hAnsi="Arial" w:cs="Arial"/>
          <w:sz w:val="22"/>
          <w:szCs w:val="22"/>
        </w:rPr>
        <w:t xml:space="preserve"> </w:t>
      </w:r>
      <w:r w:rsidR="003A32CD">
        <w:rPr>
          <w:rFonts w:ascii="Arial" w:hAnsi="Arial" w:cs="Arial"/>
          <w:sz w:val="22"/>
          <w:szCs w:val="22"/>
        </w:rPr>
        <w:t>P</w:t>
      </w:r>
      <w:r w:rsidR="00426122">
        <w:rPr>
          <w:rFonts w:ascii="Arial" w:hAnsi="Arial" w:cs="Arial"/>
          <w:sz w:val="22"/>
          <w:szCs w:val="22"/>
        </w:rPr>
        <w:t xml:space="preserve">ublic </w:t>
      </w:r>
      <w:r w:rsidR="003A32CD">
        <w:rPr>
          <w:rFonts w:ascii="Arial" w:hAnsi="Arial" w:cs="Arial"/>
          <w:sz w:val="22"/>
          <w:szCs w:val="22"/>
        </w:rPr>
        <w:t>H</w:t>
      </w:r>
      <w:r w:rsidR="00426122">
        <w:rPr>
          <w:rFonts w:ascii="Arial" w:hAnsi="Arial" w:cs="Arial"/>
          <w:sz w:val="22"/>
          <w:szCs w:val="22"/>
        </w:rPr>
        <w:t xml:space="preserve">oliday classes will be available – </w:t>
      </w:r>
    </w:p>
    <w:p w:rsidR="0016112D" w:rsidRPr="0016112D" w:rsidRDefault="0016112D" w:rsidP="00B6726A">
      <w:pPr>
        <w:pStyle w:val="ListParagraph"/>
        <w:numPr>
          <w:ilvl w:val="0"/>
          <w:numId w:val="20"/>
        </w:numPr>
        <w:rPr>
          <w:rFonts w:ascii="Arial" w:hAnsi="Arial" w:cs="Arial"/>
          <w:sz w:val="22"/>
          <w:szCs w:val="22"/>
        </w:rPr>
      </w:pPr>
      <w:r w:rsidRPr="0016112D">
        <w:rPr>
          <w:rFonts w:ascii="Arial" w:hAnsi="Arial" w:cs="Arial"/>
          <w:sz w:val="22"/>
          <w:szCs w:val="22"/>
        </w:rPr>
        <w:t xml:space="preserve">PH class 0 – Not a Public Holiday </w:t>
      </w:r>
    </w:p>
    <w:p w:rsidR="0016112D" w:rsidRDefault="0016112D" w:rsidP="00B6726A">
      <w:pPr>
        <w:pStyle w:val="ListParagraph"/>
        <w:numPr>
          <w:ilvl w:val="0"/>
          <w:numId w:val="20"/>
        </w:numPr>
        <w:rPr>
          <w:rFonts w:ascii="Arial" w:hAnsi="Arial" w:cs="Arial"/>
          <w:sz w:val="22"/>
          <w:szCs w:val="22"/>
        </w:rPr>
      </w:pPr>
      <w:r w:rsidRPr="0016112D">
        <w:rPr>
          <w:rFonts w:ascii="Arial" w:hAnsi="Arial" w:cs="Arial"/>
          <w:sz w:val="22"/>
          <w:szCs w:val="22"/>
        </w:rPr>
        <w:t xml:space="preserve">PH class 1 – Public Holiday </w:t>
      </w:r>
    </w:p>
    <w:p w:rsidR="000F156A" w:rsidRDefault="000F156A" w:rsidP="00676647">
      <w:pPr>
        <w:rPr>
          <w:rFonts w:ascii="Arial" w:hAnsi="Arial" w:cs="Arial"/>
          <w:sz w:val="22"/>
          <w:szCs w:val="22"/>
        </w:rPr>
      </w:pPr>
    </w:p>
    <w:p w:rsidR="00676647" w:rsidRDefault="00676647" w:rsidP="00676647">
      <w:pPr>
        <w:rPr>
          <w:rFonts w:ascii="Arial" w:hAnsi="Arial" w:cs="Arial"/>
          <w:sz w:val="22"/>
          <w:szCs w:val="22"/>
        </w:rPr>
      </w:pPr>
      <w:r w:rsidRPr="008B72C6">
        <w:rPr>
          <w:rFonts w:ascii="Arial" w:hAnsi="Arial" w:cs="Arial"/>
          <w:sz w:val="22"/>
          <w:szCs w:val="22"/>
        </w:rPr>
        <w:t xml:space="preserve">Please refer to the </w:t>
      </w:r>
      <w:r>
        <w:rPr>
          <w:rFonts w:ascii="Arial" w:hAnsi="Arial" w:cs="Arial"/>
          <w:sz w:val="22"/>
          <w:szCs w:val="22"/>
        </w:rPr>
        <w:t xml:space="preserve">Time Management </w:t>
      </w:r>
      <w:r w:rsidRPr="008B72C6">
        <w:rPr>
          <w:rFonts w:ascii="Arial" w:hAnsi="Arial" w:cs="Arial"/>
          <w:sz w:val="22"/>
          <w:szCs w:val="22"/>
        </w:rPr>
        <w:t>Configuration Worksheet</w:t>
      </w:r>
      <w:r>
        <w:rPr>
          <w:rFonts w:ascii="Arial" w:hAnsi="Arial" w:cs="Arial"/>
          <w:sz w:val="22"/>
          <w:szCs w:val="22"/>
        </w:rPr>
        <w:t xml:space="preserve"> ‘</w:t>
      </w:r>
      <w:r w:rsidR="00C02C06" w:rsidRPr="00C02C06">
        <w:rPr>
          <w:rFonts w:ascii="Arial" w:hAnsi="Arial" w:cs="Arial"/>
          <w:sz w:val="22"/>
          <w:szCs w:val="22"/>
        </w:rPr>
        <w:t>Config_Holiday Calendar</w:t>
      </w:r>
      <w:r>
        <w:rPr>
          <w:rFonts w:ascii="Arial" w:hAnsi="Arial" w:cs="Arial"/>
          <w:sz w:val="22"/>
          <w:szCs w:val="22"/>
        </w:rPr>
        <w:t>’ tab</w:t>
      </w:r>
      <w:r w:rsidRPr="008B72C6">
        <w:rPr>
          <w:rFonts w:ascii="Arial" w:hAnsi="Arial" w:cs="Arial"/>
          <w:sz w:val="22"/>
          <w:szCs w:val="22"/>
        </w:rPr>
        <w:t xml:space="preserve"> for details.</w:t>
      </w:r>
    </w:p>
    <w:p w:rsidR="00CB327B" w:rsidRDefault="00CB327B" w:rsidP="00676647">
      <w:pPr>
        <w:rPr>
          <w:rFonts w:ascii="Arial" w:hAnsi="Arial" w:cs="Arial"/>
          <w:sz w:val="22"/>
          <w:szCs w:val="22"/>
        </w:rPr>
      </w:pPr>
    </w:p>
    <w:p w:rsidR="000557AD" w:rsidRDefault="003D386F" w:rsidP="00D66F94">
      <w:pPr>
        <w:pStyle w:val="Heading3"/>
      </w:pPr>
      <w:bookmarkStart w:id="178" w:name="_Toc20468012"/>
      <w:bookmarkStart w:id="179" w:name="_Toc517444236"/>
      <w:r>
        <w:t>Work Schedules</w:t>
      </w:r>
      <w:bookmarkEnd w:id="178"/>
      <w:r>
        <w:t xml:space="preserve"> </w:t>
      </w:r>
      <w:bookmarkEnd w:id="179"/>
    </w:p>
    <w:p w:rsidR="003D386F" w:rsidRDefault="00FC20A1" w:rsidP="00961F66">
      <w:pPr>
        <w:rPr>
          <w:rFonts w:ascii="Arial" w:hAnsi="Arial" w:cs="Arial"/>
          <w:sz w:val="22"/>
          <w:szCs w:val="22"/>
        </w:rPr>
      </w:pPr>
      <w:r>
        <w:rPr>
          <w:rFonts w:ascii="Arial" w:hAnsi="Arial" w:cs="Arial"/>
          <w:sz w:val="22"/>
          <w:szCs w:val="22"/>
        </w:rPr>
        <w:t xml:space="preserve">A fundamental component of an employee’s master data is their work schedule rule (Infotype 0007). Work schedules act as a top level node for hierarchical structure of components that together describe employee’s working pattern for any given day, taking contractual, employer and legislative requirements into consideration. </w:t>
      </w:r>
    </w:p>
    <w:p w:rsidR="00663BF4" w:rsidRDefault="00FC20A1" w:rsidP="00961F66">
      <w:pPr>
        <w:rPr>
          <w:rFonts w:ascii="Arial" w:hAnsi="Arial" w:cs="Arial"/>
          <w:sz w:val="22"/>
          <w:szCs w:val="22"/>
        </w:rPr>
      </w:pPr>
      <w:r>
        <w:rPr>
          <w:rFonts w:ascii="Arial" w:hAnsi="Arial" w:cs="Arial"/>
          <w:sz w:val="22"/>
          <w:szCs w:val="22"/>
        </w:rPr>
        <w:t>In GlobalView</w:t>
      </w:r>
      <w:r w:rsidRPr="00FC20A1">
        <w:rPr>
          <w:rFonts w:ascii="Arial" w:hAnsi="Arial" w:cs="Arial"/>
          <w:sz w:val="22"/>
          <w:szCs w:val="22"/>
          <w:vertAlign w:val="superscript"/>
        </w:rPr>
        <w:t>®</w:t>
      </w:r>
      <w:r>
        <w:rPr>
          <w:rFonts w:ascii="Arial" w:hAnsi="Arial" w:cs="Arial"/>
          <w:sz w:val="22"/>
          <w:szCs w:val="22"/>
        </w:rPr>
        <w:t xml:space="preserve"> a work pattern consists of a number of ‘building blocks’, these are</w:t>
      </w:r>
      <w:r w:rsidR="00663BF4">
        <w:rPr>
          <w:rFonts w:ascii="Arial" w:hAnsi="Arial" w:cs="Arial"/>
          <w:sz w:val="22"/>
          <w:szCs w:val="22"/>
        </w:rPr>
        <w:t xml:space="preserve"> detailed in below sections. </w:t>
      </w:r>
    </w:p>
    <w:p w:rsidR="00CB327B" w:rsidRDefault="00CB327B" w:rsidP="00D66F94">
      <w:pPr>
        <w:rPr>
          <w:rFonts w:ascii="Arial" w:hAnsi="Arial" w:cs="Arial"/>
          <w:b/>
          <w:sz w:val="22"/>
          <w:szCs w:val="22"/>
        </w:rPr>
      </w:pPr>
    </w:p>
    <w:p w:rsidR="003679A2" w:rsidRPr="00D66F94" w:rsidRDefault="003679A2" w:rsidP="00D66F94">
      <w:pPr>
        <w:rPr>
          <w:rFonts w:ascii="Arial" w:hAnsi="Arial" w:cs="Arial"/>
          <w:b/>
          <w:sz w:val="22"/>
          <w:szCs w:val="22"/>
        </w:rPr>
      </w:pPr>
      <w:r w:rsidRPr="00D66F94">
        <w:rPr>
          <w:rFonts w:ascii="Arial" w:hAnsi="Arial" w:cs="Arial"/>
          <w:b/>
          <w:sz w:val="22"/>
          <w:szCs w:val="22"/>
        </w:rPr>
        <w:t xml:space="preserve">Day Types </w:t>
      </w:r>
    </w:p>
    <w:p w:rsidR="00696F3B" w:rsidRDefault="00696F3B" w:rsidP="003679A2">
      <w:pPr>
        <w:rPr>
          <w:rFonts w:ascii="Arial" w:hAnsi="Arial" w:cs="Arial"/>
          <w:sz w:val="22"/>
          <w:szCs w:val="22"/>
        </w:rPr>
      </w:pPr>
      <w:r>
        <w:rPr>
          <w:rFonts w:ascii="Arial" w:hAnsi="Arial" w:cs="Arial"/>
          <w:sz w:val="22"/>
          <w:szCs w:val="22"/>
        </w:rPr>
        <w:t xml:space="preserve">Day types define the payment relevancy of a certain calendar day as well as the planned attendance regardless of the daily work schedule. For example, where an absence is entered on a day setup with Day Type 0 – Work / Paid, the associated entitlement for that absence will be reduced by the number of hours the employee is scheduled on that day. </w:t>
      </w:r>
    </w:p>
    <w:p w:rsidR="003679A2" w:rsidRDefault="003679A2" w:rsidP="003679A2">
      <w:pPr>
        <w:rPr>
          <w:rFonts w:ascii="Arial" w:hAnsi="Arial" w:cs="Arial"/>
          <w:sz w:val="22"/>
          <w:szCs w:val="22"/>
        </w:rPr>
      </w:pPr>
      <w:r>
        <w:rPr>
          <w:rFonts w:ascii="Arial" w:hAnsi="Arial" w:cs="Arial"/>
          <w:sz w:val="22"/>
          <w:szCs w:val="22"/>
        </w:rPr>
        <w:t xml:space="preserve">The follow </w:t>
      </w:r>
      <w:r w:rsidR="003A32CD">
        <w:rPr>
          <w:rFonts w:ascii="Arial" w:hAnsi="Arial" w:cs="Arial"/>
          <w:sz w:val="22"/>
          <w:szCs w:val="22"/>
        </w:rPr>
        <w:t>D</w:t>
      </w:r>
      <w:r>
        <w:rPr>
          <w:rFonts w:ascii="Arial" w:hAnsi="Arial" w:cs="Arial"/>
          <w:sz w:val="22"/>
          <w:szCs w:val="22"/>
        </w:rPr>
        <w:t xml:space="preserve">ay </w:t>
      </w:r>
      <w:r w:rsidR="003A32CD">
        <w:rPr>
          <w:rFonts w:ascii="Arial" w:hAnsi="Arial" w:cs="Arial"/>
          <w:sz w:val="22"/>
          <w:szCs w:val="22"/>
        </w:rPr>
        <w:t>T</w:t>
      </w:r>
      <w:r>
        <w:rPr>
          <w:rFonts w:ascii="Arial" w:hAnsi="Arial" w:cs="Arial"/>
          <w:sz w:val="22"/>
          <w:szCs w:val="22"/>
        </w:rPr>
        <w:t xml:space="preserve">ypes </w:t>
      </w:r>
      <w:r w:rsidR="00696F3B">
        <w:rPr>
          <w:rFonts w:ascii="Arial" w:hAnsi="Arial" w:cs="Arial"/>
          <w:sz w:val="22"/>
          <w:szCs w:val="22"/>
        </w:rPr>
        <w:t xml:space="preserve">will be </w:t>
      </w:r>
      <w:r>
        <w:rPr>
          <w:rFonts w:ascii="Arial" w:hAnsi="Arial" w:cs="Arial"/>
          <w:sz w:val="22"/>
          <w:szCs w:val="22"/>
        </w:rPr>
        <w:t xml:space="preserve">available – </w:t>
      </w:r>
    </w:p>
    <w:p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0 – Work / Paid </w:t>
      </w:r>
    </w:p>
    <w:p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1 – Off / Paid </w:t>
      </w:r>
    </w:p>
    <w:p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2 – Off / Unpaid </w:t>
      </w:r>
    </w:p>
    <w:p w:rsid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w:t>
      </w:r>
      <w:r w:rsidR="00FC25B2">
        <w:rPr>
          <w:rFonts w:ascii="Arial" w:hAnsi="Arial" w:cs="Arial"/>
          <w:sz w:val="22"/>
          <w:szCs w:val="22"/>
        </w:rPr>
        <w:t>7</w:t>
      </w:r>
      <w:r w:rsidRPr="003679A2">
        <w:rPr>
          <w:rFonts w:ascii="Arial" w:hAnsi="Arial" w:cs="Arial"/>
          <w:sz w:val="22"/>
          <w:szCs w:val="22"/>
        </w:rPr>
        <w:t xml:space="preserve"> – Public Holiday </w:t>
      </w:r>
    </w:p>
    <w:p w:rsidR="00D66F94" w:rsidRDefault="00D66F94" w:rsidP="00D66F94">
      <w:pPr>
        <w:rPr>
          <w:rFonts w:ascii="Arial" w:hAnsi="Arial" w:cs="Arial"/>
          <w:b/>
          <w:sz w:val="22"/>
          <w:szCs w:val="22"/>
        </w:rPr>
      </w:pPr>
    </w:p>
    <w:p w:rsidR="00FC20A1" w:rsidRPr="00D66F94" w:rsidRDefault="00FC20A1" w:rsidP="00D66F94">
      <w:pPr>
        <w:rPr>
          <w:rFonts w:ascii="Arial" w:hAnsi="Arial" w:cs="Arial"/>
          <w:b/>
          <w:sz w:val="22"/>
          <w:szCs w:val="22"/>
        </w:rPr>
      </w:pPr>
      <w:r w:rsidRPr="00D66F94">
        <w:rPr>
          <w:rFonts w:ascii="Arial" w:hAnsi="Arial" w:cs="Arial"/>
          <w:b/>
          <w:sz w:val="22"/>
          <w:szCs w:val="22"/>
        </w:rPr>
        <w:t xml:space="preserve">Time Status   </w:t>
      </w:r>
    </w:p>
    <w:p w:rsidR="0018445C" w:rsidRDefault="00FC20A1" w:rsidP="00FC20A1">
      <w:pPr>
        <w:rPr>
          <w:rFonts w:ascii="Arial" w:hAnsi="Arial" w:cs="Arial"/>
          <w:sz w:val="22"/>
          <w:szCs w:val="22"/>
        </w:rPr>
      </w:pPr>
      <w:r>
        <w:rPr>
          <w:rFonts w:ascii="Arial" w:hAnsi="Arial" w:cs="Arial"/>
          <w:sz w:val="22"/>
          <w:szCs w:val="22"/>
        </w:rPr>
        <w:t xml:space="preserve">The Time Status represents how employees are processed through time evaluation. </w:t>
      </w:r>
    </w:p>
    <w:p w:rsidR="003A32CD" w:rsidRDefault="0018445C" w:rsidP="003A32CD">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705B0C">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everyone will be defaulted to</w:t>
      </w:r>
      <w:r w:rsidR="00663BF4">
        <w:rPr>
          <w:rFonts w:ascii="Arial" w:hAnsi="Arial" w:cs="Arial"/>
          <w:sz w:val="22"/>
          <w:szCs w:val="22"/>
        </w:rPr>
        <w:t xml:space="preserve"> Time Status 9.</w:t>
      </w:r>
      <w:r>
        <w:rPr>
          <w:rFonts w:ascii="Arial" w:hAnsi="Arial" w:cs="Arial"/>
          <w:sz w:val="22"/>
          <w:szCs w:val="22"/>
        </w:rPr>
        <w:t xml:space="preserve"> </w:t>
      </w:r>
      <w:r w:rsidR="003A32CD">
        <w:rPr>
          <w:rFonts w:ascii="Arial" w:hAnsi="Arial" w:cs="Arial"/>
          <w:sz w:val="22"/>
          <w:szCs w:val="22"/>
        </w:rPr>
        <w:t xml:space="preserve">This means time is entered only for exceptions to the planned work pattern (excluding certain casuals). Time evaluation will be </w:t>
      </w:r>
      <w:r w:rsidR="003A32CD">
        <w:rPr>
          <w:rFonts w:ascii="Arial" w:hAnsi="Arial" w:cs="Arial"/>
          <w:sz w:val="22"/>
          <w:szCs w:val="22"/>
        </w:rPr>
        <w:lastRenderedPageBreak/>
        <w:t xml:space="preserve">performed to process absences, attendances and create absence quotas. The daily work schedule will be deemed as being worked. </w:t>
      </w:r>
    </w:p>
    <w:p w:rsidR="004339D7" w:rsidRDefault="004339D7" w:rsidP="003A32CD">
      <w:pPr>
        <w:rPr>
          <w:rFonts w:ascii="Arial" w:hAnsi="Arial" w:cs="Arial"/>
          <w:sz w:val="22"/>
          <w:szCs w:val="22"/>
        </w:rPr>
      </w:pPr>
    </w:p>
    <w:p w:rsidR="003D386F" w:rsidRPr="00D66F94" w:rsidRDefault="003D386F" w:rsidP="00D66F94">
      <w:pPr>
        <w:rPr>
          <w:rFonts w:ascii="Arial" w:hAnsi="Arial" w:cs="Arial"/>
          <w:b/>
          <w:sz w:val="22"/>
          <w:szCs w:val="22"/>
        </w:rPr>
      </w:pPr>
      <w:r w:rsidRPr="00D66F94">
        <w:rPr>
          <w:rFonts w:ascii="Arial" w:hAnsi="Arial" w:cs="Arial"/>
          <w:b/>
          <w:sz w:val="22"/>
          <w:szCs w:val="22"/>
        </w:rPr>
        <w:t xml:space="preserve">Work Break Schedule  </w:t>
      </w:r>
    </w:p>
    <w:p w:rsidR="00663BF4" w:rsidRDefault="00663BF4" w:rsidP="000761E0">
      <w:pPr>
        <w:rPr>
          <w:rFonts w:ascii="Arial" w:hAnsi="Arial" w:cs="Arial"/>
          <w:sz w:val="22"/>
          <w:szCs w:val="22"/>
        </w:rPr>
      </w:pPr>
      <w:r w:rsidRPr="00663BF4">
        <w:rPr>
          <w:rFonts w:ascii="Arial" w:hAnsi="Arial" w:cs="Arial"/>
          <w:sz w:val="22"/>
          <w:szCs w:val="22"/>
        </w:rPr>
        <w:t xml:space="preserve">A </w:t>
      </w:r>
      <w:r>
        <w:rPr>
          <w:rFonts w:ascii="Arial" w:hAnsi="Arial" w:cs="Arial"/>
          <w:sz w:val="22"/>
          <w:szCs w:val="22"/>
        </w:rPr>
        <w:t>Work Break Schedule stipulates when an employee can take breaks, how long the breaks may last and whether they are paid or unpaid. It can specify any number of breaks within the employee’s planned working time.</w:t>
      </w:r>
    </w:p>
    <w:p w:rsidR="00923855" w:rsidRDefault="00923855" w:rsidP="000761E0">
      <w:pPr>
        <w:rPr>
          <w:rFonts w:ascii="Arial" w:hAnsi="Arial" w:cs="Arial"/>
          <w:sz w:val="22"/>
          <w:szCs w:val="22"/>
        </w:rPr>
      </w:pPr>
    </w:p>
    <w:p w:rsidR="003D386F" w:rsidRPr="00D66F94" w:rsidRDefault="003D386F" w:rsidP="00D66F94">
      <w:pPr>
        <w:rPr>
          <w:rFonts w:ascii="Arial" w:hAnsi="Arial" w:cs="Arial"/>
          <w:b/>
          <w:sz w:val="22"/>
          <w:szCs w:val="22"/>
        </w:rPr>
      </w:pPr>
      <w:r w:rsidRPr="00D66F94">
        <w:rPr>
          <w:rFonts w:ascii="Arial" w:hAnsi="Arial" w:cs="Arial"/>
          <w:b/>
          <w:sz w:val="22"/>
          <w:szCs w:val="22"/>
        </w:rPr>
        <w:t xml:space="preserve">Daily Work Schedule (DWS) </w:t>
      </w:r>
    </w:p>
    <w:p w:rsidR="00663BF4" w:rsidRDefault="003B0A96" w:rsidP="00663BF4">
      <w:pPr>
        <w:rPr>
          <w:rFonts w:ascii="Arial" w:hAnsi="Arial" w:cs="Arial"/>
          <w:sz w:val="22"/>
          <w:szCs w:val="22"/>
        </w:rPr>
      </w:pPr>
      <w:r>
        <w:rPr>
          <w:rFonts w:ascii="Arial" w:hAnsi="Arial" w:cs="Arial"/>
          <w:sz w:val="22"/>
          <w:szCs w:val="22"/>
        </w:rPr>
        <w:t>A Daily Work Schedule d</w:t>
      </w:r>
      <w:r w:rsidR="00AB4EAF">
        <w:rPr>
          <w:rFonts w:ascii="Arial" w:hAnsi="Arial" w:cs="Arial"/>
          <w:sz w:val="22"/>
          <w:szCs w:val="22"/>
        </w:rPr>
        <w:t>efines the</w:t>
      </w:r>
      <w:r>
        <w:rPr>
          <w:rFonts w:ascii="Arial" w:hAnsi="Arial" w:cs="Arial"/>
          <w:sz w:val="22"/>
          <w:szCs w:val="22"/>
        </w:rPr>
        <w:t xml:space="preserve"> scheduled start, end time, work break schedule and total working hours on a particular </w:t>
      </w:r>
      <w:r w:rsidR="00663BF4">
        <w:rPr>
          <w:rFonts w:ascii="Arial" w:hAnsi="Arial" w:cs="Arial"/>
          <w:sz w:val="22"/>
          <w:szCs w:val="22"/>
        </w:rPr>
        <w:t xml:space="preserve">unspecified day. </w:t>
      </w:r>
    </w:p>
    <w:p w:rsidR="00923855" w:rsidRDefault="00923855" w:rsidP="00663BF4">
      <w:pPr>
        <w:rPr>
          <w:rFonts w:ascii="Arial" w:hAnsi="Arial" w:cs="Arial"/>
          <w:sz w:val="22"/>
          <w:szCs w:val="22"/>
        </w:rPr>
      </w:pPr>
    </w:p>
    <w:p w:rsidR="00923855" w:rsidRPr="00D66F94" w:rsidRDefault="00923855" w:rsidP="00923855">
      <w:pPr>
        <w:rPr>
          <w:rFonts w:ascii="Arial" w:hAnsi="Arial" w:cs="Arial"/>
          <w:b/>
          <w:sz w:val="22"/>
          <w:szCs w:val="22"/>
        </w:rPr>
      </w:pPr>
      <w:r w:rsidRPr="00D66F94">
        <w:rPr>
          <w:rFonts w:ascii="Arial" w:hAnsi="Arial" w:cs="Arial"/>
          <w:b/>
          <w:sz w:val="22"/>
          <w:szCs w:val="22"/>
        </w:rPr>
        <w:t xml:space="preserve">Daily Work Schedule </w:t>
      </w:r>
      <w:r>
        <w:rPr>
          <w:rFonts w:ascii="Arial" w:hAnsi="Arial" w:cs="Arial"/>
          <w:b/>
          <w:sz w:val="22"/>
          <w:szCs w:val="22"/>
        </w:rPr>
        <w:t xml:space="preserve">(DWS) </w:t>
      </w:r>
      <w:r w:rsidRPr="00D66F94">
        <w:rPr>
          <w:rFonts w:ascii="Arial" w:hAnsi="Arial" w:cs="Arial"/>
          <w:b/>
          <w:sz w:val="22"/>
          <w:szCs w:val="22"/>
        </w:rPr>
        <w:t>Class</w:t>
      </w:r>
      <w:r>
        <w:rPr>
          <w:rFonts w:ascii="Arial" w:hAnsi="Arial" w:cs="Arial"/>
          <w:b/>
          <w:sz w:val="22"/>
          <w:szCs w:val="22"/>
        </w:rPr>
        <w:t>es</w:t>
      </w:r>
      <w:r w:rsidRPr="00D66F94">
        <w:rPr>
          <w:rFonts w:ascii="Arial" w:hAnsi="Arial" w:cs="Arial"/>
          <w:b/>
          <w:sz w:val="22"/>
          <w:szCs w:val="22"/>
        </w:rPr>
        <w:t xml:space="preserve"> </w:t>
      </w:r>
    </w:p>
    <w:p w:rsidR="00923855" w:rsidRDefault="00923855" w:rsidP="00923855">
      <w:pPr>
        <w:rPr>
          <w:rFonts w:ascii="Arial" w:hAnsi="Arial" w:cs="Arial"/>
          <w:sz w:val="22"/>
          <w:szCs w:val="22"/>
        </w:rPr>
      </w:pPr>
      <w:r>
        <w:rPr>
          <w:rFonts w:ascii="Arial" w:hAnsi="Arial" w:cs="Arial"/>
          <w:sz w:val="22"/>
          <w:szCs w:val="22"/>
        </w:rPr>
        <w:t xml:space="preserve">Daily Work Schedule classes will be used during time evaluation to determine what type of day and shift to process for. </w:t>
      </w:r>
    </w:p>
    <w:p w:rsidR="00923855" w:rsidRDefault="00923855" w:rsidP="00923855">
      <w:pPr>
        <w:rPr>
          <w:rFonts w:ascii="Arial" w:hAnsi="Arial" w:cs="Arial"/>
          <w:sz w:val="22"/>
          <w:szCs w:val="22"/>
        </w:rPr>
      </w:pPr>
      <w:r>
        <w:rPr>
          <w:rFonts w:ascii="Arial" w:hAnsi="Arial" w:cs="Arial"/>
          <w:sz w:val="22"/>
          <w:szCs w:val="22"/>
        </w:rPr>
        <w:t xml:space="preserve">The following DWS classes will be available – </w:t>
      </w:r>
    </w:p>
    <w:p w:rsidR="00923855" w:rsidRDefault="00923855" w:rsidP="00923855">
      <w:pPr>
        <w:pStyle w:val="ListParagraph"/>
        <w:numPr>
          <w:ilvl w:val="0"/>
          <w:numId w:val="22"/>
        </w:numPr>
        <w:rPr>
          <w:rFonts w:ascii="Arial" w:hAnsi="Arial" w:cs="Arial"/>
          <w:sz w:val="22"/>
          <w:szCs w:val="22"/>
        </w:rPr>
      </w:pPr>
      <w:r w:rsidRPr="003679A2">
        <w:rPr>
          <w:rFonts w:ascii="Arial" w:hAnsi="Arial" w:cs="Arial"/>
          <w:sz w:val="22"/>
          <w:szCs w:val="22"/>
        </w:rPr>
        <w:t xml:space="preserve">1 – Day Shift </w:t>
      </w:r>
    </w:p>
    <w:p w:rsidR="00923855" w:rsidRDefault="00923855" w:rsidP="00923855">
      <w:pPr>
        <w:pStyle w:val="ListParagraph"/>
        <w:numPr>
          <w:ilvl w:val="0"/>
          <w:numId w:val="22"/>
        </w:numPr>
        <w:rPr>
          <w:rFonts w:ascii="Arial" w:hAnsi="Arial" w:cs="Arial"/>
          <w:sz w:val="22"/>
          <w:szCs w:val="22"/>
        </w:rPr>
      </w:pPr>
      <w:r w:rsidRPr="003679A2">
        <w:rPr>
          <w:rFonts w:ascii="Arial" w:hAnsi="Arial" w:cs="Arial"/>
          <w:sz w:val="22"/>
          <w:szCs w:val="22"/>
        </w:rPr>
        <w:t xml:space="preserve">4 – Night Shift </w:t>
      </w:r>
    </w:p>
    <w:p w:rsidR="00923855" w:rsidRPr="00A40717" w:rsidRDefault="00923855" w:rsidP="00923855">
      <w:pPr>
        <w:pStyle w:val="ListParagraph"/>
        <w:numPr>
          <w:ilvl w:val="0"/>
          <w:numId w:val="22"/>
        </w:numPr>
        <w:rPr>
          <w:rFonts w:ascii="Arial" w:hAnsi="Arial" w:cs="Arial"/>
          <w:sz w:val="22"/>
          <w:szCs w:val="22"/>
        </w:rPr>
      </w:pPr>
      <w:r w:rsidRPr="00A40717">
        <w:rPr>
          <w:rFonts w:ascii="Arial" w:hAnsi="Arial" w:cs="Arial"/>
          <w:sz w:val="22"/>
          <w:szCs w:val="22"/>
        </w:rPr>
        <w:t xml:space="preserve">9 – RMIT Holiday </w:t>
      </w:r>
    </w:p>
    <w:p w:rsidR="00D66F94" w:rsidRDefault="00D66F94" w:rsidP="00D66F94">
      <w:pPr>
        <w:rPr>
          <w:rFonts w:ascii="Arial" w:hAnsi="Arial" w:cs="Arial"/>
          <w:b/>
          <w:sz w:val="22"/>
          <w:szCs w:val="22"/>
        </w:rPr>
      </w:pPr>
    </w:p>
    <w:p w:rsidR="003D386F" w:rsidRPr="00D66F94" w:rsidRDefault="003D386F" w:rsidP="00D66F94">
      <w:pPr>
        <w:rPr>
          <w:rFonts w:ascii="Arial" w:hAnsi="Arial" w:cs="Arial"/>
          <w:b/>
          <w:sz w:val="22"/>
          <w:szCs w:val="22"/>
        </w:rPr>
      </w:pPr>
      <w:r w:rsidRPr="00D66F94">
        <w:rPr>
          <w:rFonts w:ascii="Arial" w:hAnsi="Arial" w:cs="Arial"/>
          <w:b/>
          <w:sz w:val="22"/>
          <w:szCs w:val="22"/>
        </w:rPr>
        <w:t xml:space="preserve">Period Work Schedule (PWS) </w:t>
      </w:r>
    </w:p>
    <w:p w:rsidR="00FB01D5" w:rsidRDefault="00965B8B" w:rsidP="00965B8B">
      <w:pPr>
        <w:rPr>
          <w:rFonts w:ascii="Arial" w:hAnsi="Arial" w:cs="Arial"/>
          <w:sz w:val="22"/>
          <w:szCs w:val="22"/>
        </w:rPr>
      </w:pPr>
      <w:r>
        <w:rPr>
          <w:rFonts w:ascii="Arial" w:hAnsi="Arial" w:cs="Arial"/>
          <w:sz w:val="22"/>
          <w:szCs w:val="22"/>
        </w:rPr>
        <w:t xml:space="preserve">Period </w:t>
      </w:r>
      <w:r w:rsidR="003A32CD">
        <w:rPr>
          <w:rFonts w:ascii="Arial" w:hAnsi="Arial" w:cs="Arial"/>
          <w:sz w:val="22"/>
          <w:szCs w:val="22"/>
        </w:rPr>
        <w:t>W</w:t>
      </w:r>
      <w:r>
        <w:rPr>
          <w:rFonts w:ascii="Arial" w:hAnsi="Arial" w:cs="Arial"/>
          <w:sz w:val="22"/>
          <w:szCs w:val="22"/>
        </w:rPr>
        <w:t xml:space="preserve">ork </w:t>
      </w:r>
      <w:r w:rsidR="003A32CD">
        <w:rPr>
          <w:rFonts w:ascii="Arial" w:hAnsi="Arial" w:cs="Arial"/>
          <w:sz w:val="22"/>
          <w:szCs w:val="22"/>
        </w:rPr>
        <w:t>S</w:t>
      </w:r>
      <w:r>
        <w:rPr>
          <w:rFonts w:ascii="Arial" w:hAnsi="Arial" w:cs="Arial"/>
          <w:sz w:val="22"/>
          <w:szCs w:val="22"/>
        </w:rPr>
        <w:t>chedules link</w:t>
      </w:r>
      <w:r w:rsidR="003A32CD">
        <w:rPr>
          <w:rFonts w:ascii="Arial" w:hAnsi="Arial" w:cs="Arial"/>
          <w:sz w:val="22"/>
          <w:szCs w:val="22"/>
        </w:rPr>
        <w:t xml:space="preserve"> Daily Work Schedules into repeating patterns using multiples of 7 day weeks. The PWS also defines whether the roster cycle is based on a single week, or a multiple week rotating cycle. This forms </w:t>
      </w:r>
      <w:r>
        <w:rPr>
          <w:rFonts w:ascii="Arial" w:hAnsi="Arial" w:cs="Arial"/>
          <w:sz w:val="22"/>
          <w:szCs w:val="22"/>
        </w:rPr>
        <w:t xml:space="preserve">the link between the </w:t>
      </w:r>
      <w:r w:rsidR="003A32CD">
        <w:rPr>
          <w:rFonts w:ascii="Arial" w:hAnsi="Arial" w:cs="Arial"/>
          <w:sz w:val="22"/>
          <w:szCs w:val="22"/>
        </w:rPr>
        <w:t>W</w:t>
      </w:r>
      <w:r>
        <w:rPr>
          <w:rFonts w:ascii="Arial" w:hAnsi="Arial" w:cs="Arial"/>
          <w:sz w:val="22"/>
          <w:szCs w:val="22"/>
        </w:rPr>
        <w:t xml:space="preserve">ork </w:t>
      </w:r>
      <w:r w:rsidR="003A32CD">
        <w:rPr>
          <w:rFonts w:ascii="Arial" w:hAnsi="Arial" w:cs="Arial"/>
          <w:sz w:val="22"/>
          <w:szCs w:val="22"/>
        </w:rPr>
        <w:t>S</w:t>
      </w:r>
      <w:r>
        <w:rPr>
          <w:rFonts w:ascii="Arial" w:hAnsi="Arial" w:cs="Arial"/>
          <w:sz w:val="22"/>
          <w:szCs w:val="22"/>
        </w:rPr>
        <w:t xml:space="preserve">chedule </w:t>
      </w:r>
      <w:r w:rsidR="003A32CD">
        <w:rPr>
          <w:rFonts w:ascii="Arial" w:hAnsi="Arial" w:cs="Arial"/>
          <w:sz w:val="22"/>
          <w:szCs w:val="22"/>
        </w:rPr>
        <w:t>R</w:t>
      </w:r>
      <w:r>
        <w:rPr>
          <w:rFonts w:ascii="Arial" w:hAnsi="Arial" w:cs="Arial"/>
          <w:sz w:val="22"/>
          <w:szCs w:val="22"/>
        </w:rPr>
        <w:t>ule</w:t>
      </w:r>
      <w:r w:rsidR="003A32CD">
        <w:rPr>
          <w:rFonts w:ascii="Arial" w:hAnsi="Arial" w:cs="Arial"/>
          <w:sz w:val="22"/>
          <w:szCs w:val="22"/>
        </w:rPr>
        <w:t xml:space="preserve">, which describes </w:t>
      </w:r>
      <w:r>
        <w:rPr>
          <w:rFonts w:ascii="Arial" w:hAnsi="Arial" w:cs="Arial"/>
          <w:sz w:val="22"/>
          <w:szCs w:val="22"/>
        </w:rPr>
        <w:t>the general working pattern</w:t>
      </w:r>
      <w:r w:rsidR="003A32CD">
        <w:rPr>
          <w:rFonts w:ascii="Arial" w:hAnsi="Arial" w:cs="Arial"/>
          <w:sz w:val="22"/>
          <w:szCs w:val="22"/>
        </w:rPr>
        <w:t xml:space="preserve">, and the Daily Work Schedule, which </w:t>
      </w:r>
      <w:r w:rsidR="00FB01D5">
        <w:rPr>
          <w:rFonts w:ascii="Arial" w:hAnsi="Arial" w:cs="Arial"/>
          <w:sz w:val="22"/>
          <w:szCs w:val="22"/>
        </w:rPr>
        <w:t xml:space="preserve">defines each specific day. </w:t>
      </w:r>
    </w:p>
    <w:p w:rsidR="00D66F94" w:rsidRDefault="00D66F94" w:rsidP="00965B8B">
      <w:pPr>
        <w:rPr>
          <w:rFonts w:ascii="Arial" w:hAnsi="Arial" w:cs="Arial"/>
          <w:sz w:val="22"/>
          <w:szCs w:val="22"/>
        </w:rPr>
      </w:pPr>
    </w:p>
    <w:p w:rsidR="003D386F" w:rsidRPr="00D66F94" w:rsidRDefault="003D386F" w:rsidP="00D66F94">
      <w:pPr>
        <w:rPr>
          <w:rFonts w:ascii="Arial" w:hAnsi="Arial" w:cs="Arial"/>
          <w:b/>
          <w:sz w:val="22"/>
          <w:szCs w:val="22"/>
        </w:rPr>
      </w:pPr>
      <w:r w:rsidRPr="00D66F94">
        <w:rPr>
          <w:rFonts w:ascii="Arial" w:hAnsi="Arial" w:cs="Arial"/>
          <w:b/>
          <w:sz w:val="22"/>
          <w:szCs w:val="22"/>
        </w:rPr>
        <w:t xml:space="preserve">Work Schedule Rule (WSR) </w:t>
      </w:r>
    </w:p>
    <w:p w:rsidR="00FB01D5" w:rsidRDefault="00FB01D5" w:rsidP="00965B8B">
      <w:pPr>
        <w:rPr>
          <w:rFonts w:ascii="Arial" w:hAnsi="Arial" w:cs="Arial"/>
          <w:sz w:val="22"/>
          <w:szCs w:val="22"/>
        </w:rPr>
      </w:pPr>
      <w:r>
        <w:rPr>
          <w:rFonts w:ascii="Arial" w:hAnsi="Arial" w:cs="Arial"/>
          <w:sz w:val="22"/>
          <w:szCs w:val="22"/>
        </w:rPr>
        <w:t xml:space="preserve">The </w:t>
      </w:r>
      <w:r w:rsidR="00965B8B">
        <w:rPr>
          <w:rFonts w:ascii="Arial" w:hAnsi="Arial" w:cs="Arial"/>
          <w:sz w:val="22"/>
          <w:szCs w:val="22"/>
        </w:rPr>
        <w:t xml:space="preserve">Work </w:t>
      </w:r>
      <w:r>
        <w:rPr>
          <w:rFonts w:ascii="Arial" w:hAnsi="Arial" w:cs="Arial"/>
          <w:sz w:val="22"/>
          <w:szCs w:val="22"/>
        </w:rPr>
        <w:t>S</w:t>
      </w:r>
      <w:r w:rsidR="00965B8B">
        <w:rPr>
          <w:rFonts w:ascii="Arial" w:hAnsi="Arial" w:cs="Arial"/>
          <w:sz w:val="22"/>
          <w:szCs w:val="22"/>
        </w:rPr>
        <w:t xml:space="preserve">chedule </w:t>
      </w:r>
      <w:r>
        <w:rPr>
          <w:rFonts w:ascii="Arial" w:hAnsi="Arial" w:cs="Arial"/>
          <w:sz w:val="22"/>
          <w:szCs w:val="22"/>
        </w:rPr>
        <w:t>R</w:t>
      </w:r>
      <w:r w:rsidR="00965B8B">
        <w:rPr>
          <w:rFonts w:ascii="Arial" w:hAnsi="Arial" w:cs="Arial"/>
          <w:sz w:val="22"/>
          <w:szCs w:val="22"/>
        </w:rPr>
        <w:t>ule represent</w:t>
      </w:r>
      <w:r>
        <w:rPr>
          <w:rFonts w:ascii="Arial" w:hAnsi="Arial" w:cs="Arial"/>
          <w:sz w:val="22"/>
          <w:szCs w:val="22"/>
        </w:rPr>
        <w:t>s</w:t>
      </w:r>
      <w:r w:rsidR="00965B8B">
        <w:rPr>
          <w:rFonts w:ascii="Arial" w:hAnsi="Arial" w:cs="Arial"/>
          <w:sz w:val="22"/>
          <w:szCs w:val="22"/>
        </w:rPr>
        <w:t xml:space="preserve"> the final overview of the working pattern</w:t>
      </w:r>
      <w:r w:rsidR="00B06074">
        <w:rPr>
          <w:rFonts w:ascii="Arial" w:hAnsi="Arial" w:cs="Arial"/>
          <w:sz w:val="22"/>
          <w:szCs w:val="22"/>
        </w:rPr>
        <w:t xml:space="preserve">. As well as bringing </w:t>
      </w:r>
      <w:r>
        <w:rPr>
          <w:rFonts w:ascii="Arial" w:hAnsi="Arial" w:cs="Arial"/>
          <w:sz w:val="22"/>
          <w:szCs w:val="22"/>
        </w:rPr>
        <w:t xml:space="preserve">together all of the </w:t>
      </w:r>
      <w:r w:rsidR="00B06074">
        <w:rPr>
          <w:rFonts w:ascii="Arial" w:hAnsi="Arial" w:cs="Arial"/>
          <w:sz w:val="22"/>
          <w:szCs w:val="22"/>
        </w:rPr>
        <w:t xml:space="preserve">early mentioned </w:t>
      </w:r>
      <w:r>
        <w:rPr>
          <w:rFonts w:ascii="Arial" w:hAnsi="Arial" w:cs="Arial"/>
          <w:sz w:val="22"/>
          <w:szCs w:val="22"/>
        </w:rPr>
        <w:t>‘building blocks’</w:t>
      </w:r>
      <w:r w:rsidR="00B06074">
        <w:rPr>
          <w:rFonts w:ascii="Arial" w:hAnsi="Arial" w:cs="Arial"/>
          <w:sz w:val="22"/>
          <w:szCs w:val="22"/>
        </w:rPr>
        <w:t>,</w:t>
      </w:r>
      <w:r>
        <w:rPr>
          <w:rFonts w:ascii="Arial" w:hAnsi="Arial" w:cs="Arial"/>
          <w:sz w:val="22"/>
          <w:szCs w:val="22"/>
        </w:rPr>
        <w:t xml:space="preserve"> </w:t>
      </w:r>
      <w:r w:rsidR="00B06074">
        <w:rPr>
          <w:rFonts w:ascii="Arial" w:hAnsi="Arial" w:cs="Arial"/>
          <w:sz w:val="22"/>
          <w:szCs w:val="22"/>
        </w:rPr>
        <w:t>i</w:t>
      </w:r>
      <w:r>
        <w:rPr>
          <w:rFonts w:ascii="Arial" w:hAnsi="Arial" w:cs="Arial"/>
          <w:sz w:val="22"/>
          <w:szCs w:val="22"/>
        </w:rPr>
        <w:t xml:space="preserve">t also holds additional information such as average hours worked on a daily, weekly, monthly and annual basis. </w:t>
      </w:r>
    </w:p>
    <w:p w:rsidR="00CB327B" w:rsidRDefault="00CB327B" w:rsidP="00965B8B">
      <w:pPr>
        <w:rPr>
          <w:rFonts w:ascii="Arial" w:hAnsi="Arial" w:cs="Arial"/>
          <w:sz w:val="22"/>
          <w:szCs w:val="22"/>
        </w:rPr>
      </w:pPr>
    </w:p>
    <w:p w:rsidR="000F156A" w:rsidRDefault="00FB01D5" w:rsidP="00492DBA">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6C2B58">
        <w:rPr>
          <w:rFonts w:ascii="Arial" w:hAnsi="Arial" w:cs="Arial"/>
          <w:sz w:val="22"/>
          <w:szCs w:val="22"/>
        </w:rPr>
        <w:t>RMIT Vietnam</w:t>
      </w:r>
      <w:r w:rsidRPr="00A9156E">
        <w:rPr>
          <w:rFonts w:ascii="Arial" w:hAnsi="Arial" w:cs="Arial"/>
          <w:sz w:val="22"/>
          <w:szCs w:val="22"/>
        </w:rPr>
        <w:fldChar w:fldCharType="end"/>
      </w:r>
      <w:r>
        <w:rPr>
          <w:rFonts w:ascii="Arial" w:hAnsi="Arial" w:cs="Arial"/>
          <w:sz w:val="22"/>
          <w:szCs w:val="22"/>
        </w:rPr>
        <w:t>,</w:t>
      </w:r>
      <w:r w:rsidR="00142D23">
        <w:rPr>
          <w:rFonts w:ascii="Arial" w:hAnsi="Arial" w:cs="Arial"/>
          <w:sz w:val="22"/>
          <w:szCs w:val="22"/>
        </w:rPr>
        <w:t xml:space="preserve"> </w:t>
      </w:r>
      <w:commentRangeStart w:id="180"/>
      <w:r w:rsidR="00142D23" w:rsidRPr="00BC333B">
        <w:rPr>
          <w:rFonts w:ascii="Arial" w:hAnsi="Arial" w:cs="Arial"/>
          <w:sz w:val="22"/>
          <w:szCs w:val="22"/>
          <w:highlight w:val="yellow"/>
        </w:rPr>
        <w:t xml:space="preserve">accurate work schedule rules will be configured for </w:t>
      </w:r>
      <w:r w:rsidR="006D1074" w:rsidRPr="0067414C">
        <w:rPr>
          <w:rFonts w:ascii="Arial" w:hAnsi="Arial" w:cs="Arial"/>
          <w:sz w:val="22"/>
          <w:szCs w:val="22"/>
          <w:highlight w:val="yellow"/>
        </w:rPr>
        <w:t xml:space="preserve">Permanent </w:t>
      </w:r>
      <w:r w:rsidR="00142D23" w:rsidRPr="0067414C">
        <w:rPr>
          <w:rFonts w:ascii="Arial" w:hAnsi="Arial" w:cs="Arial"/>
          <w:sz w:val="22"/>
          <w:szCs w:val="22"/>
          <w:highlight w:val="yellow"/>
        </w:rPr>
        <w:t>employees</w:t>
      </w:r>
      <w:commentRangeEnd w:id="180"/>
      <w:r w:rsidR="00492DBA">
        <w:rPr>
          <w:rStyle w:val="CommentReference"/>
          <w:rFonts w:ascii="Arial" w:eastAsia="Times New Roman" w:hAnsi="Arial"/>
        </w:rPr>
        <w:commentReference w:id="180"/>
      </w:r>
      <w:r w:rsidR="00142D23">
        <w:rPr>
          <w:rFonts w:ascii="Arial" w:hAnsi="Arial" w:cs="Arial"/>
          <w:sz w:val="22"/>
          <w:szCs w:val="22"/>
        </w:rPr>
        <w:t xml:space="preserve">. </w:t>
      </w:r>
      <w:r w:rsidR="00142D23" w:rsidRPr="00C05809">
        <w:rPr>
          <w:rFonts w:ascii="Arial" w:hAnsi="Arial" w:cs="Arial"/>
          <w:sz w:val="22"/>
          <w:szCs w:val="22"/>
        </w:rPr>
        <w:t xml:space="preserve">Casual employees will be setup with a generic CASUAL work schedule, this will contain all OFF days (0hrs). </w:t>
      </w:r>
    </w:p>
    <w:p w:rsidR="003679A2" w:rsidRDefault="003679A2" w:rsidP="003679A2">
      <w:pPr>
        <w:rPr>
          <w:rFonts w:ascii="Arial" w:hAnsi="Arial" w:cs="Arial"/>
          <w:sz w:val="22"/>
          <w:szCs w:val="22"/>
        </w:rPr>
      </w:pPr>
      <w:r w:rsidRPr="00CB327B">
        <w:rPr>
          <w:rFonts w:ascii="Arial" w:hAnsi="Arial" w:cs="Arial"/>
          <w:sz w:val="22"/>
          <w:szCs w:val="22"/>
        </w:rPr>
        <w:lastRenderedPageBreak/>
        <w:t xml:space="preserve">Please refer to the Time Blueprint Configuration </w:t>
      </w:r>
      <w:r w:rsidRPr="00142D23">
        <w:rPr>
          <w:rFonts w:ascii="Arial" w:hAnsi="Arial" w:cs="Arial"/>
          <w:sz w:val="22"/>
          <w:szCs w:val="22"/>
        </w:rPr>
        <w:t>Worksheet ‘</w:t>
      </w:r>
      <w:r w:rsidR="00093493" w:rsidRPr="00142D23">
        <w:rPr>
          <w:rFonts w:ascii="Arial" w:hAnsi="Arial" w:cs="Arial"/>
          <w:sz w:val="22"/>
          <w:szCs w:val="22"/>
        </w:rPr>
        <w:t>Config_Work Schedules</w:t>
      </w:r>
      <w:r w:rsidRPr="00142D23">
        <w:rPr>
          <w:rFonts w:ascii="Arial" w:hAnsi="Arial" w:cs="Arial"/>
          <w:sz w:val="22"/>
          <w:szCs w:val="22"/>
        </w:rPr>
        <w:t>’</w:t>
      </w:r>
      <w:r w:rsidRPr="00CB327B">
        <w:rPr>
          <w:rFonts w:ascii="Arial" w:hAnsi="Arial" w:cs="Arial"/>
          <w:sz w:val="22"/>
          <w:szCs w:val="22"/>
        </w:rPr>
        <w:t xml:space="preserve"> tab for details.</w:t>
      </w:r>
      <w:r w:rsidRPr="008B72C6">
        <w:rPr>
          <w:rFonts w:ascii="Arial" w:hAnsi="Arial" w:cs="Arial"/>
          <w:sz w:val="22"/>
          <w:szCs w:val="22"/>
        </w:rPr>
        <w:t xml:space="preserve">  </w:t>
      </w:r>
    </w:p>
    <w:p w:rsidR="004339D7" w:rsidRDefault="004339D7" w:rsidP="003679A2">
      <w:pPr>
        <w:rPr>
          <w:rFonts w:ascii="Arial" w:hAnsi="Arial" w:cs="Arial"/>
          <w:sz w:val="22"/>
          <w:szCs w:val="22"/>
        </w:rPr>
      </w:pPr>
    </w:p>
    <w:p w:rsidR="00FD4B5E" w:rsidRDefault="00FD4B5E" w:rsidP="00FD4B5E">
      <w:pPr>
        <w:pStyle w:val="Heading3"/>
      </w:pPr>
      <w:bookmarkStart w:id="181" w:name="_Toc20340572"/>
      <w:bookmarkStart w:id="182" w:name="_Toc20468013"/>
      <w:bookmarkEnd w:id="181"/>
      <w:r>
        <w:t>Shift Loadings</w:t>
      </w:r>
      <w:bookmarkEnd w:id="182"/>
      <w:r>
        <w:t xml:space="preserve">  </w:t>
      </w:r>
    </w:p>
    <w:p w:rsidR="004339D7" w:rsidRDefault="004339D7" w:rsidP="006A3150">
      <w:pPr>
        <w:rPr>
          <w:rFonts w:ascii="Arial" w:hAnsi="Arial" w:cs="Arial"/>
          <w:sz w:val="22"/>
          <w:szCs w:val="22"/>
        </w:rPr>
      </w:pPr>
      <w:commentRangeStart w:id="183"/>
      <w:r>
        <w:rPr>
          <w:rFonts w:ascii="Arial" w:hAnsi="Arial" w:cs="Arial"/>
          <w:sz w:val="22"/>
          <w:szCs w:val="22"/>
        </w:rPr>
        <w:t>By law, any employee who works a night shift between the hours of 10pm and 6am should be entitled to a 30% shift loading for all hours between these times.</w:t>
      </w:r>
      <w:commentRangeEnd w:id="183"/>
      <w:r w:rsidR="00ED2044">
        <w:rPr>
          <w:rStyle w:val="CommentReference"/>
          <w:rFonts w:ascii="Arial" w:eastAsia="Times New Roman" w:hAnsi="Arial"/>
        </w:rPr>
        <w:commentReference w:id="183"/>
      </w:r>
      <w:r>
        <w:rPr>
          <w:rFonts w:ascii="Arial" w:hAnsi="Arial" w:cs="Arial"/>
          <w:sz w:val="22"/>
          <w:szCs w:val="22"/>
        </w:rPr>
        <w:t xml:space="preserve"> </w:t>
      </w:r>
    </w:p>
    <w:p w:rsidR="006A3150" w:rsidRDefault="006A3150" w:rsidP="006A3150">
      <w:pPr>
        <w:rPr>
          <w:rFonts w:ascii="Arial" w:hAnsi="Arial" w:cs="Arial"/>
          <w:sz w:val="22"/>
          <w:szCs w:val="22"/>
        </w:rPr>
      </w:pPr>
    </w:p>
    <w:p w:rsidR="006A3150" w:rsidRDefault="006A3150" w:rsidP="006A3150">
      <w:pPr>
        <w:rPr>
          <w:rFonts w:ascii="Arial" w:hAnsi="Arial" w:cs="Arial"/>
          <w:sz w:val="22"/>
          <w:szCs w:val="22"/>
        </w:rPr>
      </w:pPr>
      <w:r w:rsidRPr="00CB327B">
        <w:rPr>
          <w:rFonts w:ascii="Arial" w:hAnsi="Arial" w:cs="Arial"/>
          <w:sz w:val="22"/>
          <w:szCs w:val="22"/>
        </w:rPr>
        <w:t xml:space="preserve">Please refer to the Time Blueprint Configuration </w:t>
      </w:r>
      <w:r w:rsidRPr="00142D23">
        <w:rPr>
          <w:rFonts w:ascii="Arial" w:hAnsi="Arial" w:cs="Arial"/>
          <w:sz w:val="22"/>
          <w:szCs w:val="22"/>
        </w:rPr>
        <w:t>Worksheet ‘Config_</w:t>
      </w:r>
      <w:r>
        <w:rPr>
          <w:rFonts w:ascii="Arial" w:hAnsi="Arial" w:cs="Arial"/>
          <w:sz w:val="22"/>
          <w:szCs w:val="22"/>
        </w:rPr>
        <w:t>Shift Loadings</w:t>
      </w:r>
      <w:r w:rsidRPr="00142D23">
        <w:rPr>
          <w:rFonts w:ascii="Arial" w:hAnsi="Arial" w:cs="Arial"/>
          <w:sz w:val="22"/>
          <w:szCs w:val="22"/>
        </w:rPr>
        <w:t>’</w:t>
      </w:r>
      <w:r w:rsidRPr="00CB327B">
        <w:rPr>
          <w:rFonts w:ascii="Arial" w:hAnsi="Arial" w:cs="Arial"/>
          <w:sz w:val="22"/>
          <w:szCs w:val="22"/>
        </w:rPr>
        <w:t xml:space="preserve"> tab for details.</w:t>
      </w:r>
      <w:r w:rsidRPr="008B72C6">
        <w:rPr>
          <w:rFonts w:ascii="Arial" w:hAnsi="Arial" w:cs="Arial"/>
          <w:sz w:val="22"/>
          <w:szCs w:val="22"/>
        </w:rPr>
        <w:t xml:space="preserve">  </w:t>
      </w:r>
    </w:p>
    <w:p w:rsidR="00EE5977" w:rsidRDefault="00EE5977" w:rsidP="00FD4B5E">
      <w:pPr>
        <w:rPr>
          <w:rFonts w:ascii="Arial" w:hAnsi="Arial" w:cs="Arial"/>
          <w:sz w:val="22"/>
          <w:szCs w:val="22"/>
        </w:rPr>
      </w:pPr>
    </w:p>
    <w:p w:rsidR="00100BD7" w:rsidRPr="0044743F" w:rsidRDefault="003D386F" w:rsidP="00D66F94">
      <w:pPr>
        <w:pStyle w:val="Heading2"/>
        <w:numPr>
          <w:ilvl w:val="1"/>
          <w:numId w:val="17"/>
        </w:numPr>
      </w:pPr>
      <w:bookmarkStart w:id="184" w:name="_Toc20468014"/>
      <w:bookmarkStart w:id="185" w:name="_Toc73610146"/>
      <w:bookmarkStart w:id="186" w:name="_Toc120703648"/>
      <w:bookmarkStart w:id="187" w:name="_Toc200178076"/>
      <w:bookmarkStart w:id="188" w:name="_Toc417995046"/>
      <w:bookmarkStart w:id="189" w:name="_Toc517444237"/>
      <w:bookmarkStart w:id="190" w:name="OLE_LINK1"/>
      <w:bookmarkStart w:id="191" w:name="OLE_LINK2"/>
      <w:commentRangeStart w:id="192"/>
      <w:r w:rsidRPr="0044743F">
        <w:t>Substitutions</w:t>
      </w:r>
      <w:commentRangeEnd w:id="192"/>
      <w:r w:rsidR="006A3150">
        <w:rPr>
          <w:rStyle w:val="CommentReference"/>
          <w:rFonts w:eastAsia="Times New Roman" w:cs="Times New Roman"/>
          <w:b w:val="0"/>
        </w:rPr>
        <w:commentReference w:id="192"/>
      </w:r>
      <w:bookmarkEnd w:id="184"/>
      <w:r w:rsidRPr="0044743F">
        <w:t xml:space="preserve"> </w:t>
      </w:r>
      <w:bookmarkEnd w:id="185"/>
      <w:bookmarkEnd w:id="186"/>
      <w:bookmarkEnd w:id="187"/>
      <w:bookmarkEnd w:id="188"/>
      <w:bookmarkEnd w:id="189"/>
    </w:p>
    <w:p w:rsidR="003679A2" w:rsidRDefault="003679A2" w:rsidP="00B47D71">
      <w:pPr>
        <w:rPr>
          <w:rFonts w:ascii="Arial" w:hAnsi="Arial" w:cs="Arial"/>
          <w:sz w:val="22"/>
          <w:szCs w:val="22"/>
        </w:rPr>
      </w:pPr>
      <w:bookmarkStart w:id="193" w:name="_Toc200178078"/>
      <w:bookmarkStart w:id="194" w:name="_Toc417995048"/>
      <w:r>
        <w:rPr>
          <w:rFonts w:ascii="Arial" w:hAnsi="Arial" w:cs="Arial"/>
          <w:sz w:val="22"/>
          <w:szCs w:val="22"/>
        </w:rPr>
        <w:t xml:space="preserve">Substitutions (Infotype 2003) provides a means of adjusting an employee’s working pattern on a temporary basis, although the duration of this may be measured in days, weeks or even months. Where a permanent change to an employee’s working pattern is required, a change to Planned Working Time (Infotype 0007) is advised. </w:t>
      </w:r>
    </w:p>
    <w:p w:rsidR="004C6C17" w:rsidRDefault="003679A2" w:rsidP="00B47D71">
      <w:pPr>
        <w:rPr>
          <w:rFonts w:ascii="Arial" w:hAnsi="Arial" w:cs="Arial"/>
          <w:sz w:val="22"/>
          <w:szCs w:val="22"/>
        </w:rPr>
      </w:pPr>
      <w:r>
        <w:rPr>
          <w:rFonts w:ascii="Arial" w:hAnsi="Arial" w:cs="Arial"/>
          <w:sz w:val="22"/>
          <w:szCs w:val="22"/>
        </w:rPr>
        <w:t xml:space="preserve">Substitution Type 01 ‘ADP Manual Substitution’ will be available and should be used for occasional changes in planned working time. </w:t>
      </w:r>
    </w:p>
    <w:p w:rsidR="001C4D1E" w:rsidRDefault="00EE5977" w:rsidP="00B47D71">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sz w:val="22"/>
          <w:szCs w:val="22"/>
        </w:rPr>
        <w:t>RMIT Vietnam</w:t>
      </w:r>
      <w:r w:rsidRPr="00A9156E">
        <w:rPr>
          <w:rFonts w:ascii="Arial" w:hAnsi="Arial" w:cs="Arial"/>
          <w:sz w:val="22"/>
          <w:szCs w:val="22"/>
        </w:rPr>
        <w:fldChar w:fldCharType="end"/>
      </w:r>
      <w:r>
        <w:rPr>
          <w:rFonts w:ascii="Arial" w:hAnsi="Arial" w:cs="Arial"/>
          <w:sz w:val="22"/>
          <w:szCs w:val="22"/>
        </w:rPr>
        <w:t>,</w:t>
      </w:r>
      <w:r w:rsidR="00E028FD">
        <w:rPr>
          <w:rFonts w:ascii="Arial" w:hAnsi="Arial" w:cs="Arial"/>
          <w:sz w:val="22"/>
          <w:szCs w:val="22"/>
        </w:rPr>
        <w:t xml:space="preserve"> </w:t>
      </w:r>
      <w:r w:rsidR="006A3150">
        <w:rPr>
          <w:rFonts w:ascii="Arial" w:hAnsi="Arial" w:cs="Arial"/>
          <w:sz w:val="22"/>
          <w:szCs w:val="22"/>
        </w:rPr>
        <w:t>both shift loadings and absence deductions are based on the employee’s work schedule rule. Therefore to ensure correct calculations of these elements, it is expected that any shift swaps which may have an impact on these are uploaded into GlobalView</w:t>
      </w:r>
      <w:r w:rsidR="006A3150" w:rsidRPr="00FC20A1">
        <w:rPr>
          <w:rFonts w:ascii="Arial" w:hAnsi="Arial" w:cs="Arial"/>
          <w:sz w:val="22"/>
          <w:szCs w:val="22"/>
          <w:vertAlign w:val="superscript"/>
        </w:rPr>
        <w:t>®</w:t>
      </w:r>
      <w:r w:rsidR="006A3150">
        <w:rPr>
          <w:rFonts w:ascii="Arial" w:hAnsi="Arial" w:cs="Arial"/>
          <w:sz w:val="22"/>
          <w:szCs w:val="22"/>
        </w:rPr>
        <w:t>.</w:t>
      </w:r>
      <w:r w:rsidR="001C4D1E">
        <w:rPr>
          <w:rFonts w:ascii="Arial" w:hAnsi="Arial" w:cs="Arial"/>
          <w:sz w:val="22"/>
          <w:szCs w:val="22"/>
        </w:rPr>
        <w:t xml:space="preserve"> </w:t>
      </w:r>
    </w:p>
    <w:p w:rsidR="009D3E1B" w:rsidRDefault="009D3E1B" w:rsidP="00B47D71">
      <w:pPr>
        <w:rPr>
          <w:rFonts w:ascii="Arial" w:hAnsi="Arial" w:cs="Arial"/>
          <w:sz w:val="22"/>
          <w:szCs w:val="22"/>
        </w:rPr>
      </w:pPr>
    </w:p>
    <w:p w:rsidR="006A3150" w:rsidRPr="009D3E1B" w:rsidRDefault="006A3150" w:rsidP="006A3150">
      <w:pPr>
        <w:rPr>
          <w:rFonts w:ascii="Arial" w:hAnsi="Arial" w:cs="Arial"/>
          <w:b/>
          <w:sz w:val="22"/>
          <w:szCs w:val="22"/>
        </w:rPr>
      </w:pPr>
      <w:r w:rsidRPr="00AE555C">
        <w:rPr>
          <w:rFonts w:ascii="Arial" w:hAnsi="Arial" w:cs="Arial"/>
          <w:b/>
          <w:sz w:val="22"/>
          <w:szCs w:val="22"/>
        </w:rPr>
        <w:t xml:space="preserve">Scenario </w:t>
      </w:r>
      <w:r>
        <w:rPr>
          <w:rFonts w:ascii="Arial" w:hAnsi="Arial" w:cs="Arial"/>
          <w:b/>
          <w:sz w:val="22"/>
          <w:szCs w:val="22"/>
        </w:rPr>
        <w:t>1</w:t>
      </w:r>
      <w:r w:rsidRPr="00AE555C">
        <w:rPr>
          <w:rFonts w:ascii="Arial" w:hAnsi="Arial" w:cs="Arial"/>
          <w:b/>
          <w:sz w:val="22"/>
          <w:szCs w:val="22"/>
        </w:rPr>
        <w:t xml:space="preserve">: Substitution Impact on </w:t>
      </w:r>
      <w:r>
        <w:rPr>
          <w:rFonts w:ascii="Arial" w:hAnsi="Arial" w:cs="Arial"/>
          <w:b/>
          <w:sz w:val="22"/>
          <w:szCs w:val="22"/>
        </w:rPr>
        <w:t xml:space="preserve">Shift Loadings </w:t>
      </w:r>
      <w:r w:rsidRPr="009D3E1B">
        <w:rPr>
          <w:rFonts w:ascii="Arial" w:hAnsi="Arial" w:cs="Arial"/>
          <w:b/>
          <w:sz w:val="22"/>
          <w:szCs w:val="22"/>
        </w:rPr>
        <w:t xml:space="preserve"> </w:t>
      </w:r>
    </w:p>
    <w:p w:rsidR="00ED2044" w:rsidRDefault="00ED2044" w:rsidP="00ED2044">
      <w:pPr>
        <w:rPr>
          <w:rFonts w:ascii="Arial" w:hAnsi="Arial" w:cs="Arial"/>
          <w:sz w:val="22"/>
          <w:szCs w:val="22"/>
        </w:rPr>
      </w:pPr>
      <w:r>
        <w:rPr>
          <w:rFonts w:ascii="Arial" w:hAnsi="Arial" w:cs="Arial"/>
          <w:sz w:val="22"/>
          <w:szCs w:val="22"/>
        </w:rPr>
        <w:t>In the below scenario, if an employee works Monday to Friday 13:00-21:00 was to swap a shift on the Friday to 22:00-0</w:t>
      </w:r>
      <w:r w:rsidR="00FA6E20">
        <w:rPr>
          <w:rFonts w:ascii="Arial" w:hAnsi="Arial" w:cs="Arial"/>
          <w:sz w:val="22"/>
          <w:szCs w:val="22"/>
        </w:rPr>
        <w:t>7</w:t>
      </w:r>
      <w:r>
        <w:rPr>
          <w:rFonts w:ascii="Arial" w:hAnsi="Arial" w:cs="Arial"/>
          <w:sz w:val="22"/>
          <w:szCs w:val="22"/>
        </w:rPr>
        <w:t xml:space="preserve">:00 (with a 1hr break) they would then become entitled to 7hrs of Shift Loading @ 30% for the Friday. </w:t>
      </w:r>
    </w:p>
    <w:p w:rsidR="006A3150" w:rsidRDefault="00ED2044" w:rsidP="00ED2044">
      <w:pPr>
        <w:rPr>
          <w:rFonts w:ascii="Arial" w:hAnsi="Arial" w:cs="Arial"/>
          <w:sz w:val="22"/>
          <w:szCs w:val="22"/>
        </w:rPr>
      </w:pPr>
      <w:r>
        <w:rPr>
          <w:rFonts w:ascii="Arial" w:hAnsi="Arial" w:cs="Arial"/>
          <w:sz w:val="22"/>
          <w:szCs w:val="22"/>
        </w:rPr>
        <w:t>Without the Substitution record loaded, this Shift Loading would not be able to be generated.</w:t>
      </w:r>
    </w:p>
    <w:p w:rsidR="00ED2044" w:rsidRDefault="00FA6E20" w:rsidP="00ED2044">
      <w:pPr>
        <w:rPr>
          <w:rFonts w:ascii="Arial" w:hAnsi="Arial" w:cs="Arial"/>
          <w:sz w:val="22"/>
          <w:szCs w:val="22"/>
        </w:rPr>
      </w:pPr>
      <w:r>
        <w:rPr>
          <w:noProof/>
          <w:lang w:eastAsia="en-AU"/>
        </w:rPr>
        <w:drawing>
          <wp:inline distT="0" distB="0" distL="0" distR="0" wp14:anchorId="21E3996A" wp14:editId="338138B2">
            <wp:extent cx="5943600" cy="793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93115"/>
                    </a:xfrm>
                    <a:prstGeom prst="rect">
                      <a:avLst/>
                    </a:prstGeom>
                  </pic:spPr>
                </pic:pic>
              </a:graphicData>
            </a:graphic>
          </wp:inline>
        </w:drawing>
      </w:r>
    </w:p>
    <w:p w:rsidR="00ED2044" w:rsidRDefault="00ED2044" w:rsidP="00ED2044">
      <w:pPr>
        <w:rPr>
          <w:rFonts w:ascii="Arial" w:hAnsi="Arial" w:cs="Arial"/>
          <w:sz w:val="22"/>
          <w:szCs w:val="22"/>
        </w:rPr>
      </w:pPr>
    </w:p>
    <w:p w:rsidR="00ED2044" w:rsidRDefault="00ED2044" w:rsidP="00ED2044">
      <w:pPr>
        <w:rPr>
          <w:rFonts w:ascii="Arial" w:hAnsi="Arial" w:cs="Arial"/>
          <w:sz w:val="22"/>
          <w:szCs w:val="22"/>
        </w:rPr>
      </w:pPr>
    </w:p>
    <w:p w:rsidR="00FA6E20" w:rsidRDefault="00FA6E20" w:rsidP="00ED2044">
      <w:pPr>
        <w:rPr>
          <w:rFonts w:ascii="Arial" w:hAnsi="Arial" w:cs="Arial"/>
          <w:sz w:val="22"/>
          <w:szCs w:val="22"/>
        </w:rPr>
      </w:pPr>
    </w:p>
    <w:p w:rsidR="009D3E1B" w:rsidRPr="009D3E1B" w:rsidRDefault="009D3E1B" w:rsidP="009D3E1B">
      <w:pPr>
        <w:rPr>
          <w:rFonts w:ascii="Arial" w:hAnsi="Arial" w:cs="Arial"/>
          <w:b/>
          <w:sz w:val="22"/>
          <w:szCs w:val="22"/>
        </w:rPr>
      </w:pPr>
      <w:r w:rsidRPr="00A40717">
        <w:rPr>
          <w:rFonts w:ascii="Arial" w:hAnsi="Arial" w:cs="Arial"/>
          <w:b/>
          <w:sz w:val="22"/>
          <w:szCs w:val="22"/>
        </w:rPr>
        <w:lastRenderedPageBreak/>
        <w:t xml:space="preserve">Scenario </w:t>
      </w:r>
      <w:r w:rsidR="006A3150">
        <w:rPr>
          <w:rFonts w:ascii="Arial" w:hAnsi="Arial" w:cs="Arial"/>
          <w:b/>
          <w:sz w:val="22"/>
          <w:szCs w:val="22"/>
        </w:rPr>
        <w:t>2</w:t>
      </w:r>
      <w:r w:rsidRPr="00A40717">
        <w:rPr>
          <w:rFonts w:ascii="Arial" w:hAnsi="Arial" w:cs="Arial"/>
          <w:b/>
          <w:sz w:val="22"/>
          <w:szCs w:val="22"/>
        </w:rPr>
        <w:t>: Substitution Impact on Leave Deductions</w:t>
      </w:r>
      <w:r>
        <w:rPr>
          <w:rFonts w:ascii="Arial" w:hAnsi="Arial" w:cs="Arial"/>
          <w:b/>
          <w:sz w:val="22"/>
          <w:szCs w:val="22"/>
        </w:rPr>
        <w:t xml:space="preserve"> </w:t>
      </w:r>
      <w:r w:rsidRPr="009D3E1B">
        <w:rPr>
          <w:rFonts w:ascii="Arial" w:hAnsi="Arial" w:cs="Arial"/>
          <w:b/>
          <w:sz w:val="22"/>
          <w:szCs w:val="22"/>
        </w:rPr>
        <w:t xml:space="preserve"> </w:t>
      </w:r>
    </w:p>
    <w:p w:rsidR="00807BFA" w:rsidRDefault="009D3E1B" w:rsidP="009D3E1B">
      <w:pPr>
        <w:rPr>
          <w:rFonts w:ascii="Arial" w:hAnsi="Arial" w:cs="Arial"/>
          <w:sz w:val="22"/>
          <w:szCs w:val="22"/>
        </w:rPr>
      </w:pPr>
      <w:r>
        <w:rPr>
          <w:rFonts w:ascii="Arial" w:hAnsi="Arial" w:cs="Arial"/>
          <w:sz w:val="22"/>
          <w:szCs w:val="22"/>
        </w:rPr>
        <w:t>In the below scenario, an</w:t>
      </w:r>
      <w:r w:rsidR="00A4167C">
        <w:rPr>
          <w:rFonts w:ascii="Arial" w:hAnsi="Arial" w:cs="Arial"/>
          <w:sz w:val="22"/>
          <w:szCs w:val="22"/>
        </w:rPr>
        <w:t xml:space="preserve"> employee</w:t>
      </w:r>
      <w:r w:rsidR="005A6C08">
        <w:rPr>
          <w:rFonts w:ascii="Arial" w:hAnsi="Arial" w:cs="Arial"/>
          <w:sz w:val="22"/>
          <w:szCs w:val="22"/>
        </w:rPr>
        <w:t xml:space="preserve"> works Monday to Friday 08:00-17:00 (with a 1hr break) but swaps their Friday work day to Saturday instead. They then subsequently </w:t>
      </w:r>
      <w:r w:rsidR="00807BFA">
        <w:rPr>
          <w:rFonts w:ascii="Arial" w:hAnsi="Arial" w:cs="Arial"/>
          <w:sz w:val="22"/>
          <w:szCs w:val="22"/>
        </w:rPr>
        <w:t>submit</w:t>
      </w:r>
      <w:r w:rsidR="006D1074">
        <w:rPr>
          <w:rFonts w:ascii="Arial" w:hAnsi="Arial" w:cs="Arial"/>
          <w:sz w:val="22"/>
          <w:szCs w:val="22"/>
        </w:rPr>
        <w:t>s</w:t>
      </w:r>
      <w:r w:rsidR="00807BFA">
        <w:rPr>
          <w:rFonts w:ascii="Arial" w:hAnsi="Arial" w:cs="Arial"/>
          <w:sz w:val="22"/>
          <w:szCs w:val="22"/>
        </w:rPr>
        <w:t xml:space="preserve"> </w:t>
      </w:r>
      <w:r w:rsidR="005A6C08">
        <w:rPr>
          <w:rFonts w:ascii="Arial" w:hAnsi="Arial" w:cs="Arial"/>
          <w:sz w:val="22"/>
          <w:szCs w:val="22"/>
        </w:rPr>
        <w:t xml:space="preserve">Sick </w:t>
      </w:r>
      <w:r w:rsidR="00807BFA">
        <w:rPr>
          <w:rFonts w:ascii="Arial" w:hAnsi="Arial" w:cs="Arial"/>
          <w:sz w:val="22"/>
          <w:szCs w:val="22"/>
        </w:rPr>
        <w:t xml:space="preserve">Leave for the </w:t>
      </w:r>
      <w:r w:rsidR="005A6C08">
        <w:rPr>
          <w:rFonts w:ascii="Arial" w:hAnsi="Arial" w:cs="Arial"/>
          <w:sz w:val="22"/>
          <w:szCs w:val="22"/>
        </w:rPr>
        <w:t xml:space="preserve">Saturday </w:t>
      </w:r>
      <w:r w:rsidR="00807BFA">
        <w:rPr>
          <w:rFonts w:ascii="Arial" w:hAnsi="Arial" w:cs="Arial"/>
          <w:sz w:val="22"/>
          <w:szCs w:val="22"/>
        </w:rPr>
        <w:t xml:space="preserve">shift planned to have been worked. </w:t>
      </w:r>
    </w:p>
    <w:p w:rsidR="00807BFA" w:rsidRDefault="00807BFA" w:rsidP="009D3E1B">
      <w:pPr>
        <w:rPr>
          <w:rFonts w:ascii="Arial" w:hAnsi="Arial" w:cs="Arial"/>
          <w:sz w:val="22"/>
          <w:szCs w:val="22"/>
        </w:rPr>
      </w:pPr>
      <w:r>
        <w:rPr>
          <w:rFonts w:ascii="Arial" w:hAnsi="Arial" w:cs="Arial"/>
          <w:sz w:val="22"/>
          <w:szCs w:val="22"/>
        </w:rPr>
        <w:t xml:space="preserve">In this scenario, it would be expected that an OFF day would be loaded on the </w:t>
      </w:r>
      <w:r w:rsidR="005A6C08">
        <w:rPr>
          <w:rFonts w:ascii="Arial" w:hAnsi="Arial" w:cs="Arial"/>
          <w:sz w:val="22"/>
          <w:szCs w:val="22"/>
        </w:rPr>
        <w:t xml:space="preserve">Friday </w:t>
      </w:r>
      <w:r>
        <w:rPr>
          <w:rFonts w:ascii="Arial" w:hAnsi="Arial" w:cs="Arial"/>
          <w:sz w:val="22"/>
          <w:szCs w:val="22"/>
        </w:rPr>
        <w:t xml:space="preserve">and hours loaded for their shift on the </w:t>
      </w:r>
      <w:r w:rsidR="005A6C08">
        <w:rPr>
          <w:rFonts w:ascii="Arial" w:hAnsi="Arial" w:cs="Arial"/>
          <w:sz w:val="22"/>
          <w:szCs w:val="22"/>
        </w:rPr>
        <w:t xml:space="preserve">Saturday. </w:t>
      </w:r>
      <w:r>
        <w:rPr>
          <w:rFonts w:ascii="Arial" w:hAnsi="Arial" w:cs="Arial"/>
          <w:sz w:val="22"/>
          <w:szCs w:val="22"/>
        </w:rPr>
        <w:t xml:space="preserve">Without this Substitution data, the </w:t>
      </w:r>
      <w:r w:rsidR="005A6C08">
        <w:rPr>
          <w:rFonts w:ascii="Arial" w:hAnsi="Arial" w:cs="Arial"/>
          <w:sz w:val="22"/>
          <w:szCs w:val="22"/>
        </w:rPr>
        <w:t xml:space="preserve">Sick </w:t>
      </w:r>
      <w:r>
        <w:rPr>
          <w:rFonts w:ascii="Arial" w:hAnsi="Arial" w:cs="Arial"/>
          <w:sz w:val="22"/>
          <w:szCs w:val="22"/>
        </w:rPr>
        <w:t xml:space="preserve">Leave absence loaded on </w:t>
      </w:r>
      <w:r w:rsidR="005A6C08">
        <w:rPr>
          <w:rFonts w:ascii="Arial" w:hAnsi="Arial" w:cs="Arial"/>
          <w:sz w:val="22"/>
          <w:szCs w:val="22"/>
        </w:rPr>
        <w:t>Saturday</w:t>
      </w:r>
      <w:r>
        <w:rPr>
          <w:rFonts w:ascii="Arial" w:hAnsi="Arial" w:cs="Arial"/>
          <w:sz w:val="22"/>
          <w:szCs w:val="22"/>
        </w:rPr>
        <w:t xml:space="preserve"> would have zero hours and would not deduct any entitlement from their </w:t>
      </w:r>
      <w:r w:rsidR="005A6C08">
        <w:rPr>
          <w:rFonts w:ascii="Arial" w:hAnsi="Arial" w:cs="Arial"/>
          <w:sz w:val="22"/>
          <w:szCs w:val="22"/>
        </w:rPr>
        <w:t xml:space="preserve">Sick </w:t>
      </w:r>
      <w:r>
        <w:rPr>
          <w:rFonts w:ascii="Arial" w:hAnsi="Arial" w:cs="Arial"/>
          <w:sz w:val="22"/>
          <w:szCs w:val="22"/>
        </w:rPr>
        <w:t xml:space="preserve">Leave quota. </w:t>
      </w:r>
    </w:p>
    <w:p w:rsidR="00C847D0" w:rsidRDefault="005A6C08" w:rsidP="009D3E1B">
      <w:pPr>
        <w:rPr>
          <w:rFonts w:ascii="Arial" w:hAnsi="Arial" w:cs="Arial"/>
          <w:sz w:val="22"/>
          <w:szCs w:val="22"/>
        </w:rPr>
      </w:pPr>
      <w:r>
        <w:rPr>
          <w:noProof/>
          <w:lang w:eastAsia="en-AU"/>
        </w:rPr>
        <w:drawing>
          <wp:inline distT="0" distB="0" distL="0" distR="0" wp14:anchorId="7F68DF8C" wp14:editId="75550AB9">
            <wp:extent cx="5943600" cy="969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969645"/>
                    </a:xfrm>
                    <a:prstGeom prst="rect">
                      <a:avLst/>
                    </a:prstGeom>
                  </pic:spPr>
                </pic:pic>
              </a:graphicData>
            </a:graphic>
          </wp:inline>
        </w:drawing>
      </w:r>
    </w:p>
    <w:p w:rsidR="00C847D0" w:rsidRDefault="00C847D0" w:rsidP="009D3E1B">
      <w:pPr>
        <w:rPr>
          <w:rFonts w:ascii="Arial" w:hAnsi="Arial" w:cs="Arial"/>
          <w:sz w:val="22"/>
          <w:szCs w:val="22"/>
        </w:rPr>
      </w:pPr>
    </w:p>
    <w:p w:rsidR="00100BD7" w:rsidRPr="001C4D1E" w:rsidRDefault="003D386F" w:rsidP="00D66F94">
      <w:pPr>
        <w:pStyle w:val="Heading2"/>
        <w:numPr>
          <w:ilvl w:val="1"/>
          <w:numId w:val="17"/>
        </w:numPr>
      </w:pPr>
      <w:bookmarkStart w:id="195" w:name="_Toc20468015"/>
      <w:bookmarkEnd w:id="190"/>
      <w:bookmarkEnd w:id="191"/>
      <w:bookmarkEnd w:id="193"/>
      <w:bookmarkEnd w:id="194"/>
      <w:r w:rsidRPr="001C4D1E">
        <w:t>Attendances</w:t>
      </w:r>
      <w:bookmarkEnd w:id="195"/>
      <w:r w:rsidRPr="001C4D1E">
        <w:t xml:space="preserve"> </w:t>
      </w:r>
    </w:p>
    <w:p w:rsidR="00B33116" w:rsidRDefault="00550BFE" w:rsidP="00550BFE">
      <w:pPr>
        <w:rPr>
          <w:rFonts w:ascii="Arial" w:hAnsi="Arial" w:cs="Arial"/>
          <w:sz w:val="22"/>
          <w:szCs w:val="22"/>
        </w:rPr>
      </w:pPr>
      <w:r>
        <w:rPr>
          <w:rFonts w:ascii="Arial" w:hAnsi="Arial" w:cs="Arial"/>
          <w:sz w:val="22"/>
          <w:szCs w:val="22"/>
        </w:rPr>
        <w:t xml:space="preserve">Attendances (Infotype 2002) are </w:t>
      </w:r>
      <w:r w:rsidR="003F141A">
        <w:rPr>
          <w:rFonts w:ascii="Arial" w:hAnsi="Arial" w:cs="Arial"/>
          <w:sz w:val="22"/>
          <w:szCs w:val="22"/>
        </w:rPr>
        <w:t xml:space="preserve">a recording to capture time an employee spent for a specific purpose whether inside or outside of </w:t>
      </w:r>
      <w:r w:rsidR="00D8077F">
        <w:rPr>
          <w:rFonts w:ascii="Arial" w:hAnsi="Arial" w:cs="Arial"/>
          <w:sz w:val="22"/>
          <w:szCs w:val="22"/>
        </w:rPr>
        <w:t xml:space="preserve">their </w:t>
      </w:r>
      <w:r w:rsidR="003F141A">
        <w:rPr>
          <w:rFonts w:ascii="Arial" w:hAnsi="Arial" w:cs="Arial"/>
          <w:sz w:val="22"/>
          <w:szCs w:val="22"/>
        </w:rPr>
        <w:t xml:space="preserve">planned working time. </w:t>
      </w:r>
    </w:p>
    <w:p w:rsidR="005A6C08" w:rsidRDefault="009F3639" w:rsidP="00550BFE">
      <w:pPr>
        <w:rPr>
          <w:rFonts w:ascii="Arial" w:hAnsi="Arial" w:cs="Arial"/>
          <w:sz w:val="22"/>
          <w:szCs w:val="22"/>
        </w:rPr>
      </w:pPr>
      <w:r>
        <w:rPr>
          <w:rFonts w:ascii="Arial" w:hAnsi="Arial" w:cs="Arial"/>
          <w:sz w:val="22"/>
          <w:szCs w:val="22"/>
        </w:rPr>
        <w:t>As</w:t>
      </w:r>
      <w:r w:rsidR="00E6715D">
        <w:rPr>
          <w:rFonts w:ascii="Arial" w:hAnsi="Arial" w:cs="Arial"/>
          <w:sz w:val="22"/>
          <w:szCs w:val="22"/>
        </w:rPr>
        <w:t xml:space="preserve"> Permanent </w:t>
      </w:r>
      <w:r>
        <w:rPr>
          <w:rFonts w:ascii="Arial" w:hAnsi="Arial" w:cs="Arial"/>
          <w:sz w:val="22"/>
          <w:szCs w:val="22"/>
        </w:rPr>
        <w:t>employees are paid by negative time, all attendance entries will be for exception time such as overtime</w:t>
      </w:r>
      <w:r w:rsidR="005A6C08">
        <w:rPr>
          <w:rFonts w:ascii="Arial" w:hAnsi="Arial" w:cs="Arial"/>
          <w:sz w:val="22"/>
          <w:szCs w:val="22"/>
        </w:rPr>
        <w:t xml:space="preserve">, time in lieu or public holiday worked. These exception </w:t>
      </w:r>
      <w:r>
        <w:rPr>
          <w:rFonts w:ascii="Arial" w:hAnsi="Arial" w:cs="Arial"/>
          <w:sz w:val="22"/>
          <w:szCs w:val="22"/>
        </w:rPr>
        <w:t>attendance claims will be processed in time evaluation to determine</w:t>
      </w:r>
      <w:r w:rsidR="00E23D83">
        <w:rPr>
          <w:rFonts w:ascii="Arial" w:hAnsi="Arial" w:cs="Arial"/>
          <w:sz w:val="22"/>
          <w:szCs w:val="22"/>
        </w:rPr>
        <w:t xml:space="preserve"> payment </w:t>
      </w:r>
      <w:r w:rsidR="005A6C08">
        <w:rPr>
          <w:rFonts w:ascii="Arial" w:hAnsi="Arial" w:cs="Arial"/>
          <w:sz w:val="22"/>
          <w:szCs w:val="22"/>
        </w:rPr>
        <w:t xml:space="preserve">for the employee. </w:t>
      </w:r>
    </w:p>
    <w:p w:rsidR="005A6C08" w:rsidRDefault="00E23D83" w:rsidP="00550BFE">
      <w:pPr>
        <w:rPr>
          <w:rFonts w:ascii="Arial" w:hAnsi="Arial" w:cs="Arial"/>
          <w:sz w:val="22"/>
          <w:szCs w:val="22"/>
        </w:rPr>
      </w:pPr>
      <w:r>
        <w:rPr>
          <w:rFonts w:ascii="Arial" w:hAnsi="Arial" w:cs="Arial"/>
          <w:sz w:val="22"/>
          <w:szCs w:val="22"/>
        </w:rPr>
        <w:t>As Casual employees are paid by positive time all hours worked will be loaded as an attendance. These hours will be processed in time evaluation to</w:t>
      </w:r>
      <w:r w:rsidR="005A6C08">
        <w:rPr>
          <w:rFonts w:ascii="Arial" w:hAnsi="Arial" w:cs="Arial"/>
          <w:sz w:val="22"/>
          <w:szCs w:val="22"/>
        </w:rPr>
        <w:t xml:space="preserve"> pay hours against hourly rate. </w:t>
      </w:r>
    </w:p>
    <w:p w:rsidR="004339BC" w:rsidRDefault="004339BC" w:rsidP="004339BC">
      <w:pPr>
        <w:rPr>
          <w:rFonts w:ascii="Arial" w:hAnsi="Arial" w:cs="Arial"/>
          <w:sz w:val="22"/>
          <w:szCs w:val="22"/>
        </w:rPr>
      </w:pPr>
      <w:r>
        <w:rPr>
          <w:rFonts w:ascii="Arial" w:hAnsi="Arial" w:cs="Arial"/>
          <w:sz w:val="22"/>
          <w:szCs w:val="22"/>
        </w:rPr>
        <w:t xml:space="preserve">The following Attendance types will be available – </w:t>
      </w:r>
    </w:p>
    <w:tbl>
      <w:tblPr>
        <w:tblW w:w="9498" w:type="dxa"/>
        <w:tblInd w:w="108" w:type="dxa"/>
        <w:tblLayout w:type="fixed"/>
        <w:tblLook w:val="0000" w:firstRow="0" w:lastRow="0" w:firstColumn="0" w:lastColumn="0" w:noHBand="0" w:noVBand="0"/>
      </w:tblPr>
      <w:tblGrid>
        <w:gridCol w:w="1418"/>
        <w:gridCol w:w="2410"/>
        <w:gridCol w:w="5670"/>
      </w:tblGrid>
      <w:tr w:rsidR="00AD58C0" w:rsidRPr="00F1402B" w:rsidTr="00AD58C0">
        <w:trPr>
          <w:cantSplit/>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AD58C0" w:rsidRPr="00F1402B" w:rsidRDefault="00AD58C0" w:rsidP="00FF4647">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Attendance Type</w:t>
            </w:r>
          </w:p>
        </w:tc>
        <w:tc>
          <w:tcPr>
            <w:tcW w:w="24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AD58C0" w:rsidRPr="00F1402B" w:rsidRDefault="00AD58C0"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Attendance text</w:t>
            </w:r>
          </w:p>
        </w:tc>
        <w:tc>
          <w:tcPr>
            <w:tcW w:w="56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AD58C0" w:rsidRPr="00F1402B" w:rsidRDefault="00AD58C0"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AD58C0" w:rsidRPr="00F1402B"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D58C0" w:rsidRPr="00E23D83" w:rsidRDefault="00AD58C0" w:rsidP="00FF4647">
            <w:pPr>
              <w:spacing w:before="40" w:after="40" w:line="240" w:lineRule="auto"/>
              <w:jc w:val="center"/>
              <w:rPr>
                <w:rFonts w:ascii="Arial" w:hAnsi="Arial" w:cs="Arial"/>
                <w:sz w:val="20"/>
                <w:lang w:eastAsia="zh-TW"/>
              </w:rPr>
            </w:pPr>
            <w:r w:rsidRPr="00E23D83">
              <w:rPr>
                <w:rFonts w:ascii="Arial" w:hAnsi="Arial" w:cs="Arial"/>
                <w:sz w:val="20"/>
                <w:lang w:eastAsia="zh-TW"/>
              </w:rPr>
              <w:t>9000</w:t>
            </w:r>
          </w:p>
        </w:tc>
        <w:tc>
          <w:tcPr>
            <w:tcW w:w="241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FF4647">
            <w:pPr>
              <w:spacing w:before="40" w:after="40" w:line="240" w:lineRule="auto"/>
              <w:rPr>
                <w:rFonts w:ascii="Arial" w:hAnsi="Arial" w:cs="Arial"/>
                <w:sz w:val="20"/>
                <w:lang w:eastAsia="zh-TW"/>
              </w:rPr>
            </w:pPr>
            <w:r w:rsidRPr="00E23D83">
              <w:rPr>
                <w:rFonts w:ascii="Arial" w:hAnsi="Arial" w:cs="Arial"/>
                <w:sz w:val="20"/>
                <w:lang w:eastAsia="zh-TW"/>
              </w:rPr>
              <w:t>Overtime</w:t>
            </w:r>
          </w:p>
        </w:tc>
        <w:tc>
          <w:tcPr>
            <w:tcW w:w="567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6D1074">
            <w:pPr>
              <w:spacing w:before="40" w:after="40" w:line="240" w:lineRule="auto"/>
              <w:rPr>
                <w:rFonts w:ascii="Arial" w:hAnsi="Arial" w:cs="Arial"/>
                <w:sz w:val="20"/>
                <w:lang w:eastAsia="zh-TW"/>
              </w:rPr>
            </w:pPr>
            <w:r>
              <w:rPr>
                <w:rFonts w:ascii="Arial" w:hAnsi="Arial" w:cs="Arial"/>
                <w:sz w:val="20"/>
                <w:lang w:eastAsia="zh-TW"/>
              </w:rPr>
              <w:t xml:space="preserve">Entered where a </w:t>
            </w:r>
            <w:r w:rsidR="006D1074">
              <w:rPr>
                <w:rFonts w:ascii="Arial" w:hAnsi="Arial" w:cs="Arial"/>
                <w:sz w:val="20"/>
                <w:lang w:eastAsia="zh-TW"/>
              </w:rPr>
              <w:t>permanent</w:t>
            </w:r>
            <w:r>
              <w:rPr>
                <w:rFonts w:ascii="Arial" w:hAnsi="Arial" w:cs="Arial"/>
                <w:sz w:val="20"/>
                <w:lang w:eastAsia="zh-TW"/>
              </w:rPr>
              <w:t xml:space="preserve"> employee has worked additional hours outside of their planned working time</w:t>
            </w:r>
          </w:p>
        </w:tc>
      </w:tr>
      <w:tr w:rsidR="00AD58C0" w:rsidRPr="00F1402B"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D58C0" w:rsidRPr="00962DF3" w:rsidRDefault="00AD58C0" w:rsidP="00FF4647">
            <w:pPr>
              <w:spacing w:before="40" w:after="40" w:line="240" w:lineRule="auto"/>
              <w:jc w:val="center"/>
              <w:rPr>
                <w:rFonts w:ascii="Arial" w:hAnsi="Arial" w:cs="Arial"/>
                <w:sz w:val="20"/>
                <w:lang w:eastAsia="zh-TW"/>
              </w:rPr>
            </w:pPr>
            <w:r>
              <w:rPr>
                <w:rFonts w:ascii="Arial" w:hAnsi="Arial" w:cs="Arial"/>
                <w:sz w:val="20"/>
                <w:lang w:eastAsia="zh-TW"/>
              </w:rPr>
              <w:t>9012</w:t>
            </w:r>
          </w:p>
        </w:tc>
        <w:tc>
          <w:tcPr>
            <w:tcW w:w="241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FF4647">
            <w:pPr>
              <w:spacing w:before="40" w:after="40" w:line="240" w:lineRule="auto"/>
              <w:rPr>
                <w:rFonts w:ascii="Arial" w:hAnsi="Arial" w:cs="Arial"/>
                <w:sz w:val="20"/>
                <w:lang w:eastAsia="zh-TW"/>
              </w:rPr>
            </w:pPr>
            <w:r w:rsidRPr="00D405A6">
              <w:rPr>
                <w:rFonts w:ascii="Arial" w:hAnsi="Arial" w:cs="Arial"/>
                <w:sz w:val="20"/>
                <w:lang w:eastAsia="zh-TW"/>
              </w:rPr>
              <w:t>Time in Lieu</w:t>
            </w:r>
          </w:p>
        </w:tc>
        <w:tc>
          <w:tcPr>
            <w:tcW w:w="567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FF4647">
            <w:pPr>
              <w:spacing w:before="40" w:after="40" w:line="240" w:lineRule="auto"/>
              <w:rPr>
                <w:rFonts w:ascii="Arial" w:hAnsi="Arial" w:cs="Arial"/>
                <w:sz w:val="20"/>
                <w:lang w:eastAsia="zh-TW"/>
              </w:rPr>
            </w:pPr>
            <w:r>
              <w:rPr>
                <w:rFonts w:ascii="Arial" w:hAnsi="Arial" w:cs="Arial"/>
                <w:sz w:val="20"/>
                <w:lang w:eastAsia="zh-TW"/>
              </w:rPr>
              <w:t xml:space="preserve">Entered where an employee has worked additional hours outside of their planned working time and elects to accrue this to Time in Lieu quota in lieu of overtime payment </w:t>
            </w:r>
          </w:p>
        </w:tc>
      </w:tr>
      <w:tr w:rsidR="00AD58C0" w:rsidRPr="00F1402B"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D58C0" w:rsidRPr="00962DF3" w:rsidRDefault="00AD58C0" w:rsidP="00FF4647">
            <w:pPr>
              <w:spacing w:before="40" w:after="40" w:line="240" w:lineRule="auto"/>
              <w:jc w:val="center"/>
              <w:rPr>
                <w:rFonts w:ascii="Arial" w:hAnsi="Arial" w:cs="Arial"/>
                <w:sz w:val="20"/>
                <w:lang w:eastAsia="zh-TW"/>
              </w:rPr>
            </w:pPr>
            <w:r>
              <w:rPr>
                <w:rFonts w:ascii="Arial" w:hAnsi="Arial" w:cs="Arial"/>
                <w:sz w:val="20"/>
                <w:lang w:eastAsia="zh-TW"/>
              </w:rPr>
              <w:t>9014</w:t>
            </w:r>
          </w:p>
        </w:tc>
        <w:tc>
          <w:tcPr>
            <w:tcW w:w="241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FF4647">
            <w:pPr>
              <w:spacing w:before="40" w:after="40" w:line="240" w:lineRule="auto"/>
              <w:rPr>
                <w:rFonts w:ascii="Arial" w:hAnsi="Arial" w:cs="Arial"/>
                <w:sz w:val="20"/>
                <w:lang w:eastAsia="zh-TW"/>
              </w:rPr>
            </w:pPr>
            <w:r w:rsidRPr="00D405A6">
              <w:rPr>
                <w:rFonts w:ascii="Arial" w:hAnsi="Arial" w:cs="Arial"/>
                <w:sz w:val="20"/>
                <w:lang w:eastAsia="zh-TW"/>
              </w:rPr>
              <w:t>Public Holiday Worked</w:t>
            </w:r>
          </w:p>
        </w:tc>
        <w:tc>
          <w:tcPr>
            <w:tcW w:w="567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FF4647">
            <w:pPr>
              <w:spacing w:before="40" w:after="40" w:line="240" w:lineRule="auto"/>
              <w:rPr>
                <w:rFonts w:ascii="Arial" w:hAnsi="Arial" w:cs="Arial"/>
                <w:sz w:val="20"/>
                <w:lang w:eastAsia="zh-TW"/>
              </w:rPr>
            </w:pPr>
            <w:r>
              <w:rPr>
                <w:rFonts w:ascii="Arial" w:hAnsi="Arial" w:cs="Arial"/>
                <w:sz w:val="20"/>
                <w:lang w:eastAsia="zh-TW"/>
              </w:rPr>
              <w:t xml:space="preserve">Entered where an employee works any hours on a Public Holiday, rostered hours as well as hours outside of planned working time </w:t>
            </w:r>
          </w:p>
        </w:tc>
      </w:tr>
      <w:tr w:rsidR="00AD58C0" w:rsidRPr="00F1402B"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D58C0" w:rsidRDefault="00AD58C0" w:rsidP="00FF4647">
            <w:pPr>
              <w:spacing w:before="40" w:after="40" w:line="240" w:lineRule="auto"/>
              <w:jc w:val="center"/>
              <w:rPr>
                <w:rFonts w:ascii="Arial" w:hAnsi="Arial" w:cs="Arial"/>
                <w:sz w:val="20"/>
                <w:lang w:eastAsia="zh-TW"/>
              </w:rPr>
            </w:pPr>
            <w:r>
              <w:rPr>
                <w:rFonts w:ascii="Arial" w:hAnsi="Arial" w:cs="Arial"/>
                <w:sz w:val="20"/>
                <w:lang w:eastAsia="zh-TW"/>
              </w:rPr>
              <w:t>9180</w:t>
            </w:r>
          </w:p>
        </w:tc>
        <w:tc>
          <w:tcPr>
            <w:tcW w:w="2410" w:type="dxa"/>
            <w:tcBorders>
              <w:top w:val="single" w:sz="4" w:space="0" w:color="auto"/>
              <w:left w:val="single" w:sz="4" w:space="0" w:color="auto"/>
              <w:bottom w:val="single" w:sz="4" w:space="0" w:color="auto"/>
              <w:right w:val="single" w:sz="4" w:space="0" w:color="auto"/>
            </w:tcBorders>
            <w:vAlign w:val="center"/>
          </w:tcPr>
          <w:p w:rsidR="00AD58C0" w:rsidRPr="006C1377" w:rsidRDefault="00FD5F41" w:rsidP="006D1074">
            <w:pPr>
              <w:spacing w:before="40" w:after="40" w:line="240" w:lineRule="auto"/>
              <w:rPr>
                <w:rFonts w:ascii="Arial" w:hAnsi="Arial" w:cs="Arial"/>
                <w:sz w:val="20"/>
                <w:highlight w:val="yellow"/>
                <w:lang w:eastAsia="zh-TW"/>
              </w:rPr>
            </w:pPr>
            <w:r w:rsidRPr="00BF2F32">
              <w:rPr>
                <w:rFonts w:ascii="Arial" w:hAnsi="Arial" w:cs="Arial"/>
                <w:sz w:val="20"/>
                <w:lang w:eastAsia="zh-TW"/>
              </w:rPr>
              <w:t>Casual Hours</w:t>
            </w:r>
            <w:r w:rsidR="006D1074" w:rsidRPr="00BF2F32">
              <w:rPr>
                <w:rFonts w:ascii="Arial" w:hAnsi="Arial" w:cs="Arial"/>
                <w:sz w:val="20"/>
                <w:lang w:eastAsia="zh-TW"/>
              </w:rPr>
              <w:t xml:space="preserve">  </w:t>
            </w:r>
          </w:p>
        </w:tc>
        <w:tc>
          <w:tcPr>
            <w:tcW w:w="5670" w:type="dxa"/>
            <w:tcBorders>
              <w:top w:val="single" w:sz="4" w:space="0" w:color="auto"/>
              <w:left w:val="single" w:sz="4" w:space="0" w:color="auto"/>
              <w:bottom w:val="single" w:sz="4" w:space="0" w:color="auto"/>
              <w:right w:val="single" w:sz="4" w:space="0" w:color="auto"/>
            </w:tcBorders>
            <w:vAlign w:val="center"/>
          </w:tcPr>
          <w:p w:rsidR="00AD58C0" w:rsidRPr="00564A7F" w:rsidRDefault="00AD58C0" w:rsidP="00FF4647">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casual </w:t>
            </w:r>
          </w:p>
        </w:tc>
      </w:tr>
    </w:tbl>
    <w:p w:rsidR="004339BC" w:rsidRDefault="00255A06" w:rsidP="00255A06">
      <w:pPr>
        <w:tabs>
          <w:tab w:val="left" w:pos="7000"/>
        </w:tabs>
        <w:rPr>
          <w:rFonts w:ascii="Arial" w:hAnsi="Arial" w:cs="Arial"/>
          <w:sz w:val="22"/>
          <w:szCs w:val="22"/>
        </w:rPr>
      </w:pPr>
      <w:r>
        <w:rPr>
          <w:rFonts w:ascii="Arial" w:hAnsi="Arial" w:cs="Arial"/>
          <w:sz w:val="22"/>
          <w:szCs w:val="22"/>
        </w:rPr>
        <w:tab/>
      </w:r>
    </w:p>
    <w:p w:rsidR="004339BC" w:rsidRDefault="004339BC" w:rsidP="004339BC">
      <w:pPr>
        <w:rPr>
          <w:rFonts w:ascii="Arial" w:hAnsi="Arial" w:cs="Arial"/>
          <w:sz w:val="22"/>
          <w:szCs w:val="22"/>
        </w:rPr>
      </w:pPr>
      <w:r>
        <w:rPr>
          <w:rFonts w:ascii="Arial" w:hAnsi="Arial" w:cs="Arial"/>
          <w:sz w:val="22"/>
          <w:szCs w:val="22"/>
        </w:rPr>
        <w:t>All attendances will be entered into Workday as a time entry code and will be integrated through to GlobalView</w:t>
      </w:r>
      <w:r w:rsidRPr="003F141A">
        <w:rPr>
          <w:rFonts w:ascii="Arial" w:hAnsi="Arial" w:cs="Arial"/>
          <w:sz w:val="22"/>
          <w:szCs w:val="22"/>
          <w:vertAlign w:val="superscript"/>
        </w:rPr>
        <w:t>®</w:t>
      </w:r>
      <w:r>
        <w:rPr>
          <w:rFonts w:ascii="Arial" w:hAnsi="Arial" w:cs="Arial"/>
          <w:sz w:val="22"/>
          <w:szCs w:val="22"/>
        </w:rPr>
        <w:t>. It is expected that the attendance will be loaded with start and end times</w:t>
      </w:r>
      <w:r w:rsidR="00655701">
        <w:rPr>
          <w:rFonts w:ascii="Arial" w:hAnsi="Arial" w:cs="Arial"/>
          <w:sz w:val="22"/>
          <w:szCs w:val="22"/>
        </w:rPr>
        <w:t xml:space="preserve">, and </w:t>
      </w:r>
      <w:r w:rsidR="00655701">
        <w:rPr>
          <w:rFonts w:ascii="Arial" w:hAnsi="Arial" w:cs="Arial"/>
          <w:sz w:val="22"/>
          <w:szCs w:val="22"/>
        </w:rPr>
        <w:lastRenderedPageBreak/>
        <w:t xml:space="preserve">for casuals will also include the casual hourly rate to be paid at. </w:t>
      </w:r>
      <w:r>
        <w:rPr>
          <w:rFonts w:ascii="Arial" w:hAnsi="Arial" w:cs="Arial"/>
          <w:sz w:val="22"/>
          <w:szCs w:val="22"/>
        </w:rPr>
        <w:t xml:space="preserve">These </w:t>
      </w:r>
      <w:r w:rsidR="004318C2">
        <w:rPr>
          <w:rFonts w:ascii="Arial" w:hAnsi="Arial" w:cs="Arial"/>
          <w:sz w:val="22"/>
          <w:szCs w:val="22"/>
        </w:rPr>
        <w:t xml:space="preserve">input </w:t>
      </w:r>
      <w:r>
        <w:rPr>
          <w:rFonts w:ascii="Arial" w:hAnsi="Arial" w:cs="Arial"/>
          <w:sz w:val="22"/>
          <w:szCs w:val="22"/>
        </w:rPr>
        <w:t xml:space="preserve">requirements are noted in the Time </w:t>
      </w:r>
      <w:r w:rsidRPr="008B72C6">
        <w:rPr>
          <w:rFonts w:ascii="Arial" w:hAnsi="Arial" w:cs="Arial"/>
          <w:sz w:val="22"/>
          <w:szCs w:val="22"/>
        </w:rPr>
        <w:t>Blueprint Configuration Worksheet</w:t>
      </w:r>
      <w:r w:rsidR="00655701">
        <w:rPr>
          <w:rFonts w:ascii="Arial" w:hAnsi="Arial" w:cs="Arial"/>
          <w:sz w:val="22"/>
          <w:szCs w:val="22"/>
        </w:rPr>
        <w:t xml:space="preserve"> ‘</w:t>
      </w:r>
      <w:r w:rsidR="00655701" w:rsidRPr="00655701">
        <w:rPr>
          <w:rFonts w:ascii="Arial" w:hAnsi="Arial" w:cs="Arial"/>
          <w:sz w:val="22"/>
          <w:szCs w:val="22"/>
        </w:rPr>
        <w:t>Overview_Attendances</w:t>
      </w:r>
      <w:r w:rsidR="00655701">
        <w:rPr>
          <w:rFonts w:ascii="Arial" w:hAnsi="Arial" w:cs="Arial"/>
          <w:sz w:val="22"/>
          <w:szCs w:val="22"/>
        </w:rPr>
        <w:t>’ tab</w:t>
      </w:r>
      <w:r>
        <w:rPr>
          <w:rFonts w:ascii="Arial" w:hAnsi="Arial" w:cs="Arial"/>
          <w:sz w:val="22"/>
          <w:szCs w:val="22"/>
        </w:rPr>
        <w:t xml:space="preserve">. </w:t>
      </w:r>
    </w:p>
    <w:p w:rsidR="0080465D" w:rsidRDefault="0080465D" w:rsidP="004339BC">
      <w:pPr>
        <w:rPr>
          <w:rFonts w:ascii="Arial" w:hAnsi="Arial" w:cs="Arial"/>
          <w:sz w:val="22"/>
          <w:szCs w:val="22"/>
        </w:rPr>
      </w:pPr>
    </w:p>
    <w:p w:rsidR="00A66E96" w:rsidRPr="00BF2F32" w:rsidRDefault="00A66E96" w:rsidP="00A66E96">
      <w:pPr>
        <w:pStyle w:val="Heading3"/>
      </w:pPr>
      <w:bookmarkStart w:id="196" w:name="_Toc18944453"/>
      <w:bookmarkStart w:id="197" w:name="_Toc20468016"/>
      <w:r w:rsidRPr="00BF2F32">
        <w:t>Casual Hours</w:t>
      </w:r>
      <w:bookmarkEnd w:id="196"/>
      <w:bookmarkEnd w:id="197"/>
      <w:r w:rsidRPr="00BF2F32">
        <w:t xml:space="preserve"> </w:t>
      </w:r>
    </w:p>
    <w:p w:rsidR="00FD5F41" w:rsidRDefault="00A66E96" w:rsidP="00A66E96">
      <w:pPr>
        <w:rPr>
          <w:rFonts w:ascii="Arial" w:hAnsi="Arial" w:cs="Arial"/>
          <w:sz w:val="22"/>
          <w:szCs w:val="22"/>
        </w:rPr>
      </w:pPr>
      <w:r>
        <w:rPr>
          <w:rFonts w:ascii="Arial" w:hAnsi="Arial" w:cs="Arial"/>
          <w:sz w:val="22"/>
          <w:szCs w:val="22"/>
        </w:rPr>
        <w:t>Casual attendances</w:t>
      </w:r>
      <w:r w:rsidR="00FD5F41">
        <w:rPr>
          <w:rFonts w:ascii="Arial" w:hAnsi="Arial" w:cs="Arial"/>
          <w:sz w:val="22"/>
          <w:szCs w:val="22"/>
        </w:rPr>
        <w:t xml:space="preserve"> will be received into GlobalView</w:t>
      </w:r>
      <w:r w:rsidR="00FD5F41" w:rsidRPr="003F141A">
        <w:rPr>
          <w:rFonts w:ascii="Arial" w:hAnsi="Arial" w:cs="Arial"/>
          <w:sz w:val="22"/>
          <w:szCs w:val="22"/>
          <w:vertAlign w:val="superscript"/>
        </w:rPr>
        <w:t>®</w:t>
      </w:r>
      <w:r w:rsidR="00FD5F41">
        <w:rPr>
          <w:rFonts w:ascii="Arial" w:hAnsi="Arial" w:cs="Arial"/>
          <w:sz w:val="22"/>
          <w:szCs w:val="22"/>
        </w:rPr>
        <w:t xml:space="preserve"> as a single Casual Hours attendance as it is expected that the rate of payment will be received with the attendance from Workday. </w:t>
      </w:r>
    </w:p>
    <w:p w:rsidR="00A66E96" w:rsidRDefault="00A66E96" w:rsidP="00A66E96">
      <w:pPr>
        <w:rPr>
          <w:rFonts w:ascii="Arial" w:hAnsi="Arial" w:cs="Arial"/>
          <w:sz w:val="22"/>
          <w:szCs w:val="22"/>
        </w:rPr>
      </w:pPr>
    </w:p>
    <w:p w:rsidR="00A66E96" w:rsidRDefault="00A66E96" w:rsidP="00A66E96">
      <w:pPr>
        <w:pStyle w:val="Heading3"/>
      </w:pPr>
      <w:bookmarkStart w:id="198" w:name="_Toc18944457"/>
      <w:bookmarkStart w:id="199" w:name="_Toc20468017"/>
      <w:r>
        <w:t>Maximum Hours</w:t>
      </w:r>
      <w:bookmarkEnd w:id="198"/>
      <w:bookmarkEnd w:id="199"/>
      <w:r>
        <w:t xml:space="preserve">  </w:t>
      </w:r>
    </w:p>
    <w:p w:rsidR="00A66E96" w:rsidRDefault="00A66E96" w:rsidP="00A66E96">
      <w:pPr>
        <w:rPr>
          <w:rFonts w:ascii="Arial" w:hAnsi="Arial" w:cs="Arial"/>
          <w:sz w:val="22"/>
          <w:szCs w:val="22"/>
        </w:rPr>
      </w:pPr>
      <w:r>
        <w:rPr>
          <w:rFonts w:ascii="Arial" w:hAnsi="Arial" w:cs="Arial"/>
          <w:sz w:val="22"/>
          <w:szCs w:val="22"/>
        </w:rPr>
        <w:t>Where a time entry claim is greater than the maximum allowed hours (eg. Overtime), the payment generated by GlobalView</w:t>
      </w:r>
      <w:r w:rsidRPr="003F141A">
        <w:rPr>
          <w:rFonts w:ascii="Arial" w:hAnsi="Arial" w:cs="Arial"/>
          <w:sz w:val="22"/>
          <w:szCs w:val="22"/>
          <w:vertAlign w:val="superscript"/>
        </w:rPr>
        <w:t>®</w:t>
      </w:r>
      <w:r>
        <w:rPr>
          <w:rFonts w:ascii="Arial" w:hAnsi="Arial" w:cs="Arial"/>
          <w:sz w:val="22"/>
          <w:szCs w:val="22"/>
        </w:rPr>
        <w:t xml:space="preserve"> will only ever be up to the maximum allowed hours. For example, there is a daily cap of 4hrs for weekday Overtime so if an employee claims 5hrs, GlobalView</w:t>
      </w:r>
      <w:r w:rsidRPr="003F141A">
        <w:rPr>
          <w:rFonts w:ascii="Arial" w:hAnsi="Arial" w:cs="Arial"/>
          <w:sz w:val="22"/>
          <w:szCs w:val="22"/>
          <w:vertAlign w:val="superscript"/>
        </w:rPr>
        <w:t>®</w:t>
      </w:r>
      <w:r>
        <w:rPr>
          <w:rFonts w:ascii="Arial" w:hAnsi="Arial" w:cs="Arial"/>
          <w:sz w:val="22"/>
          <w:szCs w:val="22"/>
        </w:rPr>
        <w:t xml:space="preserve"> will only pay the 4hrs. </w:t>
      </w:r>
    </w:p>
    <w:p w:rsidR="00FB6A2C" w:rsidRDefault="00FB6A2C" w:rsidP="00A66E96">
      <w:pPr>
        <w:rPr>
          <w:rFonts w:ascii="Arial" w:hAnsi="Arial" w:cs="Arial"/>
          <w:sz w:val="22"/>
          <w:szCs w:val="22"/>
        </w:rPr>
      </w:pPr>
      <w:r>
        <w:rPr>
          <w:rFonts w:ascii="Arial" w:hAnsi="Arial" w:cs="Arial"/>
          <w:sz w:val="22"/>
          <w:szCs w:val="22"/>
        </w:rPr>
        <w:t xml:space="preserve">The maximum hours for Overtime are – </w:t>
      </w:r>
    </w:p>
    <w:p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Daily Overtime (Weekdays) – max. 4hrs </w:t>
      </w:r>
    </w:p>
    <w:p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Daily Overtime (Weekends) – max. 12hrs </w:t>
      </w:r>
    </w:p>
    <w:p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Monthly Overtime – max. 30hrs (calculated based on a calendar month) </w:t>
      </w:r>
    </w:p>
    <w:p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Annual Overtime – max. </w:t>
      </w:r>
      <w:r w:rsidR="004E3281">
        <w:rPr>
          <w:rFonts w:ascii="Arial" w:hAnsi="Arial" w:cs="Arial"/>
          <w:sz w:val="22"/>
          <w:szCs w:val="22"/>
        </w:rPr>
        <w:t>2</w:t>
      </w:r>
      <w:r w:rsidR="004E3281" w:rsidRPr="00FB6A2C">
        <w:rPr>
          <w:rFonts w:ascii="Arial" w:hAnsi="Arial" w:cs="Arial"/>
          <w:sz w:val="22"/>
          <w:szCs w:val="22"/>
        </w:rPr>
        <w:t xml:space="preserve">00hrs </w:t>
      </w:r>
      <w:r w:rsidR="00961717">
        <w:rPr>
          <w:rFonts w:ascii="Arial" w:hAnsi="Arial" w:cs="Arial"/>
          <w:sz w:val="22"/>
          <w:szCs w:val="22"/>
        </w:rPr>
        <w:t xml:space="preserve">(calculated based on a calendar year) </w:t>
      </w:r>
    </w:p>
    <w:p w:rsidR="00FB6A2C" w:rsidRDefault="00FB6A2C" w:rsidP="00A66E96">
      <w:pPr>
        <w:rPr>
          <w:rFonts w:ascii="Arial" w:hAnsi="Arial" w:cs="Arial"/>
          <w:sz w:val="22"/>
          <w:szCs w:val="22"/>
        </w:rPr>
      </w:pPr>
    </w:p>
    <w:p w:rsidR="009C3DE3" w:rsidRDefault="00FB6A2C" w:rsidP="00A66E96">
      <w:pPr>
        <w:rPr>
          <w:rFonts w:ascii="Arial" w:hAnsi="Arial" w:cs="Arial"/>
          <w:sz w:val="22"/>
          <w:szCs w:val="22"/>
        </w:rPr>
      </w:pPr>
      <w:r w:rsidRPr="00FD5F41">
        <w:rPr>
          <w:rFonts w:ascii="Arial" w:hAnsi="Arial" w:cs="Arial"/>
          <w:sz w:val="22"/>
          <w:szCs w:val="22"/>
        </w:rPr>
        <w:t xml:space="preserve">The </w:t>
      </w:r>
      <w:r w:rsidR="00961717" w:rsidRPr="00FD5F41">
        <w:rPr>
          <w:rFonts w:ascii="Arial" w:hAnsi="Arial" w:cs="Arial"/>
          <w:sz w:val="22"/>
          <w:szCs w:val="22"/>
        </w:rPr>
        <w:t xml:space="preserve">Monthly and </w:t>
      </w:r>
      <w:r w:rsidRPr="00FD5F41">
        <w:rPr>
          <w:rFonts w:ascii="Arial" w:hAnsi="Arial" w:cs="Arial"/>
          <w:sz w:val="22"/>
          <w:szCs w:val="22"/>
        </w:rPr>
        <w:t>Annual Overtime cap</w:t>
      </w:r>
      <w:r w:rsidR="00961717" w:rsidRPr="00FD5F41">
        <w:rPr>
          <w:rFonts w:ascii="Arial" w:hAnsi="Arial" w:cs="Arial"/>
          <w:sz w:val="22"/>
          <w:szCs w:val="22"/>
        </w:rPr>
        <w:t>s</w:t>
      </w:r>
      <w:r w:rsidRPr="00FD5F41">
        <w:rPr>
          <w:rFonts w:ascii="Arial" w:hAnsi="Arial" w:cs="Arial"/>
          <w:sz w:val="22"/>
          <w:szCs w:val="22"/>
        </w:rPr>
        <w:t xml:space="preserve"> will be calculated in </w:t>
      </w:r>
      <w:r w:rsidR="00F4204F">
        <w:rPr>
          <w:rFonts w:ascii="Arial" w:hAnsi="Arial" w:cs="Arial"/>
          <w:sz w:val="22"/>
          <w:szCs w:val="22"/>
        </w:rPr>
        <w:t>time evaluation</w:t>
      </w:r>
      <w:r w:rsidR="00F4204F" w:rsidRPr="00FD5F41">
        <w:rPr>
          <w:rFonts w:ascii="Arial" w:hAnsi="Arial" w:cs="Arial"/>
          <w:sz w:val="22"/>
          <w:szCs w:val="22"/>
        </w:rPr>
        <w:t xml:space="preserve"> </w:t>
      </w:r>
      <w:r w:rsidRPr="00FD5F41">
        <w:rPr>
          <w:rFonts w:ascii="Arial" w:hAnsi="Arial" w:cs="Arial"/>
          <w:sz w:val="22"/>
          <w:szCs w:val="22"/>
        </w:rPr>
        <w:t xml:space="preserve">based on a calendar </w:t>
      </w:r>
      <w:r w:rsidR="00F4204F">
        <w:rPr>
          <w:rFonts w:ascii="Arial" w:hAnsi="Arial" w:cs="Arial"/>
          <w:sz w:val="22"/>
          <w:szCs w:val="22"/>
        </w:rPr>
        <w:t xml:space="preserve">month / </w:t>
      </w:r>
      <w:r w:rsidRPr="00FD5F41">
        <w:rPr>
          <w:rFonts w:ascii="Arial" w:hAnsi="Arial" w:cs="Arial"/>
          <w:sz w:val="22"/>
          <w:szCs w:val="22"/>
        </w:rPr>
        <w:t>year.</w:t>
      </w:r>
      <w:r>
        <w:rPr>
          <w:rFonts w:ascii="Arial" w:hAnsi="Arial" w:cs="Arial"/>
          <w:sz w:val="22"/>
          <w:szCs w:val="22"/>
        </w:rPr>
        <w:t xml:space="preserve"> </w:t>
      </w:r>
      <w:r w:rsidR="00F4204F">
        <w:rPr>
          <w:rFonts w:ascii="Arial" w:hAnsi="Arial" w:cs="Arial"/>
          <w:sz w:val="22"/>
          <w:szCs w:val="22"/>
        </w:rPr>
        <w:t xml:space="preserve">Only values to be paid will be sent to payroll. </w:t>
      </w:r>
      <w:r w:rsidR="00192C37">
        <w:rPr>
          <w:rFonts w:ascii="Arial" w:hAnsi="Arial" w:cs="Arial"/>
          <w:sz w:val="22"/>
          <w:szCs w:val="22"/>
        </w:rPr>
        <w:t>Where</w:t>
      </w:r>
      <w:r w:rsidR="009C3DE3">
        <w:rPr>
          <w:rFonts w:ascii="Arial" w:hAnsi="Arial" w:cs="Arial"/>
          <w:sz w:val="22"/>
          <w:szCs w:val="22"/>
        </w:rPr>
        <w:t xml:space="preserve"> Overtime in a period (weekday, weekend, monthly or annually) sends the employee over the cap, the latest worked overtime will be capped first. </w:t>
      </w:r>
    </w:p>
    <w:p w:rsidR="009C3DE3" w:rsidRDefault="009C3DE3" w:rsidP="00A66E96">
      <w:pPr>
        <w:rPr>
          <w:rFonts w:ascii="Arial" w:hAnsi="Arial" w:cs="Arial"/>
          <w:sz w:val="22"/>
          <w:szCs w:val="22"/>
        </w:rPr>
      </w:pPr>
    </w:p>
    <w:p w:rsidR="009C3DE3" w:rsidRDefault="009C3DE3" w:rsidP="00A66E96">
      <w:pPr>
        <w:rPr>
          <w:rFonts w:ascii="Arial" w:hAnsi="Arial" w:cs="Arial"/>
          <w:sz w:val="22"/>
          <w:szCs w:val="22"/>
        </w:rPr>
      </w:pPr>
      <w:r>
        <w:rPr>
          <w:rFonts w:ascii="Arial" w:hAnsi="Arial" w:cs="Arial"/>
          <w:sz w:val="22"/>
          <w:szCs w:val="22"/>
        </w:rPr>
        <w:t xml:space="preserve">For example, if an employee in a month worked – </w:t>
      </w:r>
    </w:p>
    <w:p w:rsidR="009C3DE3" w:rsidRPr="009C3DE3" w:rsidRDefault="009C3DE3" w:rsidP="009C3DE3">
      <w:pPr>
        <w:pStyle w:val="ListParagraph"/>
        <w:numPr>
          <w:ilvl w:val="0"/>
          <w:numId w:val="44"/>
        </w:numPr>
        <w:rPr>
          <w:rFonts w:ascii="Arial" w:hAnsi="Arial" w:cs="Arial"/>
          <w:sz w:val="22"/>
          <w:szCs w:val="22"/>
        </w:rPr>
      </w:pPr>
      <w:r w:rsidRPr="009C3DE3">
        <w:rPr>
          <w:rFonts w:ascii="Arial" w:hAnsi="Arial" w:cs="Arial"/>
          <w:sz w:val="22"/>
          <w:szCs w:val="22"/>
        </w:rPr>
        <w:t>1</w:t>
      </w:r>
      <w:r w:rsidRPr="009C3DE3">
        <w:rPr>
          <w:rFonts w:ascii="Arial" w:hAnsi="Arial" w:cs="Arial"/>
          <w:sz w:val="22"/>
          <w:szCs w:val="22"/>
          <w:vertAlign w:val="superscript"/>
        </w:rPr>
        <w:t>st</w:t>
      </w:r>
      <w:r w:rsidRPr="009C3DE3">
        <w:rPr>
          <w:rFonts w:ascii="Arial" w:hAnsi="Arial" w:cs="Arial"/>
          <w:sz w:val="22"/>
          <w:szCs w:val="22"/>
        </w:rPr>
        <w:t xml:space="preserve"> – 20</w:t>
      </w:r>
      <w:r w:rsidRPr="009C3DE3">
        <w:rPr>
          <w:rFonts w:ascii="Arial" w:hAnsi="Arial" w:cs="Arial"/>
          <w:sz w:val="22"/>
          <w:szCs w:val="22"/>
          <w:vertAlign w:val="superscript"/>
        </w:rPr>
        <w:t>th</w:t>
      </w:r>
      <w:r w:rsidRPr="009C3DE3">
        <w:rPr>
          <w:rFonts w:ascii="Arial" w:hAnsi="Arial" w:cs="Arial"/>
          <w:sz w:val="22"/>
          <w:szCs w:val="22"/>
        </w:rPr>
        <w:t xml:space="preserve"> Month – 25hrs Overtime paid at various rates  </w:t>
      </w:r>
    </w:p>
    <w:p w:rsidR="009C3DE3" w:rsidRPr="009C3DE3" w:rsidRDefault="009C3DE3" w:rsidP="009C3DE3">
      <w:pPr>
        <w:pStyle w:val="ListParagraph"/>
        <w:numPr>
          <w:ilvl w:val="0"/>
          <w:numId w:val="44"/>
        </w:numPr>
        <w:rPr>
          <w:rFonts w:ascii="Arial" w:hAnsi="Arial" w:cs="Arial"/>
          <w:sz w:val="22"/>
          <w:szCs w:val="22"/>
        </w:rPr>
      </w:pPr>
      <w:r w:rsidRPr="009C3DE3">
        <w:rPr>
          <w:rFonts w:ascii="Arial" w:hAnsi="Arial" w:cs="Arial"/>
          <w:sz w:val="22"/>
          <w:szCs w:val="22"/>
        </w:rPr>
        <w:t>21</w:t>
      </w:r>
      <w:r w:rsidRPr="009C3DE3">
        <w:rPr>
          <w:rFonts w:ascii="Arial" w:hAnsi="Arial" w:cs="Arial"/>
          <w:sz w:val="22"/>
          <w:szCs w:val="22"/>
          <w:vertAlign w:val="superscript"/>
        </w:rPr>
        <w:t>st</w:t>
      </w:r>
      <w:r w:rsidRPr="009C3DE3">
        <w:rPr>
          <w:rFonts w:ascii="Arial" w:hAnsi="Arial" w:cs="Arial"/>
          <w:sz w:val="22"/>
          <w:szCs w:val="22"/>
        </w:rPr>
        <w:t xml:space="preserve"> Month – 4hrs paid @ 200% Weekend Day rates </w:t>
      </w:r>
    </w:p>
    <w:p w:rsidR="009C3DE3" w:rsidRPr="009C3DE3" w:rsidRDefault="009C3DE3" w:rsidP="009C3DE3">
      <w:pPr>
        <w:pStyle w:val="ListParagraph"/>
        <w:numPr>
          <w:ilvl w:val="0"/>
          <w:numId w:val="44"/>
        </w:numPr>
        <w:rPr>
          <w:rFonts w:ascii="Arial" w:hAnsi="Arial" w:cs="Arial"/>
          <w:sz w:val="22"/>
          <w:szCs w:val="22"/>
        </w:rPr>
      </w:pPr>
      <w:r w:rsidRPr="009C3DE3">
        <w:rPr>
          <w:rFonts w:ascii="Arial" w:hAnsi="Arial" w:cs="Arial"/>
          <w:sz w:val="22"/>
          <w:szCs w:val="22"/>
        </w:rPr>
        <w:t>22</w:t>
      </w:r>
      <w:r w:rsidRPr="009C3DE3">
        <w:rPr>
          <w:rFonts w:ascii="Arial" w:hAnsi="Arial" w:cs="Arial"/>
          <w:sz w:val="22"/>
          <w:szCs w:val="22"/>
          <w:vertAlign w:val="superscript"/>
        </w:rPr>
        <w:t>nd</w:t>
      </w:r>
      <w:r w:rsidRPr="009C3DE3">
        <w:rPr>
          <w:rFonts w:ascii="Arial" w:hAnsi="Arial" w:cs="Arial"/>
          <w:sz w:val="22"/>
          <w:szCs w:val="22"/>
        </w:rPr>
        <w:t xml:space="preserve"> Month – 2hrs paid @ 150% Weekday Day rates and 2hrs paid @ 195% Weekday Day rates </w:t>
      </w:r>
    </w:p>
    <w:p w:rsidR="009C3DE3" w:rsidRDefault="009C3DE3" w:rsidP="00A66E96">
      <w:pPr>
        <w:rPr>
          <w:rFonts w:ascii="Arial" w:hAnsi="Arial" w:cs="Arial"/>
          <w:sz w:val="22"/>
          <w:szCs w:val="22"/>
        </w:rPr>
      </w:pPr>
    </w:p>
    <w:p w:rsidR="00F4204F" w:rsidRDefault="009C3DE3" w:rsidP="00A66E96">
      <w:pPr>
        <w:rPr>
          <w:rFonts w:ascii="Arial" w:hAnsi="Arial" w:cs="Arial"/>
          <w:sz w:val="22"/>
          <w:szCs w:val="22"/>
        </w:rPr>
      </w:pPr>
      <w:r>
        <w:rPr>
          <w:rFonts w:ascii="Arial" w:hAnsi="Arial" w:cs="Arial"/>
          <w:sz w:val="22"/>
          <w:szCs w:val="22"/>
        </w:rPr>
        <w:t>The 30hr Monthly cap should kick in after the 1</w:t>
      </w:r>
      <w:r w:rsidRPr="00F4204F">
        <w:rPr>
          <w:rFonts w:ascii="Arial" w:hAnsi="Arial" w:cs="Arial"/>
          <w:sz w:val="22"/>
          <w:szCs w:val="22"/>
        </w:rPr>
        <w:t>st</w:t>
      </w:r>
      <w:r>
        <w:rPr>
          <w:rFonts w:ascii="Arial" w:hAnsi="Arial" w:cs="Arial"/>
          <w:sz w:val="22"/>
          <w:szCs w:val="22"/>
        </w:rPr>
        <w:t xml:space="preserve"> 1 hour paid @ 150% on 22</w:t>
      </w:r>
      <w:r w:rsidRPr="00F4204F">
        <w:rPr>
          <w:rFonts w:ascii="Arial" w:hAnsi="Arial" w:cs="Arial"/>
          <w:sz w:val="22"/>
          <w:szCs w:val="22"/>
        </w:rPr>
        <w:t>nd</w:t>
      </w:r>
      <w:r>
        <w:rPr>
          <w:rFonts w:ascii="Arial" w:hAnsi="Arial" w:cs="Arial"/>
          <w:sz w:val="22"/>
          <w:szCs w:val="22"/>
        </w:rPr>
        <w:t xml:space="preserve"> of Month. </w:t>
      </w:r>
      <w:r w:rsidR="00F4204F">
        <w:rPr>
          <w:rFonts w:ascii="Arial" w:hAnsi="Arial" w:cs="Arial"/>
          <w:sz w:val="22"/>
          <w:szCs w:val="22"/>
        </w:rPr>
        <w:t>If the employee was to submit a retro change to adjust the OT on 21</w:t>
      </w:r>
      <w:r w:rsidR="00F4204F" w:rsidRPr="00F4204F">
        <w:rPr>
          <w:rFonts w:ascii="Arial" w:hAnsi="Arial" w:cs="Arial"/>
          <w:sz w:val="22"/>
          <w:szCs w:val="22"/>
          <w:vertAlign w:val="superscript"/>
        </w:rPr>
        <w:t>st</w:t>
      </w:r>
      <w:r w:rsidR="00F4204F">
        <w:rPr>
          <w:rFonts w:ascii="Arial" w:hAnsi="Arial" w:cs="Arial"/>
          <w:sz w:val="22"/>
          <w:szCs w:val="22"/>
        </w:rPr>
        <w:t xml:space="preserve"> from 4hrs to 5hrs, this would recalculate resulting in the cap being reached on 21</w:t>
      </w:r>
      <w:r w:rsidR="00F4204F" w:rsidRPr="00F4204F">
        <w:rPr>
          <w:rFonts w:ascii="Arial" w:hAnsi="Arial" w:cs="Arial"/>
          <w:sz w:val="22"/>
          <w:szCs w:val="22"/>
          <w:vertAlign w:val="superscript"/>
        </w:rPr>
        <w:t>st</w:t>
      </w:r>
      <w:r w:rsidR="00F4204F">
        <w:rPr>
          <w:rFonts w:ascii="Arial" w:hAnsi="Arial" w:cs="Arial"/>
          <w:sz w:val="22"/>
          <w:szCs w:val="22"/>
        </w:rPr>
        <w:t xml:space="preserve"> so the 1hr overtime paid on 22</w:t>
      </w:r>
      <w:r w:rsidR="00F4204F" w:rsidRPr="00F4204F">
        <w:rPr>
          <w:rFonts w:ascii="Arial" w:hAnsi="Arial" w:cs="Arial"/>
          <w:sz w:val="22"/>
          <w:szCs w:val="22"/>
          <w:vertAlign w:val="superscript"/>
        </w:rPr>
        <w:t>nd</w:t>
      </w:r>
      <w:r w:rsidR="00F4204F">
        <w:rPr>
          <w:rFonts w:ascii="Arial" w:hAnsi="Arial" w:cs="Arial"/>
          <w:sz w:val="22"/>
          <w:szCs w:val="22"/>
        </w:rPr>
        <w:t xml:space="preserve"> would be recovered. </w:t>
      </w:r>
    </w:p>
    <w:p w:rsidR="00FD5F41" w:rsidRDefault="00FD5F41" w:rsidP="00A66E96">
      <w:pPr>
        <w:rPr>
          <w:rFonts w:ascii="Arial" w:hAnsi="Arial" w:cs="Arial"/>
          <w:sz w:val="22"/>
          <w:szCs w:val="22"/>
        </w:rPr>
      </w:pPr>
    </w:p>
    <w:p w:rsidR="00A66E96" w:rsidRDefault="00A66E96" w:rsidP="00A66E96">
      <w:pPr>
        <w:pStyle w:val="Heading3"/>
      </w:pPr>
      <w:bookmarkStart w:id="200" w:name="_Toc18944458"/>
      <w:bookmarkStart w:id="201" w:name="_Toc20468018"/>
      <w:r>
        <w:lastRenderedPageBreak/>
        <w:t>Eligibility Restrictions</w:t>
      </w:r>
      <w:bookmarkEnd w:id="200"/>
      <w:bookmarkEnd w:id="201"/>
      <w:r>
        <w:t xml:space="preserve">  </w:t>
      </w:r>
    </w:p>
    <w:p w:rsidR="00A66E96" w:rsidRDefault="00A66E96" w:rsidP="00A66E96">
      <w:pPr>
        <w:rPr>
          <w:rFonts w:ascii="Arial" w:hAnsi="Arial" w:cs="Arial"/>
          <w:sz w:val="22"/>
          <w:szCs w:val="22"/>
        </w:rPr>
      </w:pPr>
      <w:r>
        <w:rPr>
          <w:rFonts w:ascii="Arial" w:hAnsi="Arial" w:cs="Arial"/>
          <w:sz w:val="22"/>
          <w:szCs w:val="22"/>
        </w:rPr>
        <w:t>All eligibility restrictions on what attendances an employee is able to claim will be controlled by Workday, there will be no restrictions built into GlobalView</w:t>
      </w:r>
      <w:r w:rsidRPr="003F141A">
        <w:rPr>
          <w:rFonts w:ascii="Arial" w:hAnsi="Arial" w:cs="Arial"/>
          <w:sz w:val="22"/>
          <w:szCs w:val="22"/>
          <w:vertAlign w:val="superscript"/>
        </w:rPr>
        <w:t>®</w:t>
      </w:r>
      <w:r>
        <w:rPr>
          <w:rFonts w:ascii="Arial" w:hAnsi="Arial" w:cs="Arial"/>
          <w:sz w:val="22"/>
          <w:szCs w:val="22"/>
        </w:rPr>
        <w:t xml:space="preserve"> on entering the attendance. </w:t>
      </w:r>
    </w:p>
    <w:p w:rsidR="00A66E96" w:rsidRDefault="00A66E96" w:rsidP="00A66E96">
      <w:pPr>
        <w:rPr>
          <w:rFonts w:ascii="Arial" w:hAnsi="Arial" w:cs="Arial"/>
          <w:sz w:val="22"/>
          <w:szCs w:val="22"/>
        </w:rPr>
      </w:pPr>
      <w:r>
        <w:rPr>
          <w:rFonts w:ascii="Arial" w:hAnsi="Arial" w:cs="Arial"/>
          <w:sz w:val="22"/>
          <w:szCs w:val="22"/>
        </w:rPr>
        <w:t>However although GlobalView</w:t>
      </w:r>
      <w:r w:rsidRPr="003F141A">
        <w:rPr>
          <w:rFonts w:ascii="Arial" w:hAnsi="Arial" w:cs="Arial"/>
          <w:sz w:val="22"/>
          <w:szCs w:val="22"/>
          <w:vertAlign w:val="superscript"/>
        </w:rPr>
        <w:t>®</w:t>
      </w:r>
      <w:r>
        <w:rPr>
          <w:rFonts w:ascii="Arial" w:hAnsi="Arial" w:cs="Arial"/>
          <w:sz w:val="22"/>
          <w:szCs w:val="22"/>
        </w:rPr>
        <w:t xml:space="preserve"> may allow the attendance entry to be loaded, all rules around what payments will be generated for the attendance is based on what has been defined in the </w:t>
      </w:r>
      <w:r w:rsidRPr="008D76AF">
        <w:rPr>
          <w:rFonts w:ascii="Arial" w:hAnsi="Arial" w:cs="Arial"/>
          <w:sz w:val="22"/>
          <w:szCs w:val="22"/>
        </w:rPr>
        <w:t>‘Time Rule Overview</w:t>
      </w:r>
      <w:r>
        <w:rPr>
          <w:rFonts w:ascii="Arial" w:hAnsi="Arial" w:cs="Arial"/>
          <w:sz w:val="22"/>
          <w:szCs w:val="22"/>
        </w:rPr>
        <w:t>’ and</w:t>
      </w:r>
      <w:r w:rsidRPr="008D76AF">
        <w:rPr>
          <w:rFonts w:ascii="Arial" w:hAnsi="Arial" w:cs="Arial"/>
          <w:sz w:val="22"/>
          <w:szCs w:val="22"/>
        </w:rPr>
        <w:t xml:space="preserve"> ‘</w:t>
      </w:r>
      <w:r w:rsidRPr="00ED4337">
        <w:rPr>
          <w:rFonts w:ascii="Arial" w:hAnsi="Arial" w:cs="Arial"/>
          <w:sz w:val="22"/>
          <w:szCs w:val="22"/>
        </w:rPr>
        <w:t>Overview_</w:t>
      </w:r>
      <w:r>
        <w:rPr>
          <w:rFonts w:ascii="Arial" w:hAnsi="Arial" w:cs="Arial"/>
          <w:sz w:val="22"/>
          <w:szCs w:val="22"/>
        </w:rPr>
        <w:t>Attendances</w:t>
      </w:r>
      <w:r w:rsidRPr="008D76AF">
        <w:rPr>
          <w:rFonts w:ascii="Arial" w:hAnsi="Arial" w:cs="Arial"/>
          <w:sz w:val="22"/>
          <w:szCs w:val="22"/>
        </w:rPr>
        <w:t>’ tabs</w:t>
      </w:r>
      <w:r>
        <w:rPr>
          <w:rFonts w:ascii="Arial" w:hAnsi="Arial" w:cs="Arial"/>
          <w:sz w:val="22"/>
          <w:szCs w:val="22"/>
        </w:rPr>
        <w:t xml:space="preserve">. </w:t>
      </w:r>
    </w:p>
    <w:p w:rsidR="00A66E96" w:rsidRDefault="00A66E96" w:rsidP="004339BC">
      <w:pPr>
        <w:rPr>
          <w:rFonts w:ascii="Arial" w:hAnsi="Arial" w:cs="Arial"/>
          <w:sz w:val="22"/>
          <w:szCs w:val="22"/>
        </w:rPr>
      </w:pPr>
      <w:r>
        <w:rPr>
          <w:rFonts w:ascii="Arial" w:hAnsi="Arial" w:cs="Arial"/>
          <w:sz w:val="22"/>
          <w:szCs w:val="22"/>
        </w:rPr>
        <w:t>This will mean that if</w:t>
      </w:r>
      <w:r w:rsidR="00FB6A2C">
        <w:rPr>
          <w:rFonts w:ascii="Arial" w:hAnsi="Arial" w:cs="Arial"/>
          <w:sz w:val="22"/>
          <w:szCs w:val="22"/>
        </w:rPr>
        <w:t xml:space="preserve"> an Overtime attendance was received for</w:t>
      </w:r>
      <w:r>
        <w:rPr>
          <w:rFonts w:ascii="Arial" w:hAnsi="Arial" w:cs="Arial"/>
          <w:sz w:val="22"/>
          <w:szCs w:val="22"/>
        </w:rPr>
        <w:t xml:space="preserve"> </w:t>
      </w:r>
      <w:r w:rsidR="00FB6A2C">
        <w:rPr>
          <w:rFonts w:ascii="Arial" w:hAnsi="Arial" w:cs="Arial"/>
          <w:sz w:val="22"/>
          <w:szCs w:val="22"/>
        </w:rPr>
        <w:t xml:space="preserve">an Academic staff employee, there are no rules defined for this </w:t>
      </w:r>
      <w:r>
        <w:rPr>
          <w:rFonts w:ascii="Arial" w:hAnsi="Arial" w:cs="Arial"/>
          <w:sz w:val="22"/>
          <w:szCs w:val="22"/>
        </w:rPr>
        <w:t xml:space="preserve">grouping so no payment would be generated from the attendance entry. </w:t>
      </w:r>
    </w:p>
    <w:p w:rsidR="00FB6A2C" w:rsidRDefault="00FB6A2C" w:rsidP="004339BC">
      <w:pPr>
        <w:rPr>
          <w:rFonts w:ascii="Arial" w:hAnsi="Arial" w:cs="Arial"/>
          <w:sz w:val="22"/>
          <w:szCs w:val="22"/>
        </w:rPr>
      </w:pPr>
    </w:p>
    <w:p w:rsidR="00100BD7" w:rsidRDefault="003D386F" w:rsidP="00D66F94">
      <w:pPr>
        <w:pStyle w:val="Heading2"/>
        <w:numPr>
          <w:ilvl w:val="1"/>
          <w:numId w:val="17"/>
        </w:numPr>
      </w:pPr>
      <w:bookmarkStart w:id="202" w:name="_Toc20468019"/>
      <w:bookmarkStart w:id="203" w:name="_Toc73610159"/>
      <w:bookmarkStart w:id="204" w:name="_Toc120703655"/>
      <w:bookmarkStart w:id="205" w:name="_Toc200178084"/>
      <w:bookmarkStart w:id="206" w:name="_Toc417995054"/>
      <w:bookmarkStart w:id="207" w:name="_Toc517444243"/>
      <w:r>
        <w:t>Absences</w:t>
      </w:r>
      <w:bookmarkEnd w:id="202"/>
      <w:r>
        <w:t xml:space="preserve"> </w:t>
      </w:r>
      <w:bookmarkEnd w:id="203"/>
      <w:bookmarkEnd w:id="204"/>
      <w:bookmarkEnd w:id="205"/>
      <w:bookmarkEnd w:id="206"/>
      <w:bookmarkEnd w:id="207"/>
    </w:p>
    <w:p w:rsidR="006F2416" w:rsidRDefault="003F141A" w:rsidP="003F141A">
      <w:pPr>
        <w:rPr>
          <w:rFonts w:ascii="Arial" w:hAnsi="Arial" w:cs="Arial"/>
          <w:sz w:val="22"/>
          <w:szCs w:val="22"/>
        </w:rPr>
      </w:pPr>
      <w:bookmarkStart w:id="208" w:name="_Toc73610160"/>
      <w:bookmarkStart w:id="209" w:name="_Toc120703656"/>
      <w:bookmarkStart w:id="210" w:name="_Toc200178085"/>
      <w:bookmarkStart w:id="211" w:name="_Toc417995055"/>
      <w:bookmarkStart w:id="212" w:name="_Toc517444244"/>
      <w:r>
        <w:rPr>
          <w:rFonts w:ascii="Arial" w:hAnsi="Arial" w:cs="Arial"/>
          <w:sz w:val="22"/>
          <w:szCs w:val="22"/>
        </w:rPr>
        <w:t xml:space="preserve">Absences (Infotype 2001) </w:t>
      </w:r>
      <w:r w:rsidR="006F2416">
        <w:rPr>
          <w:rFonts w:ascii="Arial" w:hAnsi="Arial" w:cs="Arial"/>
          <w:sz w:val="22"/>
          <w:szCs w:val="22"/>
        </w:rPr>
        <w:t>are</w:t>
      </w:r>
      <w:r>
        <w:rPr>
          <w:rFonts w:ascii="Arial" w:hAnsi="Arial" w:cs="Arial"/>
          <w:sz w:val="22"/>
          <w:szCs w:val="22"/>
        </w:rPr>
        <w:t xml:space="preserve"> the method used to record an employee’s authorised</w:t>
      </w:r>
      <w:r w:rsidR="004339BC">
        <w:rPr>
          <w:rFonts w:ascii="Arial" w:hAnsi="Arial" w:cs="Arial"/>
          <w:sz w:val="22"/>
          <w:szCs w:val="22"/>
        </w:rPr>
        <w:t xml:space="preserve"> and </w:t>
      </w:r>
      <w:r>
        <w:rPr>
          <w:rFonts w:ascii="Arial" w:hAnsi="Arial" w:cs="Arial"/>
          <w:sz w:val="22"/>
          <w:szCs w:val="22"/>
        </w:rPr>
        <w:t xml:space="preserve">unauthorised time away from work. </w:t>
      </w:r>
      <w:r w:rsidR="00444D9F">
        <w:rPr>
          <w:rFonts w:ascii="Arial" w:hAnsi="Arial" w:cs="Arial"/>
          <w:sz w:val="22"/>
          <w:szCs w:val="22"/>
        </w:rPr>
        <w:t>They may be paid or unpaid and may or may not require an absence quota to store entitlement.</w:t>
      </w:r>
    </w:p>
    <w:p w:rsidR="00444D9F" w:rsidRDefault="00444D9F" w:rsidP="00444D9F">
      <w:pPr>
        <w:rPr>
          <w:rFonts w:ascii="Arial" w:hAnsi="Arial" w:cs="Arial"/>
          <w:sz w:val="22"/>
          <w:szCs w:val="22"/>
        </w:rPr>
      </w:pPr>
      <w:r>
        <w:rPr>
          <w:rFonts w:ascii="Arial" w:hAnsi="Arial" w:cs="Arial"/>
          <w:sz w:val="22"/>
          <w:szCs w:val="22"/>
        </w:rPr>
        <w:t xml:space="preserve">The following Absence types will be available – </w:t>
      </w:r>
    </w:p>
    <w:tbl>
      <w:tblPr>
        <w:tblW w:w="9498" w:type="dxa"/>
        <w:tblInd w:w="108" w:type="dxa"/>
        <w:tblLayout w:type="fixed"/>
        <w:tblLook w:val="0000" w:firstRow="0" w:lastRow="0" w:firstColumn="0" w:lastColumn="0" w:noHBand="0" w:noVBand="0"/>
      </w:tblPr>
      <w:tblGrid>
        <w:gridCol w:w="1134"/>
        <w:gridCol w:w="3402"/>
        <w:gridCol w:w="4962"/>
      </w:tblGrid>
      <w:tr w:rsidR="005D623E" w:rsidRPr="00F1402B" w:rsidTr="005D623E">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bookmarkEnd w:id="208"/>
          <w:bookmarkEnd w:id="209"/>
          <w:bookmarkEnd w:id="210"/>
          <w:bookmarkEnd w:id="211"/>
          <w:bookmarkEnd w:id="212"/>
          <w:p w:rsidR="005D623E" w:rsidRPr="00F1402B" w:rsidRDefault="005D623E" w:rsidP="00FF4647">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Absence Type</w:t>
            </w:r>
          </w:p>
        </w:tc>
        <w:tc>
          <w:tcPr>
            <w:tcW w:w="340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5D623E" w:rsidRPr="00F1402B" w:rsidRDefault="005D623E"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text</w:t>
            </w:r>
          </w:p>
        </w:tc>
        <w:tc>
          <w:tcPr>
            <w:tcW w:w="496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5D623E" w:rsidRPr="00F1402B" w:rsidRDefault="005D623E"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5D623E" w:rsidRPr="00F1402B" w:rsidTr="005D623E">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1000</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Pr="00F304E0"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 xml:space="preserve">Annual Leave     </w:t>
            </w:r>
          </w:p>
        </w:tc>
        <w:tc>
          <w:tcPr>
            <w:tcW w:w="4962" w:type="dxa"/>
            <w:tcBorders>
              <w:top w:val="single" w:sz="4" w:space="0" w:color="auto"/>
              <w:left w:val="single" w:sz="4" w:space="0" w:color="auto"/>
              <w:bottom w:val="single" w:sz="4" w:space="0" w:color="auto"/>
              <w:right w:val="single" w:sz="4" w:space="0" w:color="auto"/>
            </w:tcBorders>
          </w:tcPr>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rsidR="00A67B63"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 xml:space="preserve">Absence </w:t>
            </w:r>
            <w:r w:rsidR="00A67B63" w:rsidRPr="00BF2F32">
              <w:rPr>
                <w:rFonts w:ascii="Arial" w:hAnsi="Arial" w:cs="Arial"/>
                <w:sz w:val="20"/>
                <w:lang w:eastAsia="zh-TW"/>
              </w:rPr>
              <w:t>will be valuated based on</w:t>
            </w:r>
            <w:r w:rsidR="00B5180C" w:rsidRPr="00BF2F32">
              <w:rPr>
                <w:rFonts w:ascii="Arial" w:hAnsi="Arial" w:cs="Arial"/>
                <w:sz w:val="20"/>
                <w:lang w:eastAsia="zh-TW"/>
              </w:rPr>
              <w:t xml:space="preserve"> </w:t>
            </w:r>
            <w:r w:rsidR="00FD5F41" w:rsidRPr="00BF2F32">
              <w:rPr>
                <w:rFonts w:ascii="Arial" w:hAnsi="Arial" w:cs="Arial"/>
                <w:sz w:val="20"/>
                <w:lang w:eastAsia="zh-TW"/>
              </w:rPr>
              <w:t xml:space="preserve">Base </w:t>
            </w:r>
            <w:r w:rsidR="00B5180C" w:rsidRPr="00BF2F32">
              <w:rPr>
                <w:rFonts w:ascii="Arial" w:hAnsi="Arial" w:cs="Arial"/>
                <w:sz w:val="20"/>
                <w:lang w:eastAsia="zh-TW"/>
              </w:rPr>
              <w:t>Hourly Rate</w:t>
            </w:r>
            <w:r w:rsidR="00A67B63" w:rsidRPr="00BF2F32">
              <w:rPr>
                <w:rFonts w:ascii="Arial" w:hAnsi="Arial" w:cs="Arial"/>
                <w:sz w:val="20"/>
                <w:lang w:eastAsia="zh-TW"/>
              </w:rPr>
              <w:t xml:space="preserve"> </w:t>
            </w:r>
            <w:r w:rsidR="00B5180C" w:rsidRPr="00BF2F32">
              <w:rPr>
                <w:rFonts w:ascii="Arial" w:hAnsi="Arial" w:cs="Arial"/>
                <w:sz w:val="20"/>
                <w:lang w:eastAsia="zh-TW"/>
              </w:rPr>
              <w:t>(</w:t>
            </w:r>
            <w:r w:rsidR="00A67B63" w:rsidRPr="00BF2F32">
              <w:rPr>
                <w:rFonts w:ascii="Arial" w:hAnsi="Arial" w:cs="Arial"/>
                <w:sz w:val="20"/>
                <w:lang w:eastAsia="zh-TW"/>
              </w:rPr>
              <w:t>/00</w:t>
            </w:r>
            <w:r w:rsidR="00FD5F41" w:rsidRPr="00BF2F32">
              <w:rPr>
                <w:rFonts w:ascii="Arial" w:hAnsi="Arial" w:cs="Arial"/>
                <w:sz w:val="20"/>
                <w:lang w:eastAsia="zh-TW"/>
              </w:rPr>
              <w:t>1</w:t>
            </w:r>
            <w:r w:rsidR="00B5180C" w:rsidRPr="00BF2F32">
              <w:rPr>
                <w:rFonts w:ascii="Arial" w:hAnsi="Arial" w:cs="Arial"/>
                <w:sz w:val="20"/>
                <w:lang w:eastAsia="zh-TW"/>
              </w:rPr>
              <w:t>)</w:t>
            </w:r>
            <w:r w:rsidR="00A67B63" w:rsidRPr="00BF2F32">
              <w:rPr>
                <w:rFonts w:ascii="Arial" w:hAnsi="Arial" w:cs="Arial"/>
                <w:sz w:val="20"/>
                <w:lang w:eastAsia="zh-TW"/>
              </w:rPr>
              <w:t xml:space="preserve"> </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Quota 50 Annual Leave </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r>
              <w:rPr>
                <w:rFonts w:ascii="Arial" w:hAnsi="Arial" w:cs="Arial"/>
                <w:sz w:val="20"/>
                <w:highlight w:val="yellow"/>
                <w:lang w:eastAsia="zh-TW"/>
              </w:rPr>
              <w:t xml:space="preserve"> </w:t>
            </w:r>
          </w:p>
        </w:tc>
      </w:tr>
      <w:tr w:rsidR="005D623E" w:rsidRPr="00F1402B" w:rsidTr="005D623E">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2000</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Pr="00F304E0" w:rsidRDefault="001B0829" w:rsidP="001B0829">
            <w:pPr>
              <w:spacing w:before="40" w:after="40" w:line="240" w:lineRule="auto"/>
              <w:rPr>
                <w:rFonts w:ascii="Arial" w:hAnsi="Arial" w:cs="Arial"/>
                <w:sz w:val="20"/>
                <w:lang w:eastAsia="zh-TW"/>
              </w:rPr>
            </w:pPr>
            <w:r>
              <w:rPr>
                <w:rFonts w:ascii="Arial" w:hAnsi="Arial" w:cs="Arial"/>
                <w:sz w:val="20"/>
                <w:lang w:eastAsia="zh-TW"/>
              </w:rPr>
              <w:t>Sick</w:t>
            </w:r>
            <w:r w:rsidR="005D623E" w:rsidRPr="00F304E0">
              <w:rPr>
                <w:rFonts w:ascii="Arial" w:hAnsi="Arial" w:cs="Arial"/>
                <w:sz w:val="20"/>
                <w:lang w:eastAsia="zh-TW"/>
              </w:rPr>
              <w:t xml:space="preserve"> Leave </w:t>
            </w:r>
          </w:p>
        </w:tc>
        <w:tc>
          <w:tcPr>
            <w:tcW w:w="4962" w:type="dxa"/>
            <w:tcBorders>
              <w:top w:val="single" w:sz="4" w:space="0" w:color="auto"/>
              <w:left w:val="single" w:sz="4" w:space="0" w:color="auto"/>
              <w:bottom w:val="single" w:sz="4" w:space="0" w:color="auto"/>
              <w:right w:val="single" w:sz="4" w:space="0" w:color="auto"/>
            </w:tcBorders>
          </w:tcPr>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rsidR="005D623E" w:rsidRDefault="005D623E" w:rsidP="00FF4647">
            <w:pPr>
              <w:spacing w:before="40" w:after="40" w:line="240" w:lineRule="auto"/>
              <w:rPr>
                <w:rFonts w:ascii="Arial" w:hAnsi="Arial" w:cs="Arial"/>
                <w:sz w:val="20"/>
                <w:lang w:eastAsia="zh-TW"/>
              </w:rPr>
            </w:pPr>
            <w:r w:rsidRPr="00BF2F32">
              <w:rPr>
                <w:rFonts w:ascii="Arial" w:hAnsi="Arial" w:cs="Arial"/>
                <w:sz w:val="20"/>
                <w:lang w:eastAsia="zh-TW"/>
              </w:rPr>
              <w:t>Absence will not be valuated, paid as salary</w:t>
            </w:r>
          </w:p>
          <w:p w:rsidR="00852D2F" w:rsidRPr="00BF2F32" w:rsidRDefault="00852D2F" w:rsidP="00FF4647">
            <w:pPr>
              <w:spacing w:before="40" w:after="40" w:line="240" w:lineRule="auto"/>
              <w:rPr>
                <w:rFonts w:ascii="Arial" w:hAnsi="Arial" w:cs="Arial"/>
                <w:sz w:val="20"/>
                <w:lang w:eastAsia="zh-TW"/>
              </w:rPr>
            </w:pPr>
            <w:r>
              <w:rPr>
                <w:rFonts w:ascii="Arial" w:hAnsi="Arial" w:cs="Arial"/>
                <w:sz w:val="20"/>
                <w:lang w:eastAsia="zh-TW"/>
              </w:rPr>
              <w:t>Absence hours/dates will not be shown on payslip</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Quota 60 Sick Leave </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5000</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Pr="00F304E0"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Long Service Leave </w:t>
            </w:r>
          </w:p>
        </w:tc>
        <w:tc>
          <w:tcPr>
            <w:tcW w:w="4962" w:type="dxa"/>
            <w:tcBorders>
              <w:top w:val="single" w:sz="4" w:space="0" w:color="auto"/>
              <w:left w:val="single" w:sz="4" w:space="0" w:color="auto"/>
              <w:bottom w:val="single" w:sz="4" w:space="0" w:color="auto"/>
              <w:right w:val="single" w:sz="4" w:space="0" w:color="auto"/>
            </w:tcBorders>
          </w:tcPr>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rsidR="00B5180C" w:rsidRPr="00BF2F32" w:rsidRDefault="00B5180C"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 xml:space="preserve">Absence will be valuated based on </w:t>
            </w:r>
            <w:r w:rsidR="00852D2F" w:rsidRPr="00852D2F">
              <w:rPr>
                <w:rFonts w:ascii="Arial" w:hAnsi="Arial" w:cs="Arial"/>
                <w:sz w:val="20"/>
                <w:lang w:eastAsia="zh-TW"/>
              </w:rPr>
              <w:t>Base Hourly Rate (/001)</w:t>
            </w:r>
            <w:r w:rsidRPr="00BF2F32">
              <w:rPr>
                <w:rFonts w:ascii="Arial" w:hAnsi="Arial" w:cs="Arial"/>
                <w:sz w:val="20"/>
                <w:lang w:eastAsia="zh-TW"/>
              </w:rPr>
              <w:t xml:space="preserve"> </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w:t>
            </w:r>
            <w:r w:rsidR="006B6025">
              <w:rPr>
                <w:rFonts w:ascii="Arial" w:hAnsi="Arial" w:cs="Arial"/>
                <w:sz w:val="20"/>
                <w:lang w:eastAsia="zh-TW"/>
              </w:rPr>
              <w:t>either Quota</w:t>
            </w:r>
            <w:r>
              <w:rPr>
                <w:rFonts w:ascii="Arial" w:hAnsi="Arial" w:cs="Arial"/>
                <w:sz w:val="20"/>
                <w:lang w:eastAsia="zh-TW"/>
              </w:rPr>
              <w:t xml:space="preserve"> 70 LSL </w:t>
            </w:r>
            <w:r w:rsidR="00852D2F">
              <w:rPr>
                <w:rFonts w:ascii="Arial" w:hAnsi="Arial" w:cs="Arial"/>
                <w:sz w:val="20"/>
                <w:lang w:eastAsia="zh-TW"/>
              </w:rPr>
              <w:t xml:space="preserve">Scheme 1 </w:t>
            </w:r>
            <w:r w:rsidR="006B6025">
              <w:rPr>
                <w:rFonts w:ascii="Arial" w:hAnsi="Arial" w:cs="Arial"/>
                <w:sz w:val="20"/>
                <w:lang w:eastAsia="zh-TW"/>
              </w:rPr>
              <w:t>or 71 LSL</w:t>
            </w:r>
            <w:r w:rsidR="00852D2F">
              <w:rPr>
                <w:rFonts w:ascii="Arial" w:hAnsi="Arial" w:cs="Arial"/>
                <w:sz w:val="20"/>
                <w:lang w:eastAsia="zh-TW"/>
              </w:rPr>
              <w:t xml:space="preserve"> Scheme 2</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lastRenderedPageBreak/>
              <w:t>4000</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Pr="00F304E0" w:rsidRDefault="005D623E" w:rsidP="00FF4647">
            <w:pPr>
              <w:spacing w:before="40" w:after="40" w:line="240" w:lineRule="auto"/>
              <w:rPr>
                <w:rFonts w:ascii="Arial" w:hAnsi="Arial" w:cs="Arial"/>
                <w:sz w:val="20"/>
                <w:lang w:eastAsia="zh-TW"/>
              </w:rPr>
            </w:pPr>
            <w:r w:rsidRPr="00F304E0">
              <w:rPr>
                <w:rFonts w:ascii="Arial" w:hAnsi="Arial" w:cs="Arial"/>
                <w:sz w:val="20"/>
                <w:lang w:eastAsia="zh-TW"/>
              </w:rPr>
              <w:t>Time in Lieu</w:t>
            </w:r>
          </w:p>
        </w:tc>
        <w:tc>
          <w:tcPr>
            <w:tcW w:w="4962" w:type="dxa"/>
            <w:tcBorders>
              <w:top w:val="single" w:sz="4" w:space="0" w:color="auto"/>
              <w:left w:val="single" w:sz="4" w:space="0" w:color="auto"/>
              <w:bottom w:val="single" w:sz="4" w:space="0" w:color="auto"/>
              <w:right w:val="single" w:sz="4" w:space="0" w:color="auto"/>
            </w:tcBorders>
          </w:tcPr>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rsidR="006B6025" w:rsidRDefault="006B6025" w:rsidP="006B6025">
            <w:pPr>
              <w:spacing w:before="40" w:after="40" w:line="240" w:lineRule="auto"/>
              <w:rPr>
                <w:rFonts w:ascii="Arial" w:hAnsi="Arial" w:cs="Arial"/>
                <w:sz w:val="20"/>
                <w:lang w:eastAsia="zh-TW"/>
              </w:rPr>
            </w:pPr>
            <w:r w:rsidRPr="00BF2F32">
              <w:rPr>
                <w:rFonts w:ascii="Arial" w:hAnsi="Arial" w:cs="Arial"/>
                <w:sz w:val="20"/>
                <w:lang w:eastAsia="zh-TW"/>
              </w:rPr>
              <w:t>Absence will not be valuated, paid as salary</w:t>
            </w:r>
          </w:p>
          <w:p w:rsidR="009C3DE3" w:rsidRPr="00BF2F32" w:rsidRDefault="009C3DE3" w:rsidP="006B6025">
            <w:pPr>
              <w:spacing w:before="40" w:after="40" w:line="240" w:lineRule="auto"/>
              <w:rPr>
                <w:rFonts w:ascii="Arial" w:hAnsi="Arial" w:cs="Arial"/>
                <w:sz w:val="20"/>
                <w:lang w:eastAsia="zh-TW"/>
              </w:rPr>
            </w:pPr>
            <w:r>
              <w:rPr>
                <w:rFonts w:ascii="Arial" w:hAnsi="Arial" w:cs="Arial"/>
                <w:sz w:val="20"/>
                <w:lang w:eastAsia="zh-TW"/>
              </w:rPr>
              <w:t>Absence hours/dates will not be shown on payslip</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Quota 80 Time in Lieu </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Pr>
                <w:rFonts w:ascii="Arial" w:hAnsi="Arial" w:cs="Arial"/>
                <w:sz w:val="20"/>
                <w:lang w:eastAsia="zh-TW"/>
              </w:rPr>
              <w:t>4040</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Foreign Public Holiday</w:t>
            </w:r>
          </w:p>
        </w:tc>
        <w:tc>
          <w:tcPr>
            <w:tcW w:w="4962" w:type="dxa"/>
            <w:tcBorders>
              <w:top w:val="single" w:sz="4" w:space="0" w:color="auto"/>
              <w:left w:val="single" w:sz="4" w:space="0" w:color="auto"/>
              <w:bottom w:val="single" w:sz="4" w:space="0" w:color="auto"/>
              <w:right w:val="single" w:sz="4" w:space="0" w:color="auto"/>
            </w:tcBorders>
          </w:tcPr>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rsidR="00852D2F" w:rsidRPr="009C3DE3" w:rsidRDefault="00852D2F" w:rsidP="00852D2F">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4013</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Pr="00F304E0" w:rsidRDefault="005D623E" w:rsidP="00FF4647">
            <w:pPr>
              <w:spacing w:before="40" w:after="40" w:line="240" w:lineRule="auto"/>
              <w:rPr>
                <w:rFonts w:ascii="Arial" w:hAnsi="Arial" w:cs="Arial"/>
                <w:sz w:val="20"/>
                <w:lang w:eastAsia="zh-TW"/>
              </w:rPr>
            </w:pPr>
            <w:r w:rsidRPr="00F304E0">
              <w:rPr>
                <w:rFonts w:ascii="Arial" w:hAnsi="Arial" w:cs="Arial"/>
                <w:sz w:val="20"/>
                <w:lang w:eastAsia="zh-TW"/>
              </w:rPr>
              <w:t>Compassionate Leave</w:t>
            </w:r>
          </w:p>
        </w:tc>
        <w:tc>
          <w:tcPr>
            <w:tcW w:w="4962" w:type="dxa"/>
            <w:tcBorders>
              <w:top w:val="single" w:sz="4" w:space="0" w:color="auto"/>
              <w:left w:val="single" w:sz="4" w:space="0" w:color="auto"/>
              <w:bottom w:val="single" w:sz="4" w:space="0" w:color="auto"/>
              <w:right w:val="single" w:sz="4" w:space="0" w:color="auto"/>
            </w:tcBorders>
          </w:tcPr>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4023</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Pr="00F304E0" w:rsidRDefault="005D623E" w:rsidP="00FF4647">
            <w:pPr>
              <w:spacing w:before="40" w:after="40" w:line="240" w:lineRule="auto"/>
              <w:rPr>
                <w:rFonts w:ascii="Arial" w:hAnsi="Arial" w:cs="Arial"/>
                <w:sz w:val="20"/>
                <w:lang w:eastAsia="zh-TW"/>
              </w:rPr>
            </w:pPr>
            <w:r w:rsidRPr="00F304E0">
              <w:rPr>
                <w:rFonts w:ascii="Arial" w:hAnsi="Arial" w:cs="Arial"/>
                <w:sz w:val="20"/>
                <w:lang w:eastAsia="zh-TW"/>
              </w:rPr>
              <w:t>Study Leave</w:t>
            </w:r>
          </w:p>
        </w:tc>
        <w:tc>
          <w:tcPr>
            <w:tcW w:w="4962" w:type="dxa"/>
            <w:tcBorders>
              <w:top w:val="single" w:sz="4" w:space="0" w:color="auto"/>
              <w:left w:val="single" w:sz="4" w:space="0" w:color="auto"/>
              <w:bottom w:val="single" w:sz="4" w:space="0" w:color="auto"/>
              <w:right w:val="single" w:sz="4" w:space="0" w:color="auto"/>
            </w:tcBorders>
          </w:tcPr>
          <w:p w:rsidR="005D623E" w:rsidRPr="009C3DE3" w:rsidRDefault="00097FAA" w:rsidP="00FF4647">
            <w:pPr>
              <w:spacing w:before="40" w:after="40" w:line="240" w:lineRule="auto"/>
              <w:rPr>
                <w:rFonts w:ascii="Arial" w:hAnsi="Arial" w:cs="Arial"/>
                <w:sz w:val="20"/>
                <w:lang w:eastAsia="zh-TW"/>
              </w:rPr>
            </w:pPr>
            <w:r w:rsidRPr="009C3DE3">
              <w:rPr>
                <w:rFonts w:ascii="Arial" w:hAnsi="Arial" w:cs="Arial"/>
                <w:sz w:val="20"/>
                <w:lang w:eastAsia="zh-TW"/>
              </w:rPr>
              <w:t>Leave of Absence (paid)</w:t>
            </w:r>
          </w:p>
          <w:p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sidRPr="005D623E">
              <w:rPr>
                <w:rFonts w:ascii="Arial" w:hAnsi="Arial" w:cs="Arial"/>
                <w:sz w:val="20"/>
                <w:lang w:eastAsia="zh-TW"/>
              </w:rPr>
              <w:t>4045</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Marriage of Employee</w:t>
            </w:r>
          </w:p>
        </w:tc>
        <w:tc>
          <w:tcPr>
            <w:tcW w:w="4962" w:type="dxa"/>
            <w:tcBorders>
              <w:top w:val="single" w:sz="4" w:space="0" w:color="auto"/>
              <w:left w:val="single" w:sz="4" w:space="0" w:color="auto"/>
              <w:bottom w:val="single" w:sz="4" w:space="0" w:color="auto"/>
              <w:right w:val="single" w:sz="4" w:space="0" w:color="auto"/>
            </w:tcBorders>
          </w:tcPr>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Pr>
                <w:rFonts w:ascii="Arial" w:hAnsi="Arial" w:cs="Arial"/>
                <w:sz w:val="20"/>
                <w:lang w:eastAsia="zh-TW"/>
              </w:rPr>
              <w:t>4046</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Marriage of Employees Child</w:t>
            </w:r>
          </w:p>
        </w:tc>
        <w:tc>
          <w:tcPr>
            <w:tcW w:w="4962" w:type="dxa"/>
            <w:tcBorders>
              <w:top w:val="single" w:sz="4" w:space="0" w:color="auto"/>
              <w:left w:val="single" w:sz="4" w:space="0" w:color="auto"/>
              <w:bottom w:val="single" w:sz="4" w:space="0" w:color="auto"/>
              <w:right w:val="single" w:sz="4" w:space="0" w:color="auto"/>
            </w:tcBorders>
          </w:tcPr>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623E" w:rsidRPr="00F304E0" w:rsidRDefault="005D623E" w:rsidP="00FF4647">
            <w:pPr>
              <w:spacing w:before="40" w:after="40" w:line="240" w:lineRule="auto"/>
              <w:jc w:val="center"/>
              <w:rPr>
                <w:rFonts w:ascii="Arial" w:hAnsi="Arial" w:cs="Arial"/>
                <w:sz w:val="20"/>
                <w:lang w:eastAsia="zh-TW"/>
              </w:rPr>
            </w:pPr>
            <w:r>
              <w:rPr>
                <w:rFonts w:ascii="Arial" w:hAnsi="Arial" w:cs="Arial"/>
                <w:sz w:val="20"/>
                <w:lang w:eastAsia="zh-TW"/>
              </w:rPr>
              <w:t>4047</w:t>
            </w:r>
          </w:p>
        </w:tc>
        <w:tc>
          <w:tcPr>
            <w:tcW w:w="3402" w:type="dxa"/>
            <w:tcBorders>
              <w:top w:val="single" w:sz="4" w:space="0" w:color="auto"/>
              <w:left w:val="single" w:sz="4" w:space="0" w:color="auto"/>
              <w:bottom w:val="single" w:sz="4" w:space="0" w:color="auto"/>
              <w:right w:val="single" w:sz="4" w:space="0" w:color="auto"/>
            </w:tcBorders>
            <w:vAlign w:val="center"/>
          </w:tcPr>
          <w:p w:rsidR="005D623E"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Extended Sick Leave</w:t>
            </w:r>
          </w:p>
        </w:tc>
        <w:tc>
          <w:tcPr>
            <w:tcW w:w="4962" w:type="dxa"/>
            <w:tcBorders>
              <w:top w:val="single" w:sz="4" w:space="0" w:color="auto"/>
              <w:left w:val="single" w:sz="4" w:space="0" w:color="auto"/>
              <w:bottom w:val="single" w:sz="4" w:space="0" w:color="auto"/>
              <w:right w:val="single" w:sz="4" w:space="0" w:color="auto"/>
            </w:tcBorders>
          </w:tcPr>
          <w:p w:rsidR="005D623E" w:rsidRPr="00051DD8" w:rsidRDefault="005D623E" w:rsidP="00FF4647">
            <w:pPr>
              <w:spacing w:before="40" w:after="40" w:line="240" w:lineRule="auto"/>
              <w:rPr>
                <w:rFonts w:ascii="Arial" w:hAnsi="Arial" w:cs="Arial"/>
                <w:sz w:val="20"/>
                <w:lang w:eastAsia="zh-TW"/>
              </w:rPr>
            </w:pPr>
            <w:r w:rsidRPr="00051DD8">
              <w:rPr>
                <w:rFonts w:ascii="Arial" w:hAnsi="Arial" w:cs="Arial"/>
                <w:sz w:val="20"/>
                <w:lang w:eastAsia="zh-TW"/>
              </w:rPr>
              <w:t xml:space="preserve">Leave of Absence (Paid)  </w:t>
            </w:r>
          </w:p>
          <w:p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rsidR="009C3DE3" w:rsidRPr="00051DD8" w:rsidRDefault="009C3DE3" w:rsidP="009C3DE3">
            <w:pPr>
              <w:spacing w:before="40" w:after="40" w:line="240" w:lineRule="auto"/>
              <w:rPr>
                <w:rFonts w:ascii="Arial" w:hAnsi="Arial" w:cs="Arial"/>
                <w:sz w:val="20"/>
                <w:lang w:eastAsia="zh-TW"/>
              </w:rPr>
            </w:pPr>
            <w:r w:rsidRPr="00051DD8">
              <w:rPr>
                <w:rFonts w:ascii="Arial" w:hAnsi="Arial" w:cs="Arial"/>
                <w:sz w:val="20"/>
                <w:lang w:eastAsia="zh-TW"/>
              </w:rPr>
              <w:t>Absence hours/dates will not be shown on payslip</w:t>
            </w:r>
          </w:p>
          <w:p w:rsidR="005D623E" w:rsidRPr="00051DD8" w:rsidRDefault="005D623E" w:rsidP="00FF4647">
            <w:pPr>
              <w:spacing w:before="40" w:after="40" w:line="240" w:lineRule="auto"/>
              <w:rPr>
                <w:rFonts w:ascii="Arial" w:hAnsi="Arial" w:cs="Arial"/>
                <w:sz w:val="20"/>
                <w:lang w:eastAsia="zh-TW"/>
              </w:rPr>
            </w:pPr>
            <w:r w:rsidRPr="00051DD8">
              <w:rPr>
                <w:rFonts w:ascii="Arial" w:hAnsi="Arial" w:cs="Arial"/>
                <w:sz w:val="20"/>
                <w:lang w:eastAsia="zh-TW"/>
              </w:rPr>
              <w:t xml:space="preserve">No quota entitlement </w:t>
            </w:r>
          </w:p>
          <w:p w:rsidR="008F56E2" w:rsidRPr="00051DD8" w:rsidRDefault="008F56E2" w:rsidP="00FF4647">
            <w:pPr>
              <w:spacing w:before="40" w:after="40" w:line="240" w:lineRule="auto"/>
              <w:rPr>
                <w:rFonts w:ascii="Arial" w:hAnsi="Arial" w:cs="Arial"/>
                <w:sz w:val="20"/>
                <w:lang w:eastAsia="zh-TW"/>
              </w:rPr>
            </w:pPr>
            <w:r w:rsidRPr="00BF2F32">
              <w:rPr>
                <w:rFonts w:ascii="Arial" w:hAnsi="Arial" w:cs="Arial"/>
                <w:sz w:val="20"/>
                <w:lang w:eastAsia="zh-TW"/>
              </w:rPr>
              <w:t>Impacts AL, SL, LSL accrual</w:t>
            </w:r>
            <w:r w:rsidRPr="00051DD8">
              <w:rPr>
                <w:rFonts w:ascii="Arial" w:hAnsi="Arial" w:cs="Arial"/>
                <w:sz w:val="20"/>
                <w:lang w:eastAsia="zh-TW"/>
              </w:rPr>
              <w:t xml:space="preserve"> </w:t>
            </w:r>
          </w:p>
          <w:p w:rsidR="005D623E" w:rsidRPr="00051DD8" w:rsidRDefault="008F56E2" w:rsidP="00FF4647">
            <w:pPr>
              <w:spacing w:before="40" w:after="40" w:line="240" w:lineRule="auto"/>
              <w:rPr>
                <w:rFonts w:ascii="Arial" w:hAnsi="Arial" w:cs="Arial"/>
                <w:sz w:val="20"/>
                <w:lang w:eastAsia="zh-TW"/>
              </w:rPr>
            </w:pPr>
            <w:r w:rsidRPr="00051DD8">
              <w:rPr>
                <w:rFonts w:ascii="Arial" w:hAnsi="Arial" w:cs="Arial"/>
                <w:sz w:val="20"/>
                <w:lang w:eastAsia="zh-TW"/>
              </w:rPr>
              <w:t>Not counted/paid on PH</w:t>
            </w:r>
          </w:p>
        </w:tc>
      </w:tr>
      <w:tr w:rsidR="008F56E2"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F56E2" w:rsidRPr="00F304E0" w:rsidRDefault="008F56E2" w:rsidP="00FF4647">
            <w:pPr>
              <w:spacing w:before="40" w:after="40" w:line="240" w:lineRule="auto"/>
              <w:jc w:val="center"/>
              <w:rPr>
                <w:rFonts w:ascii="Arial" w:hAnsi="Arial" w:cs="Arial"/>
                <w:sz w:val="20"/>
                <w:lang w:eastAsia="zh-TW"/>
              </w:rPr>
            </w:pPr>
            <w:r w:rsidRPr="00F304E0">
              <w:rPr>
                <w:rFonts w:ascii="Arial" w:hAnsi="Arial" w:cs="Arial"/>
                <w:sz w:val="20"/>
                <w:lang w:eastAsia="zh-TW"/>
              </w:rPr>
              <w:lastRenderedPageBreak/>
              <w:t>3011</w:t>
            </w:r>
          </w:p>
        </w:tc>
        <w:tc>
          <w:tcPr>
            <w:tcW w:w="3402" w:type="dxa"/>
            <w:tcBorders>
              <w:top w:val="single" w:sz="4" w:space="0" w:color="auto"/>
              <w:left w:val="single" w:sz="4" w:space="0" w:color="auto"/>
              <w:bottom w:val="single" w:sz="4" w:space="0" w:color="auto"/>
              <w:right w:val="single" w:sz="4" w:space="0" w:color="auto"/>
            </w:tcBorders>
            <w:vAlign w:val="center"/>
          </w:tcPr>
          <w:p w:rsidR="008F56E2" w:rsidRPr="00F304E0" w:rsidRDefault="008F56E2" w:rsidP="00FF4647">
            <w:pPr>
              <w:spacing w:before="40" w:after="40" w:line="240" w:lineRule="auto"/>
              <w:rPr>
                <w:rFonts w:ascii="Arial" w:hAnsi="Arial" w:cs="Arial"/>
                <w:sz w:val="20"/>
                <w:lang w:eastAsia="zh-TW"/>
              </w:rPr>
            </w:pPr>
            <w:r w:rsidRPr="00F304E0">
              <w:rPr>
                <w:rFonts w:ascii="Arial" w:hAnsi="Arial" w:cs="Arial"/>
                <w:sz w:val="20"/>
                <w:lang w:eastAsia="zh-TW"/>
              </w:rPr>
              <w:t>Leave Without Pay</w:t>
            </w:r>
          </w:p>
        </w:tc>
        <w:tc>
          <w:tcPr>
            <w:tcW w:w="4962" w:type="dxa"/>
            <w:tcBorders>
              <w:top w:val="single" w:sz="4" w:space="0" w:color="auto"/>
              <w:left w:val="single" w:sz="4" w:space="0" w:color="auto"/>
              <w:bottom w:val="single" w:sz="4" w:space="0" w:color="auto"/>
              <w:right w:val="single" w:sz="4" w:space="0" w:color="auto"/>
            </w:tcBorders>
          </w:tcPr>
          <w:p w:rsidR="008F56E2" w:rsidRDefault="008F56E2" w:rsidP="00FF4647">
            <w:pPr>
              <w:spacing w:before="40" w:after="40" w:line="240" w:lineRule="auto"/>
              <w:rPr>
                <w:rFonts w:ascii="Arial" w:hAnsi="Arial" w:cs="Arial"/>
                <w:sz w:val="20"/>
                <w:lang w:eastAsia="zh-TW"/>
              </w:rPr>
            </w:pPr>
            <w:r>
              <w:rPr>
                <w:rFonts w:ascii="Arial" w:hAnsi="Arial" w:cs="Arial"/>
                <w:sz w:val="20"/>
                <w:lang w:eastAsia="zh-TW"/>
              </w:rPr>
              <w:t xml:space="preserve">Unpaid absence </w:t>
            </w:r>
          </w:p>
          <w:p w:rsidR="008F56E2" w:rsidRPr="00BF2F32" w:rsidRDefault="00BF2F32">
            <w:pPr>
              <w:widowControl w:val="0"/>
              <w:spacing w:before="40" w:after="40" w:line="240" w:lineRule="auto"/>
              <w:jc w:val="both"/>
              <w:rPr>
                <w:rFonts w:ascii="Arial" w:hAnsi="Arial" w:cs="Arial"/>
                <w:sz w:val="20"/>
                <w:lang w:eastAsia="zh-TW"/>
              </w:rPr>
              <w:pPrChange w:id="213" w:author="Dawson, Bre (ESI)" w:date="2019-09-27T09:09:00Z">
                <w:pPr>
                  <w:widowControl w:val="0"/>
                  <w:numPr>
                    <w:numId w:val="7"/>
                  </w:numPr>
                  <w:tabs>
                    <w:tab w:val="num" w:pos="360"/>
                  </w:tabs>
                  <w:spacing w:before="40" w:after="40" w:line="240" w:lineRule="auto"/>
                  <w:jc w:val="both"/>
                </w:pPr>
              </w:pPrChange>
            </w:pPr>
            <w:ins w:id="214" w:author="Dawson, Bre (ESI)" w:date="2019-09-27T09:09: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15" w:author="Dawson, Bre (ESI)" w:date="2019-09-27T09:08:00Z">
              <w:r w:rsidR="008F56E2" w:rsidRPr="00BF2F32" w:rsidDel="00BF2F32">
                <w:rPr>
                  <w:rFonts w:ascii="Arial" w:hAnsi="Arial" w:cs="Arial"/>
                  <w:sz w:val="20"/>
                  <w:lang w:eastAsia="zh-TW"/>
                  <w:rPrChange w:id="216" w:author="Dawson, Bre (ESI)" w:date="2019-09-27T09:08:00Z">
                    <w:rPr>
                      <w:rFonts w:ascii="Arial" w:hAnsi="Arial" w:cs="Arial"/>
                      <w:sz w:val="20"/>
                      <w:highlight w:val="yellow"/>
                      <w:lang w:eastAsia="zh-TW"/>
                    </w:rPr>
                  </w:rPrChange>
                </w:rPr>
                <w:delText>Absence valuated 100% of Base Rate</w:delText>
              </w:r>
            </w:del>
            <w:del w:id="217" w:author="Dawson, Bre (ESI)" w:date="2019-09-27T09:09:00Z">
              <w:r w:rsidR="008F56E2" w:rsidRPr="00BF2F32" w:rsidDel="00BF2F32">
                <w:rPr>
                  <w:rFonts w:ascii="Arial" w:hAnsi="Arial" w:cs="Arial"/>
                  <w:sz w:val="20"/>
                  <w:lang w:eastAsia="zh-TW"/>
                  <w:rPrChange w:id="218" w:author="Dawson, Bre (ESI)" w:date="2019-09-27T09:08:00Z">
                    <w:rPr>
                      <w:rFonts w:ascii="Arial" w:hAnsi="Arial" w:cs="Arial"/>
                      <w:sz w:val="20"/>
                      <w:highlight w:val="yellow"/>
                      <w:lang w:eastAsia="zh-TW"/>
                    </w:rPr>
                  </w:rPrChange>
                </w:rPr>
                <w:delText>, paid as negative to offset salary</w:delText>
              </w:r>
            </w:del>
            <w:r w:rsidR="008F56E2" w:rsidRPr="00BF2F32">
              <w:rPr>
                <w:rFonts w:ascii="Arial" w:hAnsi="Arial" w:cs="Arial"/>
                <w:sz w:val="20"/>
                <w:lang w:eastAsia="zh-TW"/>
              </w:rPr>
              <w:t xml:space="preserve"> </w:t>
            </w:r>
          </w:p>
          <w:p w:rsidR="008F56E2" w:rsidRDefault="008F56E2" w:rsidP="00FF4647">
            <w:pPr>
              <w:spacing w:before="40" w:after="40" w:line="240" w:lineRule="auto"/>
              <w:rPr>
                <w:rFonts w:ascii="Arial" w:hAnsi="Arial" w:cs="Arial"/>
                <w:sz w:val="20"/>
                <w:lang w:eastAsia="zh-TW"/>
              </w:rPr>
            </w:pPr>
            <w:r w:rsidRPr="00BF2F32">
              <w:rPr>
                <w:rFonts w:ascii="Arial" w:hAnsi="Arial" w:cs="Arial"/>
                <w:sz w:val="20"/>
                <w:lang w:eastAsia="zh-TW"/>
                <w:rPrChange w:id="219" w:author="Dawson, Bre (ESI)" w:date="2019-09-27T09:08: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20" w:author="Dawson, Bre (ESI)" w:date="2019-09-27T09:08:00Z">
                  <w:rPr>
                    <w:rFonts w:ascii="Arial" w:hAnsi="Arial" w:cs="Arial"/>
                    <w:sz w:val="20"/>
                    <w:highlight w:val="yellow"/>
                    <w:lang w:eastAsia="zh-TW"/>
                  </w:rPr>
                </w:rPrChange>
              </w:rPr>
              <w:t>s</w:t>
            </w:r>
            <w:r w:rsidRPr="00BF2F32">
              <w:rPr>
                <w:rFonts w:ascii="Arial" w:hAnsi="Arial" w:cs="Arial"/>
                <w:sz w:val="20"/>
                <w:lang w:eastAsia="zh-TW"/>
                <w:rPrChange w:id="221" w:author="Dawson, Bre (ESI)" w:date="2019-09-27T09:08:00Z">
                  <w:rPr>
                    <w:rFonts w:ascii="Arial" w:hAnsi="Arial" w:cs="Arial"/>
                    <w:sz w:val="20"/>
                    <w:highlight w:val="yellow"/>
                    <w:lang w:eastAsia="zh-TW"/>
                  </w:rPr>
                </w:rPrChange>
              </w:rPr>
              <w:t xml:space="preserve"> and hours</w:t>
            </w:r>
            <w:r>
              <w:rPr>
                <w:rFonts w:ascii="Arial" w:hAnsi="Arial" w:cs="Arial"/>
                <w:sz w:val="20"/>
                <w:lang w:eastAsia="zh-TW"/>
              </w:rPr>
              <w:t xml:space="preserve"> </w:t>
            </w:r>
          </w:p>
          <w:p w:rsidR="008F56E2" w:rsidRDefault="008F56E2" w:rsidP="00FF464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8F56E2" w:rsidRDefault="008F56E2" w:rsidP="00FF4647">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rsidR="008F56E2" w:rsidRPr="00564A7F" w:rsidRDefault="008F56E2" w:rsidP="00FF4647">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604A29"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04A29" w:rsidRPr="00F304E0" w:rsidRDefault="00604A29" w:rsidP="00FF4647">
            <w:pPr>
              <w:spacing w:before="40" w:after="40" w:line="240" w:lineRule="auto"/>
              <w:jc w:val="center"/>
              <w:rPr>
                <w:rFonts w:ascii="Arial" w:hAnsi="Arial" w:cs="Arial"/>
                <w:sz w:val="20"/>
                <w:lang w:eastAsia="zh-TW"/>
              </w:rPr>
            </w:pPr>
            <w:r w:rsidRPr="008F56E2">
              <w:rPr>
                <w:rFonts w:ascii="Arial" w:hAnsi="Arial" w:cs="Arial"/>
                <w:sz w:val="20"/>
                <w:lang w:eastAsia="zh-TW"/>
              </w:rPr>
              <w:t>3040</w:t>
            </w:r>
          </w:p>
        </w:tc>
        <w:tc>
          <w:tcPr>
            <w:tcW w:w="3402" w:type="dxa"/>
            <w:tcBorders>
              <w:top w:val="single" w:sz="4" w:space="0" w:color="auto"/>
              <w:left w:val="single" w:sz="4" w:space="0" w:color="auto"/>
              <w:bottom w:val="single" w:sz="4" w:space="0" w:color="auto"/>
              <w:right w:val="single" w:sz="4" w:space="0" w:color="auto"/>
            </w:tcBorders>
            <w:vAlign w:val="center"/>
          </w:tcPr>
          <w:p w:rsidR="00604A29" w:rsidRDefault="00604A29" w:rsidP="00FF4647">
            <w:pPr>
              <w:spacing w:before="40" w:after="40" w:line="240" w:lineRule="auto"/>
              <w:rPr>
                <w:rFonts w:ascii="Arial" w:hAnsi="Arial" w:cs="Arial"/>
                <w:sz w:val="20"/>
                <w:lang w:eastAsia="zh-TW"/>
              </w:rPr>
            </w:pPr>
            <w:r w:rsidRPr="008F56E2">
              <w:rPr>
                <w:rFonts w:ascii="Arial" w:hAnsi="Arial" w:cs="Arial"/>
                <w:sz w:val="20"/>
                <w:lang w:eastAsia="zh-TW"/>
              </w:rPr>
              <w:t>Leave Without Pay &gt; 90d</w:t>
            </w:r>
          </w:p>
        </w:tc>
        <w:tc>
          <w:tcPr>
            <w:tcW w:w="4962" w:type="dxa"/>
            <w:tcBorders>
              <w:top w:val="single" w:sz="4" w:space="0" w:color="auto"/>
              <w:left w:val="single" w:sz="4" w:space="0" w:color="auto"/>
              <w:bottom w:val="single" w:sz="4" w:space="0" w:color="auto"/>
              <w:right w:val="single" w:sz="4" w:space="0" w:color="auto"/>
            </w:tcBorders>
          </w:tcPr>
          <w:p w:rsidR="00604A29"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604A29" w:rsidRPr="00BF2F32" w:rsidRDefault="00BF2F32">
            <w:pPr>
              <w:widowControl w:val="0"/>
              <w:spacing w:before="40" w:after="40" w:line="240" w:lineRule="auto"/>
              <w:jc w:val="both"/>
              <w:rPr>
                <w:rFonts w:ascii="Arial" w:hAnsi="Arial" w:cs="Arial"/>
                <w:sz w:val="20"/>
                <w:lang w:eastAsia="zh-TW"/>
              </w:rPr>
              <w:pPrChange w:id="222" w:author="Dawson, Bre (ESI)" w:date="2019-09-27T09:09:00Z">
                <w:pPr>
                  <w:widowControl w:val="0"/>
                  <w:numPr>
                    <w:numId w:val="7"/>
                  </w:numPr>
                  <w:tabs>
                    <w:tab w:val="num" w:pos="360"/>
                  </w:tabs>
                  <w:spacing w:before="40" w:after="40" w:line="240" w:lineRule="auto"/>
                  <w:jc w:val="both"/>
                </w:pPr>
              </w:pPrChange>
            </w:pPr>
            <w:ins w:id="223" w:author="Dawson, Bre (ESI)" w:date="2019-09-27T09:09: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24" w:author="Dawson, Bre (ESI)" w:date="2019-09-27T09:09:00Z">
              <w:r w:rsidR="00604A29" w:rsidRPr="00BF2F32" w:rsidDel="00BF2F32">
                <w:rPr>
                  <w:rFonts w:ascii="Arial" w:hAnsi="Arial" w:cs="Arial"/>
                  <w:sz w:val="20"/>
                  <w:lang w:eastAsia="zh-TW"/>
                  <w:rPrChange w:id="225" w:author="Dawson, Bre (ESI)" w:date="2019-09-27T09:08:00Z">
                    <w:rPr>
                      <w:rFonts w:ascii="Arial" w:hAnsi="Arial" w:cs="Arial"/>
                      <w:sz w:val="20"/>
                      <w:highlight w:val="yellow"/>
                      <w:lang w:eastAsia="zh-TW"/>
                    </w:rPr>
                  </w:rPrChange>
                </w:rPr>
                <w:delText>Absence valuated 100% of Base Rate, paid as negative to offset salary</w:delText>
              </w:r>
            </w:del>
            <w:r w:rsidR="00604A29" w:rsidRPr="00BF2F32">
              <w:rPr>
                <w:rFonts w:ascii="Arial" w:hAnsi="Arial" w:cs="Arial"/>
                <w:sz w:val="20"/>
                <w:lang w:eastAsia="zh-TW"/>
              </w:rPr>
              <w:t xml:space="preserve"> </w:t>
            </w:r>
          </w:p>
          <w:p w:rsidR="00604A29" w:rsidRDefault="00604A29" w:rsidP="006C1377">
            <w:pPr>
              <w:spacing w:before="40" w:after="40" w:line="240" w:lineRule="auto"/>
              <w:rPr>
                <w:rFonts w:ascii="Arial" w:hAnsi="Arial" w:cs="Arial"/>
                <w:sz w:val="20"/>
                <w:lang w:eastAsia="zh-TW"/>
              </w:rPr>
            </w:pPr>
            <w:r w:rsidRPr="00BF2F32">
              <w:rPr>
                <w:rFonts w:ascii="Arial" w:hAnsi="Arial" w:cs="Arial"/>
                <w:sz w:val="20"/>
                <w:lang w:eastAsia="zh-TW"/>
                <w:rPrChange w:id="226" w:author="Dawson, Bre (ESI)" w:date="2019-09-27T09:08: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27" w:author="Dawson, Bre (ESI)" w:date="2019-09-27T09:08:00Z">
                  <w:rPr>
                    <w:rFonts w:ascii="Arial" w:hAnsi="Arial" w:cs="Arial"/>
                    <w:sz w:val="20"/>
                    <w:highlight w:val="yellow"/>
                    <w:lang w:eastAsia="zh-TW"/>
                  </w:rPr>
                </w:rPrChange>
              </w:rPr>
              <w:t xml:space="preserve">s </w:t>
            </w:r>
            <w:r w:rsidRPr="00BF2F32">
              <w:rPr>
                <w:rFonts w:ascii="Arial" w:hAnsi="Arial" w:cs="Arial"/>
                <w:sz w:val="20"/>
                <w:lang w:eastAsia="zh-TW"/>
                <w:rPrChange w:id="228" w:author="Dawson, Bre (ESI)" w:date="2019-09-27T09:08:00Z">
                  <w:rPr>
                    <w:rFonts w:ascii="Arial" w:hAnsi="Arial" w:cs="Arial"/>
                    <w:sz w:val="20"/>
                    <w:highlight w:val="yellow"/>
                    <w:lang w:eastAsia="zh-TW"/>
                  </w:rPr>
                </w:rPrChange>
              </w:rPr>
              <w:t>and hours</w:t>
            </w:r>
            <w:r>
              <w:rPr>
                <w:rFonts w:ascii="Arial" w:hAnsi="Arial" w:cs="Arial"/>
                <w:sz w:val="20"/>
                <w:lang w:eastAsia="zh-TW"/>
              </w:rPr>
              <w:t xml:space="preserve"> </w:t>
            </w:r>
          </w:p>
          <w:p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rsidR="00604A29" w:rsidRPr="00564A7F" w:rsidRDefault="00604A29" w:rsidP="006C1377">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604A29"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04A29" w:rsidRPr="00F304E0" w:rsidRDefault="00604A29" w:rsidP="00FF4647">
            <w:pPr>
              <w:spacing w:before="40" w:after="40" w:line="240" w:lineRule="auto"/>
              <w:jc w:val="center"/>
              <w:rPr>
                <w:rFonts w:ascii="Arial" w:hAnsi="Arial" w:cs="Arial"/>
                <w:sz w:val="20"/>
                <w:lang w:eastAsia="zh-TW"/>
              </w:rPr>
            </w:pPr>
            <w:r>
              <w:rPr>
                <w:rFonts w:ascii="Arial" w:hAnsi="Arial" w:cs="Arial"/>
                <w:sz w:val="20"/>
                <w:lang w:eastAsia="zh-TW"/>
              </w:rPr>
              <w:t>3041</w:t>
            </w:r>
          </w:p>
        </w:tc>
        <w:tc>
          <w:tcPr>
            <w:tcW w:w="3402" w:type="dxa"/>
            <w:tcBorders>
              <w:top w:val="single" w:sz="4" w:space="0" w:color="auto"/>
              <w:left w:val="single" w:sz="4" w:space="0" w:color="auto"/>
              <w:bottom w:val="single" w:sz="4" w:space="0" w:color="auto"/>
              <w:right w:val="single" w:sz="4" w:space="0" w:color="auto"/>
            </w:tcBorders>
            <w:vAlign w:val="center"/>
          </w:tcPr>
          <w:p w:rsidR="00604A29" w:rsidRDefault="00604A29" w:rsidP="00FF4647">
            <w:pPr>
              <w:spacing w:before="40" w:after="40" w:line="240" w:lineRule="auto"/>
              <w:rPr>
                <w:rFonts w:ascii="Arial" w:hAnsi="Arial" w:cs="Arial"/>
                <w:sz w:val="20"/>
                <w:lang w:eastAsia="zh-TW"/>
              </w:rPr>
            </w:pPr>
            <w:r w:rsidRPr="008F56E2">
              <w:rPr>
                <w:rFonts w:ascii="Arial" w:hAnsi="Arial" w:cs="Arial"/>
                <w:sz w:val="20"/>
                <w:lang w:eastAsia="zh-TW"/>
              </w:rPr>
              <w:t>Sick Leave Unpaid &gt; 90d</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Leave of Absence (Unpaid)</w:t>
            </w:r>
          </w:p>
          <w:p w:rsidR="00604A29" w:rsidRPr="00BF2F32" w:rsidRDefault="00BF2F32" w:rsidP="006C1377">
            <w:pPr>
              <w:spacing w:before="40" w:after="40" w:line="240" w:lineRule="auto"/>
              <w:rPr>
                <w:rFonts w:ascii="Arial" w:hAnsi="Arial" w:cs="Arial"/>
                <w:sz w:val="20"/>
                <w:lang w:eastAsia="zh-TW"/>
              </w:rPr>
            </w:pPr>
            <w:ins w:id="229" w:author="Dawson, Bre (ESI)" w:date="2019-09-27T09:09: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30" w:author="Dawson, Bre (ESI)" w:date="2019-09-27T09:09:00Z">
              <w:r w:rsidR="00604A29" w:rsidRPr="00BF2F32" w:rsidDel="00BF2F32">
                <w:rPr>
                  <w:rFonts w:ascii="Arial" w:hAnsi="Arial" w:cs="Arial"/>
                  <w:sz w:val="20"/>
                  <w:lang w:eastAsia="zh-TW"/>
                  <w:rPrChange w:id="231" w:author="Dawson, Bre (ESI)" w:date="2019-09-27T09:08:00Z">
                    <w:rPr>
                      <w:rFonts w:ascii="Arial" w:hAnsi="Arial" w:cs="Arial"/>
                      <w:sz w:val="20"/>
                      <w:highlight w:val="yellow"/>
                      <w:lang w:eastAsia="zh-TW"/>
                    </w:rPr>
                  </w:rPrChange>
                </w:rPr>
                <w:delText>Absence valuated 100% of Base Rate, paid as negative to offset salary</w:delText>
              </w:r>
            </w:del>
            <w:r w:rsidR="00604A29" w:rsidRPr="00BF2F32">
              <w:rPr>
                <w:rFonts w:ascii="Arial" w:hAnsi="Arial" w:cs="Arial"/>
                <w:sz w:val="20"/>
                <w:lang w:eastAsia="zh-TW"/>
              </w:rPr>
              <w:t xml:space="preserve"> </w:t>
            </w:r>
          </w:p>
          <w:p w:rsidR="00604A29" w:rsidRDefault="00604A29" w:rsidP="006C1377">
            <w:pPr>
              <w:spacing w:before="40" w:after="40" w:line="240" w:lineRule="auto"/>
              <w:rPr>
                <w:rFonts w:ascii="Arial" w:hAnsi="Arial" w:cs="Arial"/>
                <w:sz w:val="20"/>
                <w:lang w:eastAsia="zh-TW"/>
              </w:rPr>
            </w:pPr>
            <w:r w:rsidRPr="00BF2F32">
              <w:rPr>
                <w:rFonts w:ascii="Arial" w:hAnsi="Arial" w:cs="Arial"/>
                <w:sz w:val="20"/>
                <w:lang w:eastAsia="zh-TW"/>
                <w:rPrChange w:id="232" w:author="Dawson, Bre (ESI)" w:date="2019-09-27T09:08: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33" w:author="Dawson, Bre (ESI)" w:date="2019-09-27T09:08:00Z">
                  <w:rPr>
                    <w:rFonts w:ascii="Arial" w:hAnsi="Arial" w:cs="Arial"/>
                    <w:sz w:val="20"/>
                    <w:highlight w:val="yellow"/>
                    <w:lang w:eastAsia="zh-TW"/>
                  </w:rPr>
                </w:rPrChange>
              </w:rPr>
              <w:t xml:space="preserve">s </w:t>
            </w:r>
            <w:r w:rsidRPr="00BF2F32">
              <w:rPr>
                <w:rFonts w:ascii="Arial" w:hAnsi="Arial" w:cs="Arial"/>
                <w:sz w:val="20"/>
                <w:lang w:eastAsia="zh-TW"/>
                <w:rPrChange w:id="234" w:author="Dawson, Bre (ESI)" w:date="2019-09-27T09:08:00Z">
                  <w:rPr>
                    <w:rFonts w:ascii="Arial" w:hAnsi="Arial" w:cs="Arial"/>
                    <w:sz w:val="20"/>
                    <w:highlight w:val="yellow"/>
                    <w:lang w:eastAsia="zh-TW"/>
                  </w:rPr>
                </w:rPrChange>
              </w:rPr>
              <w:t>and hours</w:t>
            </w:r>
            <w:r>
              <w:rPr>
                <w:rFonts w:ascii="Arial" w:hAnsi="Arial" w:cs="Arial"/>
                <w:sz w:val="20"/>
                <w:lang w:eastAsia="zh-TW"/>
              </w:rPr>
              <w:t xml:space="preserve"> </w:t>
            </w:r>
          </w:p>
          <w:p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rsidR="00604A29" w:rsidRPr="00564A7F" w:rsidRDefault="00604A29" w:rsidP="006C1377">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3057</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Accident Leave</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097FAA" w:rsidRPr="00BF2F32" w:rsidRDefault="00BF2F32" w:rsidP="006C1377">
            <w:pPr>
              <w:spacing w:before="40" w:after="40" w:line="240" w:lineRule="auto"/>
              <w:rPr>
                <w:rFonts w:ascii="Arial" w:hAnsi="Arial" w:cs="Arial"/>
                <w:sz w:val="20"/>
                <w:lang w:eastAsia="zh-TW"/>
              </w:rPr>
            </w:pPr>
            <w:ins w:id="235"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36" w:author="Dawson, Bre (ESI)" w:date="2019-09-27T09:10:00Z">
              <w:r w:rsidR="00097FAA" w:rsidRPr="00BF2F32" w:rsidDel="00BF2F32">
                <w:rPr>
                  <w:rFonts w:ascii="Arial" w:hAnsi="Arial" w:cs="Arial"/>
                  <w:sz w:val="20"/>
                  <w:lang w:eastAsia="zh-TW"/>
                  <w:rPrChange w:id="237" w:author="Dawson, Bre (ESI)" w:date="2019-09-27T09:08: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38" w:author="Dawson, Bre (ESI)" w:date="2019-09-27T09:08: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39" w:author="Dawson, Bre (ESI)" w:date="2019-09-27T09:08:00Z">
                  <w:rPr>
                    <w:rFonts w:ascii="Arial" w:hAnsi="Arial" w:cs="Arial"/>
                    <w:sz w:val="20"/>
                    <w:highlight w:val="yellow"/>
                    <w:lang w:eastAsia="zh-TW"/>
                  </w:rPr>
                </w:rPrChange>
              </w:rPr>
              <w:t xml:space="preserve">s </w:t>
            </w:r>
            <w:r w:rsidRPr="00BF2F32">
              <w:rPr>
                <w:rFonts w:ascii="Arial" w:hAnsi="Arial" w:cs="Arial"/>
                <w:sz w:val="20"/>
                <w:lang w:eastAsia="zh-TW"/>
                <w:rPrChange w:id="240" w:author="Dawson, Bre (ESI)" w:date="2019-09-27T09:08: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97FAA" w:rsidP="00051DD8">
            <w:pPr>
              <w:spacing w:before="40" w:after="40" w:line="240" w:lineRule="auto"/>
              <w:rPr>
                <w:rFonts w:ascii="Arial" w:hAnsi="Arial" w:cs="Arial"/>
                <w:sz w:val="20"/>
                <w:lang w:eastAsia="zh-TW"/>
              </w:rPr>
            </w:pPr>
            <w:r w:rsidRPr="00BF2F32">
              <w:rPr>
                <w:rFonts w:ascii="Arial" w:hAnsi="Arial" w:cs="Arial"/>
                <w:sz w:val="20"/>
                <w:lang w:eastAsia="zh-TW"/>
              </w:rPr>
              <w:t>Not counted</w:t>
            </w:r>
            <w:r w:rsidR="00051DD8" w:rsidRPr="00BF2F32">
              <w:rPr>
                <w:rFonts w:ascii="Arial" w:hAnsi="Arial" w:cs="Arial"/>
                <w:sz w:val="20"/>
                <w:lang w:eastAsia="zh-TW"/>
              </w:rPr>
              <w:t xml:space="preserve"> </w:t>
            </w:r>
            <w:r w:rsidRPr="00BF2F32">
              <w:rPr>
                <w:rFonts w:ascii="Arial" w:hAnsi="Arial" w:cs="Arial"/>
                <w:sz w:val="20"/>
                <w:lang w:eastAsia="zh-TW"/>
              </w:rPr>
              <w:t xml:space="preserve">on </w:t>
            </w:r>
            <w:r w:rsidR="00051DD8" w:rsidRPr="00BF2F32">
              <w:rPr>
                <w:rFonts w:ascii="Arial" w:hAnsi="Arial" w:cs="Arial"/>
                <w:sz w:val="20"/>
                <w:lang w:eastAsia="zh-TW"/>
              </w:rPr>
              <w:t>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3042</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Maternity Leave Unpaid</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097FAA" w:rsidRPr="00BF2F32" w:rsidRDefault="00BF2F32" w:rsidP="006C1377">
            <w:pPr>
              <w:spacing w:before="40" w:after="40" w:line="240" w:lineRule="auto"/>
              <w:rPr>
                <w:rFonts w:ascii="Arial" w:hAnsi="Arial" w:cs="Arial"/>
                <w:sz w:val="20"/>
                <w:lang w:eastAsia="zh-TW"/>
              </w:rPr>
            </w:pPr>
            <w:ins w:id="241"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42" w:author="Dawson, Bre (ESI)" w:date="2019-09-27T09:10:00Z">
              <w:r w:rsidR="00097FAA" w:rsidRPr="00BF2F32" w:rsidDel="00BF2F32">
                <w:rPr>
                  <w:rFonts w:ascii="Arial" w:hAnsi="Arial" w:cs="Arial"/>
                  <w:sz w:val="20"/>
                  <w:lang w:eastAsia="zh-TW"/>
                  <w:rPrChange w:id="243" w:author="Dawson, Bre (ESI)" w:date="2019-09-27T09:08: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44" w:author="Dawson, Bre (ESI)" w:date="2019-09-27T09:08: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45" w:author="Dawson, Bre (ESI)" w:date="2019-09-27T09:08:00Z">
                  <w:rPr>
                    <w:rFonts w:ascii="Arial" w:hAnsi="Arial" w:cs="Arial"/>
                    <w:sz w:val="20"/>
                    <w:highlight w:val="yellow"/>
                    <w:lang w:eastAsia="zh-TW"/>
                  </w:rPr>
                </w:rPrChange>
              </w:rPr>
              <w:t xml:space="preserve">s </w:t>
            </w:r>
            <w:r w:rsidRPr="00BF2F32">
              <w:rPr>
                <w:rFonts w:ascii="Arial" w:hAnsi="Arial" w:cs="Arial"/>
                <w:sz w:val="20"/>
                <w:lang w:eastAsia="zh-TW"/>
                <w:rPrChange w:id="246" w:author="Dawson, Bre (ESI)" w:date="2019-09-27T09:08: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3043</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Paternity Leave Unpaid</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Unpaid absence </w:t>
            </w:r>
          </w:p>
          <w:p w:rsidR="00097FAA" w:rsidRPr="00BF2F32" w:rsidRDefault="00BF2F32" w:rsidP="006C1377">
            <w:pPr>
              <w:spacing w:before="40" w:after="40" w:line="240" w:lineRule="auto"/>
              <w:rPr>
                <w:rFonts w:ascii="Arial" w:hAnsi="Arial" w:cs="Arial"/>
                <w:sz w:val="20"/>
                <w:lang w:eastAsia="zh-TW"/>
              </w:rPr>
            </w:pPr>
            <w:ins w:id="247"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48" w:author="Dawson, Bre (ESI)" w:date="2019-09-27T09:10:00Z">
              <w:r w:rsidR="00097FAA" w:rsidRPr="00BF2F32" w:rsidDel="00BF2F32">
                <w:rPr>
                  <w:rFonts w:ascii="Arial" w:hAnsi="Arial" w:cs="Arial"/>
                  <w:sz w:val="20"/>
                  <w:lang w:eastAsia="zh-TW"/>
                  <w:rPrChange w:id="249" w:author="Dawson, Bre (ESI)" w:date="2019-09-27T09:08: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50" w:author="Dawson, Bre (ESI)" w:date="2019-09-27T09:08: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51" w:author="Dawson, Bre (ESI)" w:date="2019-09-27T09:08:00Z">
                  <w:rPr>
                    <w:rFonts w:ascii="Arial" w:hAnsi="Arial" w:cs="Arial"/>
                    <w:sz w:val="20"/>
                    <w:highlight w:val="yellow"/>
                    <w:lang w:eastAsia="zh-TW"/>
                  </w:rPr>
                </w:rPrChange>
              </w:rPr>
              <w:t xml:space="preserve">s </w:t>
            </w:r>
            <w:r w:rsidRPr="00BF2F32">
              <w:rPr>
                <w:rFonts w:ascii="Arial" w:hAnsi="Arial" w:cs="Arial"/>
                <w:sz w:val="20"/>
                <w:lang w:eastAsia="zh-TW"/>
                <w:rPrChange w:id="252" w:author="Dawson, Bre (ESI)" w:date="2019-09-27T09:08: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lastRenderedPageBreak/>
              <w:t>3044</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Prenatal Check-Up</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Unpaid absence </w:t>
            </w:r>
          </w:p>
          <w:p w:rsidR="00097FAA" w:rsidRPr="00BF2F32" w:rsidRDefault="00BF2F32" w:rsidP="006C1377">
            <w:pPr>
              <w:spacing w:before="40" w:after="40" w:line="240" w:lineRule="auto"/>
              <w:rPr>
                <w:rFonts w:ascii="Arial" w:hAnsi="Arial" w:cs="Arial"/>
                <w:sz w:val="20"/>
                <w:lang w:eastAsia="zh-TW"/>
              </w:rPr>
            </w:pPr>
            <w:ins w:id="253"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54" w:author="Dawson, Bre (ESI)" w:date="2019-09-27T09:10:00Z">
              <w:r w:rsidR="00097FAA" w:rsidRPr="00BF2F32" w:rsidDel="00BF2F32">
                <w:rPr>
                  <w:rFonts w:ascii="Arial" w:hAnsi="Arial" w:cs="Arial"/>
                  <w:sz w:val="20"/>
                  <w:lang w:eastAsia="zh-TW"/>
                  <w:rPrChange w:id="255" w:author="Dawson, Bre (ESI)" w:date="2019-09-27T09:10: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56" w:author="Dawson, Bre (ESI)" w:date="2019-09-27T09:10: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57" w:author="Dawson, Bre (ESI)" w:date="2019-09-27T09:10:00Z">
                  <w:rPr>
                    <w:rFonts w:ascii="Arial" w:hAnsi="Arial" w:cs="Arial"/>
                    <w:sz w:val="20"/>
                    <w:highlight w:val="yellow"/>
                    <w:lang w:eastAsia="zh-TW"/>
                  </w:rPr>
                </w:rPrChange>
              </w:rPr>
              <w:t xml:space="preserve">s </w:t>
            </w:r>
            <w:r w:rsidRPr="00BF2F32">
              <w:rPr>
                <w:rFonts w:ascii="Arial" w:hAnsi="Arial" w:cs="Arial"/>
                <w:sz w:val="20"/>
                <w:lang w:eastAsia="zh-TW"/>
                <w:rPrChange w:id="258" w:author="Dawson, Bre (ESI)" w:date="2019-09-27T09:10: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3045</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Childcare Leave</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097FAA" w:rsidRPr="00BF2F32" w:rsidRDefault="00BF2F32" w:rsidP="006C1377">
            <w:pPr>
              <w:spacing w:before="40" w:after="40" w:line="240" w:lineRule="auto"/>
              <w:rPr>
                <w:rFonts w:ascii="Arial" w:hAnsi="Arial" w:cs="Arial"/>
                <w:sz w:val="20"/>
                <w:lang w:eastAsia="zh-TW"/>
              </w:rPr>
            </w:pPr>
            <w:ins w:id="259"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60" w:author="Dawson, Bre (ESI)" w:date="2019-09-27T09:10:00Z">
              <w:r w:rsidR="00097FAA" w:rsidRPr="00BF2F32" w:rsidDel="00BF2F32">
                <w:rPr>
                  <w:rFonts w:ascii="Arial" w:hAnsi="Arial" w:cs="Arial"/>
                  <w:sz w:val="20"/>
                  <w:lang w:eastAsia="zh-TW"/>
                  <w:rPrChange w:id="261" w:author="Dawson, Bre (ESI)" w:date="2019-09-27T09:10: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62" w:author="Dawson, Bre (ESI)" w:date="2019-09-27T09:10: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63" w:author="Dawson, Bre (ESI)" w:date="2019-09-27T09:10:00Z">
                  <w:rPr>
                    <w:rFonts w:ascii="Arial" w:hAnsi="Arial" w:cs="Arial"/>
                    <w:sz w:val="20"/>
                    <w:highlight w:val="yellow"/>
                    <w:lang w:eastAsia="zh-TW"/>
                  </w:rPr>
                </w:rPrChange>
              </w:rPr>
              <w:t xml:space="preserve">s </w:t>
            </w:r>
            <w:r w:rsidRPr="00BF2F32">
              <w:rPr>
                <w:rFonts w:ascii="Arial" w:hAnsi="Arial" w:cs="Arial"/>
                <w:sz w:val="20"/>
                <w:lang w:eastAsia="zh-TW"/>
                <w:rPrChange w:id="264" w:author="Dawson, Bre (ESI)" w:date="2019-09-27T09:10: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3046</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Adoption Leave</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097FAA" w:rsidRPr="00BF2F32" w:rsidRDefault="00BF2F32" w:rsidP="006C1377">
            <w:pPr>
              <w:spacing w:before="40" w:after="40" w:line="240" w:lineRule="auto"/>
              <w:rPr>
                <w:rFonts w:ascii="Arial" w:hAnsi="Arial" w:cs="Arial"/>
                <w:sz w:val="20"/>
                <w:lang w:eastAsia="zh-TW"/>
              </w:rPr>
            </w:pPr>
            <w:ins w:id="265"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66" w:author="Dawson, Bre (ESI)" w:date="2019-09-27T09:10:00Z">
              <w:r w:rsidR="00097FAA" w:rsidRPr="00BF2F32" w:rsidDel="00BF2F32">
                <w:rPr>
                  <w:rFonts w:ascii="Arial" w:hAnsi="Arial" w:cs="Arial"/>
                  <w:sz w:val="20"/>
                  <w:lang w:eastAsia="zh-TW"/>
                  <w:rPrChange w:id="267" w:author="Dawson, Bre (ESI)" w:date="2019-09-27T09:10: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68" w:author="Dawson, Bre (ESI)" w:date="2019-09-27T09:10: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69" w:author="Dawson, Bre (ESI)" w:date="2019-09-27T09:10:00Z">
                  <w:rPr>
                    <w:rFonts w:ascii="Arial" w:hAnsi="Arial" w:cs="Arial"/>
                    <w:sz w:val="20"/>
                    <w:highlight w:val="yellow"/>
                    <w:lang w:eastAsia="zh-TW"/>
                  </w:rPr>
                </w:rPrChange>
              </w:rPr>
              <w:t xml:space="preserve">s </w:t>
            </w:r>
            <w:r w:rsidRPr="00BF2F32">
              <w:rPr>
                <w:rFonts w:ascii="Arial" w:hAnsi="Arial" w:cs="Arial"/>
                <w:sz w:val="20"/>
                <w:lang w:eastAsia="zh-TW"/>
                <w:rPrChange w:id="270" w:author="Dawson, Bre (ESI)" w:date="2019-09-27T09:10: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Pr="00F304E0"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3047</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Leave Due to Miscarriage</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097FAA" w:rsidRPr="00BF2F32" w:rsidRDefault="00BF2F32" w:rsidP="006C1377">
            <w:pPr>
              <w:spacing w:before="40" w:after="40" w:line="240" w:lineRule="auto"/>
              <w:rPr>
                <w:rFonts w:ascii="Arial" w:hAnsi="Arial" w:cs="Arial"/>
                <w:sz w:val="20"/>
                <w:lang w:eastAsia="zh-TW"/>
              </w:rPr>
            </w:pPr>
            <w:ins w:id="271" w:author="Dawson, Bre (ESI)" w:date="2019-09-27T09:10: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72" w:author="Dawson, Bre (ESI)" w:date="2019-09-27T09:10:00Z">
              <w:r w:rsidR="00097FAA" w:rsidRPr="00BF2F32" w:rsidDel="00BF2F32">
                <w:rPr>
                  <w:rFonts w:ascii="Arial" w:hAnsi="Arial" w:cs="Arial"/>
                  <w:sz w:val="20"/>
                  <w:lang w:eastAsia="zh-TW"/>
                  <w:rPrChange w:id="273" w:author="Dawson, Bre (ESI)" w:date="2019-09-27T09:10: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74" w:author="Dawson, Bre (ESI)" w:date="2019-09-27T09:10: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75" w:author="Dawson, Bre (ESI)" w:date="2019-09-27T09:10:00Z">
                  <w:rPr>
                    <w:rFonts w:ascii="Arial" w:hAnsi="Arial" w:cs="Arial"/>
                    <w:sz w:val="20"/>
                    <w:highlight w:val="yellow"/>
                    <w:lang w:eastAsia="zh-TW"/>
                  </w:rPr>
                </w:rPrChange>
              </w:rPr>
              <w:t xml:space="preserve">s </w:t>
            </w:r>
            <w:r w:rsidRPr="00BF2F32">
              <w:rPr>
                <w:rFonts w:ascii="Arial" w:hAnsi="Arial" w:cs="Arial"/>
                <w:sz w:val="20"/>
                <w:lang w:eastAsia="zh-TW"/>
                <w:rPrChange w:id="276" w:author="Dawson, Bre (ESI)" w:date="2019-09-27T09:10: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7FAA" w:rsidRDefault="00097FAA" w:rsidP="00FF4647">
            <w:pPr>
              <w:spacing w:before="40" w:after="40" w:line="240" w:lineRule="auto"/>
              <w:jc w:val="center"/>
              <w:rPr>
                <w:rFonts w:ascii="Arial" w:hAnsi="Arial" w:cs="Arial"/>
                <w:sz w:val="20"/>
                <w:lang w:eastAsia="zh-TW"/>
              </w:rPr>
            </w:pPr>
            <w:r>
              <w:rPr>
                <w:rFonts w:ascii="Arial" w:hAnsi="Arial" w:cs="Arial"/>
                <w:sz w:val="20"/>
                <w:lang w:eastAsia="zh-TW"/>
              </w:rPr>
              <w:t>3048</w:t>
            </w:r>
          </w:p>
        </w:tc>
        <w:tc>
          <w:tcPr>
            <w:tcW w:w="3402" w:type="dxa"/>
            <w:tcBorders>
              <w:top w:val="single" w:sz="4" w:space="0" w:color="auto"/>
              <w:left w:val="single" w:sz="4" w:space="0" w:color="auto"/>
              <w:bottom w:val="single" w:sz="4" w:space="0" w:color="auto"/>
              <w:right w:val="single" w:sz="4" w:space="0" w:color="auto"/>
            </w:tcBorders>
            <w:vAlign w:val="center"/>
          </w:tcPr>
          <w:p w:rsidR="00097FAA" w:rsidRPr="008F56E2"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Sick Leave - SI Comp</w:t>
            </w:r>
          </w:p>
        </w:tc>
        <w:tc>
          <w:tcPr>
            <w:tcW w:w="4962" w:type="dxa"/>
            <w:tcBorders>
              <w:top w:val="single" w:sz="4" w:space="0" w:color="auto"/>
              <w:left w:val="single" w:sz="4" w:space="0" w:color="auto"/>
              <w:bottom w:val="single" w:sz="4" w:space="0" w:color="auto"/>
              <w:right w:val="single" w:sz="4" w:space="0" w:color="auto"/>
            </w:tcBorders>
          </w:tcPr>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rsidR="00097FAA" w:rsidRPr="00BF2F32" w:rsidRDefault="00BF2F32" w:rsidP="006C1377">
            <w:pPr>
              <w:spacing w:before="40" w:after="40" w:line="240" w:lineRule="auto"/>
              <w:rPr>
                <w:rFonts w:ascii="Arial" w:hAnsi="Arial" w:cs="Arial"/>
                <w:sz w:val="20"/>
                <w:lang w:eastAsia="zh-TW"/>
              </w:rPr>
            </w:pPr>
            <w:ins w:id="277" w:author="Dawson, Bre (ESI)" w:date="2019-09-27T09:11:00Z">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ins>
            <w:del w:id="278" w:author="Dawson, Bre (ESI)" w:date="2019-09-27T09:11:00Z">
              <w:r w:rsidR="00097FAA" w:rsidRPr="00BF2F32" w:rsidDel="00BF2F32">
                <w:rPr>
                  <w:rFonts w:ascii="Arial" w:hAnsi="Arial" w:cs="Arial"/>
                  <w:sz w:val="20"/>
                  <w:lang w:eastAsia="zh-TW"/>
                  <w:rPrChange w:id="279" w:author="Dawson, Bre (ESI)" w:date="2019-09-27T09:11:00Z">
                    <w:rPr>
                      <w:rFonts w:ascii="Arial" w:hAnsi="Arial" w:cs="Arial"/>
                      <w:sz w:val="20"/>
                      <w:highlight w:val="yellow"/>
                      <w:lang w:eastAsia="zh-TW"/>
                    </w:rPr>
                  </w:rPrChange>
                </w:rPr>
                <w:delText>Absence valuated 100% of Base Rate, paid as negative to offset salary</w:delText>
              </w:r>
            </w:del>
            <w:r w:rsidR="00097FAA" w:rsidRPr="00BF2F32">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sidRPr="00BF2F32">
              <w:rPr>
                <w:rFonts w:ascii="Arial" w:hAnsi="Arial" w:cs="Arial"/>
                <w:sz w:val="20"/>
                <w:lang w:eastAsia="zh-TW"/>
                <w:rPrChange w:id="280" w:author="Dawson, Bre (ESI)" w:date="2019-09-27T09:11:00Z">
                  <w:rPr>
                    <w:rFonts w:ascii="Arial" w:hAnsi="Arial" w:cs="Arial"/>
                    <w:sz w:val="20"/>
                    <w:highlight w:val="yellow"/>
                    <w:lang w:eastAsia="zh-TW"/>
                  </w:rPr>
                </w:rPrChange>
              </w:rPr>
              <w:t>Payslip displays dollar</w:t>
            </w:r>
            <w:r w:rsidR="00852D2F" w:rsidRPr="00BF2F32">
              <w:rPr>
                <w:rFonts w:ascii="Arial" w:hAnsi="Arial" w:cs="Arial"/>
                <w:sz w:val="20"/>
                <w:lang w:eastAsia="zh-TW"/>
                <w:rPrChange w:id="281" w:author="Dawson, Bre (ESI)" w:date="2019-09-27T09:11:00Z">
                  <w:rPr>
                    <w:rFonts w:ascii="Arial" w:hAnsi="Arial" w:cs="Arial"/>
                    <w:sz w:val="20"/>
                    <w:highlight w:val="yellow"/>
                    <w:lang w:eastAsia="zh-TW"/>
                  </w:rPr>
                </w:rPrChange>
              </w:rPr>
              <w:t xml:space="preserve">s </w:t>
            </w:r>
            <w:r w:rsidRPr="00BF2F32">
              <w:rPr>
                <w:rFonts w:ascii="Arial" w:hAnsi="Arial" w:cs="Arial"/>
                <w:sz w:val="20"/>
                <w:lang w:eastAsia="zh-TW"/>
                <w:rPrChange w:id="282" w:author="Dawson, Bre (ESI)" w:date="2019-09-27T09:11:00Z">
                  <w:rPr>
                    <w:rFonts w:ascii="Arial" w:hAnsi="Arial" w:cs="Arial"/>
                    <w:sz w:val="20"/>
                    <w:highlight w:val="yellow"/>
                    <w:lang w:eastAsia="zh-TW"/>
                  </w:rPr>
                </w:rPrChange>
              </w:rPr>
              <w:t>and hours</w:t>
            </w:r>
            <w:r>
              <w:rPr>
                <w:rFonts w:ascii="Arial" w:hAnsi="Arial" w:cs="Arial"/>
                <w:sz w:val="20"/>
                <w:lang w:eastAsia="zh-TW"/>
              </w:rPr>
              <w:t xml:space="preserve">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bl>
    <w:p w:rsidR="005D623E" w:rsidRDefault="005D623E" w:rsidP="00100BD7">
      <w:pPr>
        <w:rPr>
          <w:rFonts w:ascii="Arial" w:hAnsi="Arial" w:cs="Arial"/>
          <w:sz w:val="22"/>
          <w:szCs w:val="22"/>
        </w:rPr>
      </w:pPr>
    </w:p>
    <w:p w:rsidR="00100BD7" w:rsidRPr="002D4BC7" w:rsidRDefault="003D386F" w:rsidP="00D66F94">
      <w:pPr>
        <w:pStyle w:val="Heading3"/>
      </w:pPr>
      <w:bookmarkStart w:id="283" w:name="_Absence_Impacts"/>
      <w:bookmarkStart w:id="284" w:name="_Toc20468020"/>
      <w:bookmarkEnd w:id="283"/>
      <w:r w:rsidRPr="002D4BC7">
        <w:t>Absence Impacts</w:t>
      </w:r>
      <w:bookmarkEnd w:id="284"/>
      <w:r w:rsidRPr="002D4BC7">
        <w:t xml:space="preserve"> </w:t>
      </w:r>
    </w:p>
    <w:p w:rsidR="00410AF6" w:rsidRDefault="00410AF6" w:rsidP="00CD6D1B">
      <w:pPr>
        <w:rPr>
          <w:rFonts w:ascii="Arial" w:hAnsi="Arial" w:cs="Arial"/>
          <w:sz w:val="22"/>
          <w:szCs w:val="22"/>
        </w:rPr>
      </w:pPr>
      <w:r>
        <w:rPr>
          <w:rFonts w:ascii="Arial" w:hAnsi="Arial" w:cs="Arial"/>
          <w:sz w:val="22"/>
          <w:szCs w:val="22"/>
        </w:rPr>
        <w:t xml:space="preserve">Absence entries can have an impact on subsequent calculations, generally related to certain leave accruals being halted when an employee is away on a specific absence type. </w:t>
      </w:r>
    </w:p>
    <w:p w:rsidR="00410AF6" w:rsidRDefault="00410AF6" w:rsidP="00CD6D1B">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097FAA">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there are </w:t>
      </w:r>
      <w:r w:rsidR="00857835">
        <w:rPr>
          <w:rFonts w:ascii="Arial" w:hAnsi="Arial" w:cs="Arial"/>
          <w:sz w:val="22"/>
          <w:szCs w:val="22"/>
        </w:rPr>
        <w:t>2</w:t>
      </w:r>
      <w:r>
        <w:rPr>
          <w:rFonts w:ascii="Arial" w:hAnsi="Arial" w:cs="Arial"/>
          <w:sz w:val="22"/>
          <w:szCs w:val="22"/>
        </w:rPr>
        <w:t xml:space="preserve"> types of scenarios in which</w:t>
      </w:r>
      <w:r w:rsidR="0002341C">
        <w:rPr>
          <w:rFonts w:ascii="Arial" w:hAnsi="Arial" w:cs="Arial"/>
          <w:sz w:val="22"/>
          <w:szCs w:val="22"/>
        </w:rPr>
        <w:t xml:space="preserve"> absences will have an impact on </w:t>
      </w:r>
      <w:r>
        <w:rPr>
          <w:rFonts w:ascii="Arial" w:hAnsi="Arial" w:cs="Arial"/>
          <w:sz w:val="22"/>
          <w:szCs w:val="22"/>
        </w:rPr>
        <w:t xml:space="preserve">subsequent calculations. These are documented below. </w:t>
      </w:r>
    </w:p>
    <w:p w:rsidR="00410AF6" w:rsidRPr="00410AF6" w:rsidRDefault="00410AF6" w:rsidP="00CD6D1B">
      <w:pPr>
        <w:rPr>
          <w:rFonts w:ascii="Arial" w:hAnsi="Arial" w:cs="Arial"/>
          <w:b/>
          <w:sz w:val="22"/>
          <w:szCs w:val="22"/>
        </w:rPr>
      </w:pPr>
      <w:r w:rsidRPr="00410AF6">
        <w:rPr>
          <w:rFonts w:ascii="Arial" w:hAnsi="Arial" w:cs="Arial"/>
          <w:b/>
          <w:sz w:val="22"/>
          <w:szCs w:val="22"/>
        </w:rPr>
        <w:lastRenderedPageBreak/>
        <w:t xml:space="preserve">Leave Without Pay Impact on Accruals </w:t>
      </w:r>
    </w:p>
    <w:p w:rsidR="00857835" w:rsidRDefault="00410AF6" w:rsidP="00CD6D1B">
      <w:pPr>
        <w:rPr>
          <w:rFonts w:ascii="Arial" w:hAnsi="Arial" w:cs="Arial"/>
          <w:sz w:val="22"/>
          <w:szCs w:val="22"/>
        </w:rPr>
      </w:pPr>
      <w:r>
        <w:rPr>
          <w:rFonts w:ascii="Arial" w:hAnsi="Arial" w:cs="Arial"/>
          <w:sz w:val="22"/>
          <w:szCs w:val="22"/>
        </w:rPr>
        <w:t xml:space="preserve">There are certain unpaid leave types </w:t>
      </w:r>
      <w:r w:rsidR="003877E0">
        <w:rPr>
          <w:rFonts w:ascii="Arial" w:hAnsi="Arial" w:cs="Arial"/>
          <w:sz w:val="22"/>
          <w:szCs w:val="22"/>
        </w:rPr>
        <w:t xml:space="preserve">which </w:t>
      </w:r>
      <w:r>
        <w:rPr>
          <w:rFonts w:ascii="Arial" w:hAnsi="Arial" w:cs="Arial"/>
          <w:sz w:val="22"/>
          <w:szCs w:val="22"/>
        </w:rPr>
        <w:t xml:space="preserve">will stop </w:t>
      </w:r>
      <w:r w:rsidR="00097FAA">
        <w:rPr>
          <w:rFonts w:ascii="Arial" w:hAnsi="Arial" w:cs="Arial"/>
          <w:sz w:val="22"/>
          <w:szCs w:val="22"/>
        </w:rPr>
        <w:t xml:space="preserve">the accrual of Long Service Leave as well </w:t>
      </w:r>
      <w:r w:rsidR="00857835">
        <w:rPr>
          <w:rFonts w:ascii="Arial" w:hAnsi="Arial" w:cs="Arial"/>
          <w:sz w:val="22"/>
          <w:szCs w:val="22"/>
        </w:rPr>
        <w:t xml:space="preserve">reversing the Annual Leave and Sick Leave entitlement granted upfront until the employee’s next working day. </w:t>
      </w:r>
    </w:p>
    <w:p w:rsidR="00857835" w:rsidRDefault="00857835" w:rsidP="00CD6D1B">
      <w:pPr>
        <w:rPr>
          <w:rFonts w:ascii="Arial" w:hAnsi="Arial" w:cs="Arial"/>
          <w:sz w:val="22"/>
          <w:szCs w:val="22"/>
        </w:rPr>
      </w:pPr>
    </w:p>
    <w:p w:rsidR="00410AF6" w:rsidRPr="00410AF6" w:rsidRDefault="00857835" w:rsidP="00410AF6">
      <w:pPr>
        <w:rPr>
          <w:rFonts w:ascii="Arial" w:hAnsi="Arial" w:cs="Arial"/>
          <w:b/>
          <w:sz w:val="22"/>
          <w:szCs w:val="22"/>
        </w:rPr>
      </w:pPr>
      <w:r>
        <w:rPr>
          <w:rFonts w:ascii="Arial" w:hAnsi="Arial" w:cs="Arial"/>
          <w:b/>
          <w:sz w:val="22"/>
          <w:szCs w:val="22"/>
        </w:rPr>
        <w:t xml:space="preserve">Full Calendar Month </w:t>
      </w:r>
      <w:r w:rsidR="00410AF6" w:rsidRPr="00410AF6">
        <w:rPr>
          <w:rFonts w:ascii="Arial" w:hAnsi="Arial" w:cs="Arial"/>
          <w:b/>
          <w:sz w:val="22"/>
          <w:szCs w:val="22"/>
        </w:rPr>
        <w:t xml:space="preserve">Leave Without Pay </w:t>
      </w:r>
    </w:p>
    <w:p w:rsidR="006815B2" w:rsidRDefault="00857835" w:rsidP="00410AF6">
      <w:pPr>
        <w:rPr>
          <w:rFonts w:ascii="Arial" w:hAnsi="Arial" w:cs="Arial"/>
          <w:sz w:val="22"/>
          <w:szCs w:val="22"/>
        </w:rPr>
      </w:pPr>
      <w:r>
        <w:rPr>
          <w:rFonts w:ascii="Arial" w:hAnsi="Arial" w:cs="Arial"/>
          <w:sz w:val="22"/>
          <w:szCs w:val="22"/>
        </w:rPr>
        <w:t xml:space="preserve">Where an employee has taken a full calendar month of Leave Without Pay, they should not be entitled to payment of any Public Holidays which fall in </w:t>
      </w:r>
      <w:r w:rsidR="006815B2">
        <w:rPr>
          <w:rFonts w:ascii="Arial" w:hAnsi="Arial" w:cs="Arial"/>
          <w:sz w:val="22"/>
          <w:szCs w:val="22"/>
        </w:rPr>
        <w:t xml:space="preserve">that calendar month. </w:t>
      </w:r>
    </w:p>
    <w:p w:rsidR="002D4BC7" w:rsidRDefault="002D4BC7" w:rsidP="00CD6D1B">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6815B2">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there are no absences which impact the employee’s Long Service Leave service date. </w:t>
      </w:r>
    </w:p>
    <w:p w:rsidR="00857835" w:rsidRDefault="00857835" w:rsidP="00CD6D1B">
      <w:pPr>
        <w:rPr>
          <w:rFonts w:ascii="Arial" w:hAnsi="Arial" w:cs="Arial"/>
          <w:sz w:val="22"/>
          <w:szCs w:val="22"/>
        </w:rPr>
      </w:pPr>
    </w:p>
    <w:p w:rsidR="00BD1DD1" w:rsidRDefault="00BD1DD1" w:rsidP="00BD1DD1">
      <w:pPr>
        <w:rPr>
          <w:rFonts w:ascii="Arial" w:hAnsi="Arial" w:cs="Arial"/>
          <w:sz w:val="22"/>
          <w:szCs w:val="22"/>
        </w:rPr>
      </w:pPr>
      <w:r w:rsidRPr="002D4BC7">
        <w:rPr>
          <w:rFonts w:ascii="Arial" w:hAnsi="Arial" w:cs="Arial"/>
          <w:sz w:val="22"/>
          <w:szCs w:val="22"/>
        </w:rPr>
        <w:t>Please refer to the Time Blueprint Configuration Worksheet ‘Config_Absences’ tab for details.</w:t>
      </w:r>
      <w:r w:rsidRPr="008B72C6">
        <w:rPr>
          <w:rFonts w:ascii="Arial" w:hAnsi="Arial" w:cs="Arial"/>
          <w:sz w:val="22"/>
          <w:szCs w:val="22"/>
        </w:rPr>
        <w:t xml:space="preserve">  </w:t>
      </w:r>
    </w:p>
    <w:p w:rsidR="00BD1DD1" w:rsidRDefault="00BD1DD1" w:rsidP="00CD6D1B">
      <w:pPr>
        <w:rPr>
          <w:rFonts w:ascii="Arial" w:hAnsi="Arial" w:cs="Arial"/>
          <w:sz w:val="22"/>
          <w:szCs w:val="22"/>
        </w:rPr>
      </w:pPr>
    </w:p>
    <w:p w:rsidR="00100BD7" w:rsidRPr="000F7883" w:rsidRDefault="00CD6D1B" w:rsidP="00D66F94">
      <w:pPr>
        <w:pStyle w:val="Heading3"/>
      </w:pPr>
      <w:bookmarkStart w:id="285" w:name="_Toc20468021"/>
      <w:bookmarkStart w:id="286" w:name="_Toc73610162"/>
      <w:bookmarkStart w:id="287" w:name="_Toc120703658"/>
      <w:bookmarkStart w:id="288" w:name="_Toc200178087"/>
      <w:bookmarkStart w:id="289" w:name="_Toc417995057"/>
      <w:bookmarkStart w:id="290" w:name="_Toc517444246"/>
      <w:r w:rsidRPr="000F7883">
        <w:t xml:space="preserve">Absence </w:t>
      </w:r>
      <w:r w:rsidR="00F757D5" w:rsidRPr="000F7883">
        <w:t>Valuation</w:t>
      </w:r>
      <w:bookmarkEnd w:id="285"/>
      <w:r w:rsidR="00F757D5" w:rsidRPr="000F7883">
        <w:t xml:space="preserve"> </w:t>
      </w:r>
      <w:r w:rsidRPr="000F7883">
        <w:t xml:space="preserve"> </w:t>
      </w:r>
      <w:r w:rsidR="003D386F" w:rsidRPr="000F7883">
        <w:t xml:space="preserve"> </w:t>
      </w:r>
      <w:bookmarkEnd w:id="286"/>
      <w:bookmarkEnd w:id="287"/>
      <w:bookmarkEnd w:id="288"/>
      <w:bookmarkEnd w:id="289"/>
      <w:bookmarkEnd w:id="290"/>
    </w:p>
    <w:p w:rsidR="000F7883" w:rsidRDefault="000F7883" w:rsidP="000F7883">
      <w:pPr>
        <w:rPr>
          <w:rFonts w:ascii="Arial" w:hAnsi="Arial" w:cs="Arial"/>
          <w:sz w:val="22"/>
          <w:szCs w:val="22"/>
        </w:rPr>
      </w:pPr>
      <w:r>
        <w:rPr>
          <w:rFonts w:ascii="Arial" w:hAnsi="Arial" w:cs="Arial"/>
          <w:sz w:val="22"/>
          <w:szCs w:val="22"/>
        </w:rPr>
        <w:t xml:space="preserve">There is no requirement to valuate paid absences taken or post this amount to finance. Where an employee takes paid leave, the calculation of the employee’s standard period salary should be unaffected. </w:t>
      </w:r>
    </w:p>
    <w:p w:rsidR="000F7883" w:rsidRDefault="000F7883" w:rsidP="000F7883">
      <w:pPr>
        <w:rPr>
          <w:rFonts w:ascii="Arial" w:hAnsi="Arial" w:cs="Arial"/>
          <w:sz w:val="22"/>
          <w:szCs w:val="22"/>
        </w:rPr>
      </w:pPr>
      <w:r>
        <w:rPr>
          <w:rFonts w:ascii="Arial" w:hAnsi="Arial" w:cs="Arial"/>
          <w:sz w:val="22"/>
          <w:szCs w:val="22"/>
        </w:rPr>
        <w:t>The exception to this will be Annual Leave and Long Service Leave which should be valuated and displayed on the payslip with an amount, and should reduce the value of the standard period salary payment.</w:t>
      </w:r>
      <w:r w:rsidR="00E46E87">
        <w:rPr>
          <w:rFonts w:ascii="Arial" w:hAnsi="Arial" w:cs="Arial"/>
          <w:sz w:val="22"/>
          <w:szCs w:val="22"/>
        </w:rPr>
        <w:t xml:space="preserve"> Both absences will be valuated at the Base Hourly Rate (/001). </w:t>
      </w:r>
    </w:p>
    <w:p w:rsidR="008B364E" w:rsidRDefault="008B364E" w:rsidP="007F593F">
      <w:pPr>
        <w:rPr>
          <w:rFonts w:ascii="Arial" w:hAnsi="Arial" w:cs="Arial"/>
          <w:sz w:val="22"/>
          <w:szCs w:val="22"/>
        </w:rPr>
      </w:pPr>
      <w:r w:rsidRPr="00BF2F32">
        <w:rPr>
          <w:rFonts w:ascii="Arial" w:hAnsi="Arial" w:cs="Arial"/>
          <w:sz w:val="22"/>
          <w:szCs w:val="22"/>
          <w:rPrChange w:id="291" w:author="Dawson, Bre (ESI)" w:date="2019-09-27T09:11:00Z">
            <w:rPr>
              <w:rFonts w:ascii="Arial" w:hAnsi="Arial" w:cs="Arial"/>
              <w:sz w:val="22"/>
              <w:szCs w:val="22"/>
              <w:highlight w:val="yellow"/>
            </w:rPr>
          </w:rPrChange>
        </w:rPr>
        <w:t xml:space="preserve">Unpaid absences should be valuated with base hourly rate (/001) and shown as a negative value so as to reduce the employee’s standard period salary. </w:t>
      </w:r>
      <w:del w:id="292" w:author="Dawson, Bre (ESI)" w:date="2019-09-27T09:11:00Z">
        <w:r w:rsidRPr="00BF2F32" w:rsidDel="00BF2F32">
          <w:rPr>
            <w:rFonts w:ascii="Arial" w:hAnsi="Arial" w:cs="Arial"/>
            <w:sz w:val="22"/>
            <w:szCs w:val="22"/>
            <w:rPrChange w:id="293" w:author="Dawson, Bre (ESI)" w:date="2019-09-27T09:11:00Z">
              <w:rPr>
                <w:rFonts w:ascii="Arial" w:hAnsi="Arial" w:cs="Arial"/>
                <w:sz w:val="22"/>
                <w:szCs w:val="22"/>
                <w:highlight w:val="yellow"/>
              </w:rPr>
            </w:rPrChange>
          </w:rPr>
          <w:delText>Date and h</w:delText>
        </w:r>
      </w:del>
      <w:ins w:id="294" w:author="Dawson, Bre (ESI)" w:date="2019-09-27T09:11:00Z">
        <w:r w:rsidR="00BF2F32" w:rsidRPr="00BF2F32">
          <w:rPr>
            <w:rFonts w:ascii="Arial" w:hAnsi="Arial" w:cs="Arial"/>
            <w:sz w:val="22"/>
            <w:szCs w:val="22"/>
            <w:rPrChange w:id="295" w:author="Dawson, Bre (ESI)" w:date="2019-09-27T09:11:00Z">
              <w:rPr>
                <w:rFonts w:ascii="Arial" w:hAnsi="Arial" w:cs="Arial"/>
                <w:sz w:val="22"/>
                <w:szCs w:val="22"/>
                <w:highlight w:val="yellow"/>
              </w:rPr>
            </w:rPrChange>
          </w:rPr>
          <w:t>H</w:t>
        </w:r>
      </w:ins>
      <w:r w:rsidRPr="00BF2F32">
        <w:rPr>
          <w:rFonts w:ascii="Arial" w:hAnsi="Arial" w:cs="Arial"/>
          <w:sz w:val="22"/>
          <w:szCs w:val="22"/>
          <w:rPrChange w:id="296" w:author="Dawson, Bre (ESI)" w:date="2019-09-27T09:11:00Z">
            <w:rPr>
              <w:rFonts w:ascii="Arial" w:hAnsi="Arial" w:cs="Arial"/>
              <w:sz w:val="22"/>
              <w:szCs w:val="22"/>
              <w:highlight w:val="yellow"/>
            </w:rPr>
          </w:rPrChange>
        </w:rPr>
        <w:t>ours of the leave</w:t>
      </w:r>
      <w:del w:id="297" w:author="Dawson, Bre (ESI)" w:date="2019-09-27T09:11:00Z">
        <w:r w:rsidRPr="00BF2F32" w:rsidDel="00BF2F32">
          <w:rPr>
            <w:rFonts w:ascii="Arial" w:hAnsi="Arial" w:cs="Arial"/>
            <w:sz w:val="22"/>
            <w:szCs w:val="22"/>
            <w:rPrChange w:id="298" w:author="Dawson, Bre (ESI)" w:date="2019-09-27T09:11:00Z">
              <w:rPr>
                <w:rFonts w:ascii="Arial" w:hAnsi="Arial" w:cs="Arial"/>
                <w:sz w:val="22"/>
                <w:szCs w:val="22"/>
                <w:highlight w:val="yellow"/>
              </w:rPr>
            </w:rPrChange>
          </w:rPr>
          <w:delText>,</w:delText>
        </w:r>
      </w:del>
      <w:r w:rsidRPr="00BF2F32">
        <w:rPr>
          <w:rFonts w:ascii="Arial" w:hAnsi="Arial" w:cs="Arial"/>
          <w:sz w:val="22"/>
          <w:szCs w:val="22"/>
          <w:rPrChange w:id="299" w:author="Dawson, Bre (ESI)" w:date="2019-09-27T09:11:00Z">
            <w:rPr>
              <w:rFonts w:ascii="Arial" w:hAnsi="Arial" w:cs="Arial"/>
              <w:sz w:val="22"/>
              <w:szCs w:val="22"/>
              <w:highlight w:val="yellow"/>
            </w:rPr>
          </w:rPrChange>
        </w:rPr>
        <w:t xml:space="preserve"> as well as the amount should be displayed on the payslip</w:t>
      </w:r>
      <w:ins w:id="300" w:author="Dawson, Bre (ESI)" w:date="2019-09-27T09:11:00Z">
        <w:r w:rsidR="00BF2F32" w:rsidRPr="00BF2F32">
          <w:rPr>
            <w:rFonts w:ascii="Arial" w:hAnsi="Arial" w:cs="Arial"/>
            <w:sz w:val="22"/>
            <w:szCs w:val="22"/>
          </w:rPr>
          <w:t xml:space="preserve"> for each unpaid leave type</w:t>
        </w:r>
      </w:ins>
      <w:r>
        <w:rPr>
          <w:rFonts w:ascii="Arial" w:hAnsi="Arial" w:cs="Arial"/>
          <w:sz w:val="22"/>
          <w:szCs w:val="22"/>
        </w:rPr>
        <w:t xml:space="preserve">. </w:t>
      </w:r>
    </w:p>
    <w:p w:rsidR="00C133F2" w:rsidRDefault="00C133F2" w:rsidP="000054E9">
      <w:pPr>
        <w:rPr>
          <w:rFonts w:ascii="Arial" w:hAnsi="Arial" w:cs="Arial"/>
          <w:sz w:val="22"/>
          <w:szCs w:val="22"/>
        </w:rPr>
      </w:pPr>
    </w:p>
    <w:p w:rsidR="00EA3CD8" w:rsidRDefault="00EA3CD8" w:rsidP="00EA3CD8">
      <w:pPr>
        <w:rPr>
          <w:rFonts w:ascii="Arial" w:hAnsi="Arial" w:cs="Arial"/>
          <w:sz w:val="22"/>
          <w:szCs w:val="22"/>
        </w:rPr>
      </w:pPr>
      <w:r w:rsidRPr="002D4BC7">
        <w:rPr>
          <w:rFonts w:ascii="Arial" w:hAnsi="Arial" w:cs="Arial"/>
          <w:sz w:val="22"/>
          <w:szCs w:val="22"/>
        </w:rPr>
        <w:t>Please refer to the Time Blueprint Configuration Worksheet ‘Config_Absences’ tab for details.</w:t>
      </w:r>
      <w:r w:rsidRPr="008B72C6">
        <w:rPr>
          <w:rFonts w:ascii="Arial" w:hAnsi="Arial" w:cs="Arial"/>
          <w:sz w:val="22"/>
          <w:szCs w:val="22"/>
        </w:rPr>
        <w:t xml:space="preserve">  </w:t>
      </w:r>
    </w:p>
    <w:p w:rsidR="00B60A9B" w:rsidRDefault="00B60A9B" w:rsidP="0080030B">
      <w:pPr>
        <w:rPr>
          <w:rFonts w:ascii="Arial" w:hAnsi="Arial" w:cs="Arial"/>
          <w:sz w:val="22"/>
          <w:szCs w:val="22"/>
        </w:rPr>
      </w:pPr>
    </w:p>
    <w:p w:rsidR="00100BD7" w:rsidRPr="00B4633D" w:rsidRDefault="004F23CE" w:rsidP="00D66F94">
      <w:pPr>
        <w:pStyle w:val="Heading2"/>
        <w:numPr>
          <w:ilvl w:val="1"/>
          <w:numId w:val="17"/>
        </w:numPr>
      </w:pPr>
      <w:bookmarkStart w:id="301" w:name="_Toc20468022"/>
      <w:bookmarkStart w:id="302" w:name="_Toc200178125"/>
      <w:bookmarkStart w:id="303" w:name="_Toc417995092"/>
      <w:bookmarkStart w:id="304" w:name="_Toc517444277"/>
      <w:r w:rsidRPr="00B4633D">
        <w:t>Absence Quota</w:t>
      </w:r>
      <w:r w:rsidR="0080030B" w:rsidRPr="00B4633D">
        <w:t>s</w:t>
      </w:r>
      <w:bookmarkEnd w:id="301"/>
      <w:r w:rsidRPr="00B4633D">
        <w:t xml:space="preserve"> </w:t>
      </w:r>
      <w:bookmarkEnd w:id="302"/>
      <w:bookmarkEnd w:id="303"/>
      <w:bookmarkEnd w:id="304"/>
    </w:p>
    <w:p w:rsidR="0080030B" w:rsidRDefault="0080030B" w:rsidP="006568B3">
      <w:pPr>
        <w:rPr>
          <w:rFonts w:ascii="Arial" w:hAnsi="Arial" w:cs="Arial"/>
          <w:sz w:val="22"/>
          <w:szCs w:val="22"/>
        </w:rPr>
      </w:pPr>
      <w:r>
        <w:rPr>
          <w:rFonts w:ascii="Arial" w:hAnsi="Arial" w:cs="Arial"/>
          <w:sz w:val="22"/>
          <w:szCs w:val="22"/>
        </w:rPr>
        <w:t xml:space="preserve">Absence Quotas (Infotype 2006) specifies an employee’s entitlement to time off for a particular type of leave and is used to ensure an employee can only claim the absence time according to the terms of employment. </w:t>
      </w:r>
      <w:r w:rsidRPr="00AB3D49">
        <w:rPr>
          <w:rFonts w:ascii="Arial" w:hAnsi="Arial" w:cs="Arial"/>
          <w:sz w:val="22"/>
          <w:szCs w:val="22"/>
        </w:rPr>
        <w:t xml:space="preserve">Absence hours will be received from </w:t>
      </w:r>
      <w:r>
        <w:rPr>
          <w:rFonts w:ascii="Arial" w:hAnsi="Arial" w:cs="Arial"/>
          <w:sz w:val="22"/>
          <w:szCs w:val="22"/>
        </w:rPr>
        <w:t xml:space="preserve">Workday and will be validated against an employee’s quota balance to determine whether there is sufficient entitlement to record the absence. </w:t>
      </w:r>
    </w:p>
    <w:p w:rsidR="00EE02C0" w:rsidRDefault="00EE02C0" w:rsidP="00EE02C0">
      <w:pPr>
        <w:rPr>
          <w:rFonts w:ascii="Arial" w:hAnsi="Arial" w:cs="Arial"/>
          <w:sz w:val="22"/>
          <w:szCs w:val="22"/>
        </w:rPr>
      </w:pPr>
      <w:r>
        <w:rPr>
          <w:rFonts w:ascii="Arial" w:hAnsi="Arial" w:cs="Arial"/>
          <w:sz w:val="22"/>
          <w:szCs w:val="22"/>
        </w:rPr>
        <w:t xml:space="preserve">Absence quotas will accrue and be stored for – </w:t>
      </w:r>
    </w:p>
    <w:tbl>
      <w:tblPr>
        <w:tblW w:w="9498" w:type="dxa"/>
        <w:tblInd w:w="108" w:type="dxa"/>
        <w:tblLayout w:type="fixed"/>
        <w:tblLook w:val="0000" w:firstRow="0" w:lastRow="0" w:firstColumn="0" w:lastColumn="0" w:noHBand="0" w:noVBand="0"/>
      </w:tblPr>
      <w:tblGrid>
        <w:gridCol w:w="1134"/>
        <w:gridCol w:w="2835"/>
        <w:gridCol w:w="5529"/>
      </w:tblGrid>
      <w:tr w:rsidR="000F7883" w:rsidRPr="00F1402B" w:rsidTr="000F7883">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0F7883" w:rsidRPr="00F1402B" w:rsidRDefault="000F7883" w:rsidP="00142CC8">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lastRenderedPageBreak/>
              <w:t>Absence Quota</w:t>
            </w:r>
          </w:p>
        </w:tc>
        <w:tc>
          <w:tcPr>
            <w:tcW w:w="28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0F7883" w:rsidRPr="00F1402B" w:rsidRDefault="000F7883" w:rsidP="00142CC8">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Quota text</w:t>
            </w:r>
          </w:p>
        </w:tc>
        <w:tc>
          <w:tcPr>
            <w:tcW w:w="5529"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0F7883" w:rsidRPr="00F1402B" w:rsidRDefault="000F7883" w:rsidP="00142CC8">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0F7883" w:rsidRPr="00F1402B"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F7883" w:rsidRPr="00962DF3" w:rsidRDefault="000F7883" w:rsidP="00142CC8">
            <w:pPr>
              <w:spacing w:before="40" w:after="40" w:line="240" w:lineRule="auto"/>
              <w:jc w:val="center"/>
              <w:rPr>
                <w:rFonts w:ascii="Arial" w:hAnsi="Arial" w:cs="Arial"/>
                <w:sz w:val="20"/>
                <w:lang w:eastAsia="zh-TW"/>
              </w:rPr>
            </w:pPr>
            <w:r>
              <w:rPr>
                <w:rFonts w:ascii="Arial" w:hAnsi="Arial" w:cs="Arial"/>
                <w:sz w:val="20"/>
                <w:lang w:eastAsia="zh-TW"/>
              </w:rPr>
              <w:t>50</w:t>
            </w:r>
          </w:p>
        </w:tc>
        <w:tc>
          <w:tcPr>
            <w:tcW w:w="2835" w:type="dxa"/>
            <w:tcBorders>
              <w:top w:val="single" w:sz="4" w:space="0" w:color="auto"/>
              <w:left w:val="single" w:sz="4" w:space="0" w:color="auto"/>
              <w:bottom w:val="single" w:sz="4" w:space="0" w:color="auto"/>
              <w:right w:val="single" w:sz="4" w:space="0" w:color="auto"/>
            </w:tcBorders>
            <w:vAlign w:val="center"/>
          </w:tcPr>
          <w:p w:rsidR="000F7883" w:rsidRPr="00564A7F" w:rsidRDefault="000F7883" w:rsidP="00142CC8">
            <w:pPr>
              <w:spacing w:before="40" w:after="40" w:line="240" w:lineRule="auto"/>
              <w:rPr>
                <w:rFonts w:ascii="Arial" w:hAnsi="Arial" w:cs="Arial"/>
                <w:sz w:val="20"/>
                <w:lang w:eastAsia="zh-TW"/>
              </w:rPr>
            </w:pPr>
            <w:r w:rsidRPr="00EA3CD8">
              <w:rPr>
                <w:rFonts w:ascii="Arial" w:hAnsi="Arial" w:cs="Arial"/>
                <w:sz w:val="20"/>
                <w:lang w:eastAsia="zh-TW"/>
              </w:rPr>
              <w:t>Annual Leave</w:t>
            </w:r>
          </w:p>
        </w:tc>
        <w:tc>
          <w:tcPr>
            <w:tcW w:w="5529" w:type="dxa"/>
            <w:tcBorders>
              <w:top w:val="single" w:sz="4" w:space="0" w:color="auto"/>
              <w:left w:val="single" w:sz="4" w:space="0" w:color="auto"/>
              <w:bottom w:val="single" w:sz="4" w:space="0" w:color="auto"/>
              <w:right w:val="single" w:sz="4" w:space="0" w:color="auto"/>
            </w:tcBorders>
          </w:tcPr>
          <w:p w:rsidR="000F7883" w:rsidRPr="00BD1DD1" w:rsidRDefault="000F7883" w:rsidP="00142CC8">
            <w:pPr>
              <w:spacing w:before="40" w:after="40" w:line="240" w:lineRule="auto"/>
              <w:rPr>
                <w:rFonts w:ascii="Arial" w:hAnsi="Arial" w:cs="Arial"/>
                <w:sz w:val="20"/>
                <w:lang w:eastAsia="zh-TW"/>
              </w:rPr>
            </w:pPr>
            <w:r w:rsidRPr="00BD1DD1">
              <w:rPr>
                <w:rFonts w:ascii="Arial" w:hAnsi="Arial" w:cs="Arial"/>
                <w:sz w:val="20"/>
                <w:lang w:eastAsia="zh-TW"/>
              </w:rPr>
              <w:t xml:space="preserve">20 days entitlement </w:t>
            </w:r>
          </w:p>
          <w:p w:rsidR="000F7883" w:rsidRPr="00BD1DD1" w:rsidRDefault="000F7883" w:rsidP="00142CC8">
            <w:pPr>
              <w:spacing w:before="40" w:after="40" w:line="240" w:lineRule="auto"/>
              <w:rPr>
                <w:rFonts w:ascii="Arial" w:hAnsi="Arial" w:cs="Arial"/>
                <w:sz w:val="20"/>
                <w:lang w:eastAsia="zh-TW"/>
              </w:rPr>
            </w:pPr>
            <w:r w:rsidRPr="00BD1DD1">
              <w:rPr>
                <w:rFonts w:ascii="Arial" w:hAnsi="Arial" w:cs="Arial"/>
                <w:sz w:val="20"/>
                <w:lang w:eastAsia="zh-TW"/>
              </w:rPr>
              <w:t xml:space="preserve">Entitlement granted upfront on 1 January each year </w:t>
            </w:r>
          </w:p>
          <w:p w:rsidR="00AA5F5E" w:rsidRPr="00BD1DD1" w:rsidRDefault="00AA5F5E" w:rsidP="00AA5F5E">
            <w:pPr>
              <w:spacing w:before="40" w:after="40" w:line="240" w:lineRule="auto"/>
              <w:rPr>
                <w:rFonts w:ascii="Arial" w:hAnsi="Arial" w:cs="Arial"/>
                <w:sz w:val="20"/>
                <w:lang w:eastAsia="zh-TW"/>
              </w:rPr>
            </w:pPr>
            <w:r w:rsidRPr="00BD1DD1">
              <w:rPr>
                <w:rFonts w:ascii="Arial" w:hAnsi="Arial" w:cs="Arial"/>
                <w:sz w:val="20"/>
                <w:lang w:eastAsia="zh-TW"/>
              </w:rPr>
              <w:t>Entitlement expires in March the following year</w:t>
            </w:r>
          </w:p>
        </w:tc>
      </w:tr>
      <w:tr w:rsidR="000F7883" w:rsidRPr="00F1402B"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F7883" w:rsidRPr="00962DF3" w:rsidRDefault="000F7883" w:rsidP="00142CC8">
            <w:pPr>
              <w:spacing w:before="40" w:after="40" w:line="240" w:lineRule="auto"/>
              <w:jc w:val="center"/>
              <w:rPr>
                <w:rFonts w:ascii="Arial" w:hAnsi="Arial" w:cs="Arial"/>
                <w:sz w:val="20"/>
                <w:lang w:eastAsia="zh-TW"/>
              </w:rPr>
            </w:pPr>
            <w:r>
              <w:rPr>
                <w:rFonts w:ascii="Arial" w:hAnsi="Arial" w:cs="Arial"/>
                <w:sz w:val="20"/>
                <w:lang w:eastAsia="zh-TW"/>
              </w:rPr>
              <w:t>60</w:t>
            </w:r>
          </w:p>
        </w:tc>
        <w:tc>
          <w:tcPr>
            <w:tcW w:w="2835" w:type="dxa"/>
            <w:tcBorders>
              <w:top w:val="single" w:sz="4" w:space="0" w:color="auto"/>
              <w:left w:val="single" w:sz="4" w:space="0" w:color="auto"/>
              <w:bottom w:val="single" w:sz="4" w:space="0" w:color="auto"/>
              <w:right w:val="single" w:sz="4" w:space="0" w:color="auto"/>
            </w:tcBorders>
            <w:vAlign w:val="center"/>
          </w:tcPr>
          <w:p w:rsidR="000F7883" w:rsidRPr="00564A7F" w:rsidRDefault="000F7883" w:rsidP="00142CC8">
            <w:pPr>
              <w:spacing w:before="40" w:after="40" w:line="240" w:lineRule="auto"/>
              <w:rPr>
                <w:rFonts w:ascii="Arial" w:hAnsi="Arial" w:cs="Arial"/>
                <w:sz w:val="20"/>
                <w:lang w:eastAsia="zh-TW"/>
              </w:rPr>
            </w:pPr>
            <w:r>
              <w:rPr>
                <w:rFonts w:ascii="Arial" w:hAnsi="Arial" w:cs="Arial"/>
                <w:sz w:val="20"/>
                <w:lang w:eastAsia="zh-TW"/>
              </w:rPr>
              <w:t>Sick Leave</w:t>
            </w:r>
          </w:p>
        </w:tc>
        <w:tc>
          <w:tcPr>
            <w:tcW w:w="5529" w:type="dxa"/>
            <w:tcBorders>
              <w:top w:val="single" w:sz="4" w:space="0" w:color="auto"/>
              <w:left w:val="single" w:sz="4" w:space="0" w:color="auto"/>
              <w:bottom w:val="single" w:sz="4" w:space="0" w:color="auto"/>
              <w:right w:val="single" w:sz="4" w:space="0" w:color="auto"/>
            </w:tcBorders>
          </w:tcPr>
          <w:p w:rsidR="000F7883"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10 days </w:t>
            </w:r>
            <w:r w:rsidR="000F7883">
              <w:rPr>
                <w:rFonts w:ascii="Arial" w:hAnsi="Arial" w:cs="Arial"/>
                <w:sz w:val="20"/>
                <w:lang w:eastAsia="zh-TW"/>
              </w:rPr>
              <w:t xml:space="preserve">entitlement </w:t>
            </w:r>
          </w:p>
          <w:p w:rsidR="000F7883" w:rsidRPr="00564A7F" w:rsidRDefault="00221FC8" w:rsidP="00142CC8">
            <w:pPr>
              <w:spacing w:before="40" w:after="40" w:line="240" w:lineRule="auto"/>
              <w:rPr>
                <w:rFonts w:ascii="Arial" w:hAnsi="Arial" w:cs="Arial"/>
                <w:sz w:val="20"/>
                <w:lang w:eastAsia="zh-TW"/>
              </w:rPr>
            </w:pPr>
            <w:r>
              <w:rPr>
                <w:rFonts w:ascii="Arial" w:hAnsi="Arial" w:cs="Arial"/>
                <w:sz w:val="20"/>
                <w:lang w:eastAsia="zh-TW"/>
              </w:rPr>
              <w:t>Entitlement granted upfront on 1 January each year</w:t>
            </w:r>
          </w:p>
        </w:tc>
      </w:tr>
      <w:tr w:rsidR="000F7883" w:rsidRPr="00F1402B"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F7883" w:rsidRPr="00962DF3" w:rsidRDefault="000F7883" w:rsidP="00142CC8">
            <w:pPr>
              <w:spacing w:before="40" w:after="40" w:line="240" w:lineRule="auto"/>
              <w:jc w:val="center"/>
              <w:rPr>
                <w:rFonts w:ascii="Arial" w:hAnsi="Arial" w:cs="Arial"/>
                <w:sz w:val="20"/>
                <w:lang w:eastAsia="zh-TW"/>
              </w:rPr>
            </w:pPr>
            <w:r>
              <w:rPr>
                <w:rFonts w:ascii="Arial" w:hAnsi="Arial" w:cs="Arial"/>
                <w:sz w:val="20"/>
                <w:lang w:eastAsia="zh-TW"/>
              </w:rPr>
              <w:t>70</w:t>
            </w:r>
          </w:p>
        </w:tc>
        <w:tc>
          <w:tcPr>
            <w:tcW w:w="2835" w:type="dxa"/>
            <w:tcBorders>
              <w:top w:val="single" w:sz="4" w:space="0" w:color="auto"/>
              <w:left w:val="single" w:sz="4" w:space="0" w:color="auto"/>
              <w:bottom w:val="single" w:sz="4" w:space="0" w:color="auto"/>
              <w:right w:val="single" w:sz="4" w:space="0" w:color="auto"/>
            </w:tcBorders>
            <w:vAlign w:val="center"/>
          </w:tcPr>
          <w:p w:rsidR="000F7883" w:rsidRPr="00564A7F" w:rsidRDefault="000F7883" w:rsidP="00142CC8">
            <w:pPr>
              <w:spacing w:before="40" w:after="40" w:line="240" w:lineRule="auto"/>
              <w:rPr>
                <w:rFonts w:ascii="Arial" w:hAnsi="Arial" w:cs="Arial"/>
                <w:sz w:val="20"/>
                <w:lang w:eastAsia="zh-TW"/>
              </w:rPr>
            </w:pPr>
            <w:r>
              <w:rPr>
                <w:rFonts w:ascii="Arial" w:hAnsi="Arial" w:cs="Arial"/>
                <w:sz w:val="20"/>
                <w:lang w:eastAsia="zh-TW"/>
              </w:rPr>
              <w:t>Long Service Leave</w:t>
            </w:r>
            <w:r w:rsidR="00221FC8">
              <w:rPr>
                <w:rFonts w:ascii="Arial" w:hAnsi="Arial" w:cs="Arial"/>
                <w:sz w:val="20"/>
                <w:lang w:eastAsia="zh-TW"/>
              </w:rPr>
              <w:t xml:space="preserve"> – Scheme 1</w:t>
            </w:r>
          </w:p>
        </w:tc>
        <w:tc>
          <w:tcPr>
            <w:tcW w:w="5529" w:type="dxa"/>
            <w:tcBorders>
              <w:top w:val="single" w:sz="4" w:space="0" w:color="auto"/>
              <w:left w:val="single" w:sz="4" w:space="0" w:color="auto"/>
              <w:bottom w:val="single" w:sz="4" w:space="0" w:color="auto"/>
              <w:right w:val="single" w:sz="4" w:space="0" w:color="auto"/>
            </w:tcBorders>
          </w:tcPr>
          <w:p w:rsidR="000F7883"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25 days </w:t>
            </w:r>
            <w:r w:rsidR="000F7883">
              <w:rPr>
                <w:rFonts w:ascii="Arial" w:hAnsi="Arial" w:cs="Arial"/>
                <w:sz w:val="20"/>
                <w:lang w:eastAsia="zh-TW"/>
              </w:rPr>
              <w:t xml:space="preserve">entitlement for 10 years of service </w:t>
            </w:r>
          </w:p>
          <w:p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No additional accrual or entitlement after this </w:t>
            </w:r>
          </w:p>
          <w:p w:rsidR="000F7883" w:rsidRPr="00564A7F" w:rsidRDefault="00221FC8" w:rsidP="00221FC8">
            <w:pPr>
              <w:spacing w:before="40" w:after="40" w:line="240" w:lineRule="auto"/>
              <w:rPr>
                <w:rFonts w:ascii="Arial" w:hAnsi="Arial" w:cs="Arial"/>
                <w:sz w:val="20"/>
                <w:lang w:eastAsia="zh-TW"/>
              </w:rPr>
            </w:pPr>
            <w:r>
              <w:rPr>
                <w:rFonts w:ascii="Arial" w:hAnsi="Arial" w:cs="Arial"/>
                <w:sz w:val="20"/>
                <w:lang w:eastAsia="zh-TW"/>
              </w:rPr>
              <w:t xml:space="preserve">Employee can cash out in service and also on termination </w:t>
            </w:r>
          </w:p>
        </w:tc>
      </w:tr>
      <w:tr w:rsidR="00221FC8" w:rsidRPr="00F1402B"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1FC8" w:rsidRPr="00962DF3" w:rsidRDefault="00221FC8" w:rsidP="00142CC8">
            <w:pPr>
              <w:spacing w:before="40" w:after="40" w:line="240" w:lineRule="auto"/>
              <w:jc w:val="center"/>
              <w:rPr>
                <w:rFonts w:ascii="Arial" w:hAnsi="Arial" w:cs="Arial"/>
                <w:sz w:val="20"/>
                <w:lang w:eastAsia="zh-TW"/>
              </w:rPr>
            </w:pPr>
            <w:r>
              <w:rPr>
                <w:rFonts w:ascii="Arial" w:hAnsi="Arial" w:cs="Arial"/>
                <w:sz w:val="20"/>
                <w:lang w:eastAsia="zh-TW"/>
              </w:rPr>
              <w:t>71</w:t>
            </w:r>
          </w:p>
        </w:tc>
        <w:tc>
          <w:tcPr>
            <w:tcW w:w="2835" w:type="dxa"/>
            <w:tcBorders>
              <w:top w:val="single" w:sz="4" w:space="0" w:color="auto"/>
              <w:left w:val="single" w:sz="4" w:space="0" w:color="auto"/>
              <w:bottom w:val="single" w:sz="4" w:space="0" w:color="auto"/>
              <w:right w:val="single" w:sz="4" w:space="0" w:color="auto"/>
            </w:tcBorders>
            <w:vAlign w:val="center"/>
          </w:tcPr>
          <w:p w:rsidR="00221FC8" w:rsidRPr="00564A7F" w:rsidRDefault="00221FC8" w:rsidP="00221FC8">
            <w:pPr>
              <w:spacing w:before="40" w:after="40" w:line="240" w:lineRule="auto"/>
              <w:rPr>
                <w:rFonts w:ascii="Arial" w:hAnsi="Arial" w:cs="Arial"/>
                <w:sz w:val="20"/>
                <w:lang w:eastAsia="zh-TW"/>
              </w:rPr>
            </w:pPr>
            <w:r>
              <w:rPr>
                <w:rFonts w:ascii="Arial" w:hAnsi="Arial" w:cs="Arial"/>
                <w:sz w:val="20"/>
                <w:lang w:eastAsia="zh-TW"/>
              </w:rPr>
              <w:t>Long Service Leave – Scheme 2</w:t>
            </w:r>
          </w:p>
        </w:tc>
        <w:tc>
          <w:tcPr>
            <w:tcW w:w="5529" w:type="dxa"/>
            <w:tcBorders>
              <w:top w:val="single" w:sz="4" w:space="0" w:color="auto"/>
              <w:left w:val="single" w:sz="4" w:space="0" w:color="auto"/>
              <w:bottom w:val="single" w:sz="4" w:space="0" w:color="auto"/>
              <w:right w:val="single" w:sz="4" w:space="0" w:color="auto"/>
            </w:tcBorders>
          </w:tcPr>
          <w:p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5 days entitlement granted for each 5 years of service </w:t>
            </w:r>
          </w:p>
          <w:p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Additionally receive</w:t>
            </w:r>
            <w:r w:rsidR="00FD5F41">
              <w:rPr>
                <w:rFonts w:ascii="Arial" w:hAnsi="Arial" w:cs="Arial"/>
                <w:sz w:val="20"/>
                <w:lang w:eastAsia="zh-TW"/>
              </w:rPr>
              <w:t>s</w:t>
            </w:r>
            <w:r>
              <w:rPr>
                <w:rFonts w:ascii="Arial" w:hAnsi="Arial" w:cs="Arial"/>
                <w:sz w:val="20"/>
                <w:lang w:eastAsia="zh-TW"/>
              </w:rPr>
              <w:t xml:space="preserve"> $300 cash at 5yrs, and $1,000 at each subsequent 5 year milestone </w:t>
            </w:r>
          </w:p>
          <w:p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Entitlement expires 1 year after each milestone reached </w:t>
            </w:r>
          </w:p>
          <w:p w:rsidR="00221FC8" w:rsidRPr="00564A7F"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Employee cannot cash out and is not paid out on termination </w:t>
            </w:r>
          </w:p>
        </w:tc>
      </w:tr>
      <w:tr w:rsidR="000F7883" w:rsidRPr="00F1402B" w:rsidTr="00AA5F5E">
        <w:trPr>
          <w:cantSplit/>
          <w:trHeight w:val="391"/>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F7883" w:rsidRPr="00962DF3" w:rsidRDefault="000F7883" w:rsidP="00142CC8">
            <w:pPr>
              <w:spacing w:before="40" w:after="40" w:line="240" w:lineRule="auto"/>
              <w:jc w:val="center"/>
              <w:rPr>
                <w:rFonts w:ascii="Arial" w:hAnsi="Arial" w:cs="Arial"/>
                <w:sz w:val="20"/>
                <w:lang w:eastAsia="zh-TW"/>
              </w:rPr>
            </w:pPr>
            <w:r>
              <w:rPr>
                <w:rFonts w:ascii="Arial" w:hAnsi="Arial" w:cs="Arial"/>
                <w:sz w:val="20"/>
                <w:lang w:eastAsia="zh-TW"/>
              </w:rPr>
              <w:t>80</w:t>
            </w:r>
          </w:p>
        </w:tc>
        <w:tc>
          <w:tcPr>
            <w:tcW w:w="2835" w:type="dxa"/>
            <w:tcBorders>
              <w:top w:val="single" w:sz="4" w:space="0" w:color="auto"/>
              <w:left w:val="single" w:sz="4" w:space="0" w:color="auto"/>
              <w:bottom w:val="single" w:sz="4" w:space="0" w:color="auto"/>
              <w:right w:val="single" w:sz="4" w:space="0" w:color="auto"/>
            </w:tcBorders>
            <w:vAlign w:val="center"/>
          </w:tcPr>
          <w:p w:rsidR="000F7883" w:rsidRPr="00564A7F" w:rsidRDefault="000F7883" w:rsidP="00142CC8">
            <w:pPr>
              <w:spacing w:before="40" w:after="40" w:line="240" w:lineRule="auto"/>
              <w:rPr>
                <w:rFonts w:ascii="Arial" w:hAnsi="Arial" w:cs="Arial"/>
                <w:sz w:val="20"/>
                <w:lang w:eastAsia="zh-TW"/>
              </w:rPr>
            </w:pPr>
            <w:r>
              <w:rPr>
                <w:rFonts w:ascii="Arial" w:hAnsi="Arial" w:cs="Arial"/>
                <w:sz w:val="20"/>
                <w:lang w:eastAsia="zh-TW"/>
              </w:rPr>
              <w:t>Time in Lieu</w:t>
            </w:r>
          </w:p>
        </w:tc>
        <w:tc>
          <w:tcPr>
            <w:tcW w:w="5529" w:type="dxa"/>
            <w:tcBorders>
              <w:top w:val="single" w:sz="4" w:space="0" w:color="auto"/>
              <w:left w:val="single" w:sz="4" w:space="0" w:color="auto"/>
              <w:bottom w:val="single" w:sz="4" w:space="0" w:color="auto"/>
              <w:right w:val="single" w:sz="4" w:space="0" w:color="auto"/>
            </w:tcBorders>
            <w:vAlign w:val="center"/>
          </w:tcPr>
          <w:p w:rsidR="000F7883" w:rsidRPr="00564A7F" w:rsidRDefault="000F7883" w:rsidP="00AA5F5E">
            <w:pPr>
              <w:spacing w:before="40" w:after="40" w:line="240" w:lineRule="auto"/>
              <w:rPr>
                <w:rFonts w:ascii="Arial" w:hAnsi="Arial" w:cs="Arial"/>
                <w:sz w:val="20"/>
                <w:lang w:eastAsia="zh-TW"/>
              </w:rPr>
            </w:pPr>
            <w:r>
              <w:rPr>
                <w:rFonts w:ascii="Arial" w:hAnsi="Arial" w:cs="Arial"/>
                <w:sz w:val="20"/>
                <w:lang w:eastAsia="zh-TW"/>
              </w:rPr>
              <w:t xml:space="preserve">Accrual received as Time in Lieu attendance entries </w:t>
            </w:r>
          </w:p>
        </w:tc>
      </w:tr>
    </w:tbl>
    <w:p w:rsidR="000F7883" w:rsidRDefault="000F7883" w:rsidP="00EE02C0"/>
    <w:p w:rsidR="00B60A9B" w:rsidRPr="00B4633D" w:rsidRDefault="00AF6575" w:rsidP="00B60A9B">
      <w:pPr>
        <w:pStyle w:val="Heading3"/>
      </w:pPr>
      <w:bookmarkStart w:id="305" w:name="_Toc20340583"/>
      <w:bookmarkStart w:id="306" w:name="_Toc20340584"/>
      <w:bookmarkStart w:id="307" w:name="_Toc20468023"/>
      <w:bookmarkEnd w:id="305"/>
      <w:bookmarkEnd w:id="306"/>
      <w:r>
        <w:t>Annual Leave</w:t>
      </w:r>
      <w:bookmarkEnd w:id="307"/>
      <w:r>
        <w:t xml:space="preserve"> </w:t>
      </w:r>
    </w:p>
    <w:p w:rsidR="00AF6575" w:rsidRDefault="00AF6575" w:rsidP="00AF6575">
      <w:pPr>
        <w:rPr>
          <w:rFonts w:ascii="Arial" w:hAnsi="Arial" w:cs="Arial"/>
          <w:sz w:val="22"/>
          <w:szCs w:val="22"/>
        </w:rPr>
      </w:pPr>
      <w:r>
        <w:rPr>
          <w:rFonts w:ascii="Arial" w:hAnsi="Arial" w:cs="Arial"/>
          <w:sz w:val="22"/>
          <w:szCs w:val="22"/>
        </w:rPr>
        <w:t xml:space="preserve">Annual Leave accruals – </w:t>
      </w:r>
    </w:p>
    <w:p w:rsidR="00AA5F5E" w:rsidRDefault="00AF6575" w:rsidP="00AF6575">
      <w:pPr>
        <w:pStyle w:val="ListParagraph"/>
        <w:numPr>
          <w:ilvl w:val="0"/>
          <w:numId w:val="35"/>
        </w:numPr>
        <w:rPr>
          <w:rFonts w:ascii="Arial" w:hAnsi="Arial" w:cs="Arial"/>
          <w:sz w:val="22"/>
          <w:szCs w:val="22"/>
        </w:rPr>
      </w:pPr>
      <w:r w:rsidRPr="00AF6575">
        <w:rPr>
          <w:rFonts w:ascii="Arial" w:hAnsi="Arial" w:cs="Arial"/>
          <w:sz w:val="22"/>
          <w:szCs w:val="22"/>
        </w:rPr>
        <w:t xml:space="preserve">20 days </w:t>
      </w:r>
      <w:r>
        <w:rPr>
          <w:rFonts w:ascii="Arial" w:hAnsi="Arial" w:cs="Arial"/>
          <w:sz w:val="22"/>
          <w:szCs w:val="22"/>
        </w:rPr>
        <w:t>G</w:t>
      </w:r>
      <w:r w:rsidRPr="00AF6575">
        <w:rPr>
          <w:rFonts w:ascii="Arial" w:hAnsi="Arial" w:cs="Arial"/>
          <w:sz w:val="22"/>
          <w:szCs w:val="22"/>
        </w:rPr>
        <w:t xml:space="preserve">ranted </w:t>
      </w:r>
      <w:r>
        <w:rPr>
          <w:rFonts w:ascii="Arial" w:hAnsi="Arial" w:cs="Arial"/>
          <w:sz w:val="22"/>
          <w:szCs w:val="22"/>
        </w:rPr>
        <w:t>U</w:t>
      </w:r>
      <w:r w:rsidRPr="00AF6575">
        <w:rPr>
          <w:rFonts w:ascii="Arial" w:hAnsi="Arial" w:cs="Arial"/>
          <w:sz w:val="22"/>
          <w:szCs w:val="22"/>
        </w:rPr>
        <w:t xml:space="preserve">pfront </w:t>
      </w:r>
      <w:r w:rsidR="00AA5F5E">
        <w:rPr>
          <w:rFonts w:ascii="Arial" w:hAnsi="Arial" w:cs="Arial"/>
          <w:sz w:val="22"/>
          <w:szCs w:val="22"/>
        </w:rPr>
        <w:t xml:space="preserve">on 1 January </w:t>
      </w:r>
      <w:r w:rsidRPr="00AF6575">
        <w:rPr>
          <w:rFonts w:ascii="Arial" w:hAnsi="Arial" w:cs="Arial"/>
          <w:sz w:val="22"/>
          <w:szCs w:val="22"/>
        </w:rPr>
        <w:t xml:space="preserve">– entitlement is granted upfront on </w:t>
      </w:r>
      <w:r w:rsidR="00AA5F5E">
        <w:rPr>
          <w:rFonts w:ascii="Arial" w:hAnsi="Arial" w:cs="Arial"/>
          <w:sz w:val="22"/>
          <w:szCs w:val="22"/>
        </w:rPr>
        <w:t xml:space="preserve">1 January each year, there is no daily accrual. Part Time </w:t>
      </w:r>
      <w:r w:rsidR="00FC54F2">
        <w:rPr>
          <w:rFonts w:ascii="Arial" w:hAnsi="Arial" w:cs="Arial"/>
          <w:sz w:val="22"/>
          <w:szCs w:val="22"/>
        </w:rPr>
        <w:t>employees</w:t>
      </w:r>
      <w:r w:rsidR="00AA5F5E">
        <w:rPr>
          <w:rFonts w:ascii="Arial" w:hAnsi="Arial" w:cs="Arial"/>
          <w:sz w:val="22"/>
          <w:szCs w:val="22"/>
        </w:rPr>
        <w:t xml:space="preserve"> receive their entitlement as a pro-rata calculation based on their PT average hours at the time of grant, any changes of their average hours during the year will trigger a recalculation of their entitlement</w:t>
      </w:r>
      <w:r w:rsidR="00D44CCF">
        <w:rPr>
          <w:rFonts w:ascii="Arial" w:hAnsi="Arial" w:cs="Arial"/>
          <w:sz w:val="22"/>
          <w:szCs w:val="22"/>
        </w:rPr>
        <w:t xml:space="preserve">. If an employee is hired mid-year, they will receive pro-rata upfront grant on hire </w:t>
      </w:r>
      <w:r w:rsidR="00AA5F5E">
        <w:rPr>
          <w:rFonts w:ascii="Arial" w:hAnsi="Arial" w:cs="Arial"/>
          <w:sz w:val="22"/>
          <w:szCs w:val="22"/>
        </w:rPr>
        <w:t xml:space="preserve"> </w:t>
      </w:r>
    </w:p>
    <w:p w:rsidR="00AA5F5E" w:rsidRDefault="00AA5F5E" w:rsidP="00AA5F5E">
      <w:pPr>
        <w:pStyle w:val="ListParagraph"/>
        <w:rPr>
          <w:rFonts w:ascii="Arial" w:hAnsi="Arial" w:cs="Arial"/>
          <w:sz w:val="22"/>
          <w:szCs w:val="22"/>
        </w:rPr>
      </w:pPr>
    </w:p>
    <w:p w:rsidR="00D44CCF" w:rsidRDefault="00FB6A2C" w:rsidP="00AC4297">
      <w:pPr>
        <w:rPr>
          <w:rFonts w:ascii="Arial" w:hAnsi="Arial" w:cs="Arial"/>
          <w:sz w:val="22"/>
          <w:szCs w:val="22"/>
        </w:rPr>
      </w:pPr>
      <w:r>
        <w:rPr>
          <w:rFonts w:ascii="Arial" w:hAnsi="Arial" w:cs="Arial"/>
          <w:sz w:val="22"/>
          <w:szCs w:val="22"/>
        </w:rPr>
        <w:t>If the employee has not used their annual leave entitlement by March of the following year, it should expire.</w:t>
      </w:r>
      <w:r w:rsidR="00D44CCF">
        <w:rPr>
          <w:rFonts w:ascii="Arial" w:hAnsi="Arial" w:cs="Arial"/>
          <w:sz w:val="22"/>
          <w:szCs w:val="22"/>
        </w:rPr>
        <w:t xml:space="preserve"> This expired balance will no longer be visible in the balance send back to Workday post March expiry. Expiry is based on date entry of the absence, so if an employee submits a retro absence in April for March, it will be reducing from the ‘expired’ quota. </w:t>
      </w:r>
    </w:p>
    <w:p w:rsidR="00AC4297" w:rsidRDefault="00AC4297" w:rsidP="00AF6575">
      <w:pPr>
        <w:rPr>
          <w:rFonts w:ascii="Arial" w:hAnsi="Arial" w:cs="Arial"/>
          <w:sz w:val="22"/>
          <w:szCs w:val="22"/>
        </w:rPr>
      </w:pPr>
    </w:p>
    <w:p w:rsidR="00D44CCF" w:rsidRDefault="00FC54F2" w:rsidP="00AF6575">
      <w:pPr>
        <w:rPr>
          <w:rFonts w:ascii="Arial" w:hAnsi="Arial" w:cs="Arial"/>
          <w:sz w:val="22"/>
          <w:szCs w:val="22"/>
          <w:highlight w:val="yellow"/>
        </w:rPr>
      </w:pPr>
      <w:r>
        <w:rPr>
          <w:rFonts w:ascii="Arial" w:hAnsi="Arial" w:cs="Arial"/>
          <w:sz w:val="22"/>
          <w:szCs w:val="22"/>
        </w:rPr>
        <w:t xml:space="preserve">Where an employee has overused their annual leave as a result of their upfront leave being taken then subsequently either going on unpaid leave or having a reduction in their working hours, </w:t>
      </w:r>
      <w:r w:rsidRPr="00BF2F32">
        <w:rPr>
          <w:rFonts w:ascii="Arial" w:hAnsi="Arial" w:cs="Arial"/>
          <w:sz w:val="22"/>
          <w:szCs w:val="22"/>
        </w:rPr>
        <w:t>this negative balance should be recovered from their</w:t>
      </w:r>
      <w:r w:rsidR="00D44CCF" w:rsidRPr="00BF2F32">
        <w:rPr>
          <w:rFonts w:ascii="Arial" w:hAnsi="Arial" w:cs="Arial"/>
          <w:sz w:val="22"/>
          <w:szCs w:val="22"/>
        </w:rPr>
        <w:t xml:space="preserve"> next upfront grant in January. This should be rolled to the next entitlement period, and not part of the balance to expire in March. </w:t>
      </w:r>
    </w:p>
    <w:p w:rsidR="00FC54F2" w:rsidRDefault="00FC54F2" w:rsidP="00AF6575">
      <w:pPr>
        <w:rPr>
          <w:rFonts w:ascii="Arial" w:hAnsi="Arial" w:cs="Arial"/>
          <w:sz w:val="22"/>
          <w:szCs w:val="22"/>
        </w:rPr>
      </w:pPr>
    </w:p>
    <w:p w:rsidR="00FC54F2" w:rsidRDefault="00FC54F2" w:rsidP="00AF6575">
      <w:pPr>
        <w:rPr>
          <w:rFonts w:ascii="Arial" w:hAnsi="Arial" w:cs="Arial"/>
          <w:sz w:val="22"/>
          <w:szCs w:val="22"/>
        </w:rPr>
      </w:pPr>
      <w:r>
        <w:rPr>
          <w:rFonts w:ascii="Arial" w:hAnsi="Arial" w:cs="Arial"/>
          <w:sz w:val="22"/>
          <w:szCs w:val="22"/>
        </w:rPr>
        <w:t xml:space="preserve">If the employee terminates before January, this negative leave will be recovered from the employee during the termination payout. </w:t>
      </w:r>
    </w:p>
    <w:p w:rsidR="00FC54F2" w:rsidRDefault="00FC54F2" w:rsidP="00AF6575">
      <w:pPr>
        <w:rPr>
          <w:rFonts w:ascii="Arial" w:hAnsi="Arial" w:cs="Arial"/>
          <w:sz w:val="22"/>
          <w:szCs w:val="22"/>
        </w:rPr>
      </w:pPr>
    </w:p>
    <w:p w:rsidR="00FC54F2" w:rsidRDefault="00FC54F2" w:rsidP="00FC54F2">
      <w:pPr>
        <w:rPr>
          <w:rFonts w:ascii="Arial" w:hAnsi="Arial" w:cs="Arial"/>
          <w:sz w:val="22"/>
          <w:szCs w:val="22"/>
        </w:rPr>
      </w:pPr>
      <w:r>
        <w:rPr>
          <w:rFonts w:ascii="Arial" w:hAnsi="Arial" w:cs="Arial"/>
          <w:sz w:val="22"/>
          <w:szCs w:val="22"/>
        </w:rPr>
        <w:lastRenderedPageBreak/>
        <w:t xml:space="preserve">The entitlement balance will be included in the Leave Balance outbound integration to Workday. </w:t>
      </w:r>
    </w:p>
    <w:p w:rsidR="00FC54F2" w:rsidRDefault="00FC54F2" w:rsidP="00AF6575">
      <w:pPr>
        <w:rPr>
          <w:rFonts w:ascii="Arial" w:hAnsi="Arial" w:cs="Arial"/>
          <w:sz w:val="22"/>
          <w:szCs w:val="22"/>
        </w:rPr>
      </w:pPr>
    </w:p>
    <w:p w:rsidR="00AF6575" w:rsidRDefault="00AF6575" w:rsidP="00AF6575">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r w:rsidRPr="00ED4337">
        <w:rPr>
          <w:rFonts w:ascii="Arial" w:hAnsi="Arial" w:cs="Arial"/>
          <w:sz w:val="22"/>
          <w:szCs w:val="22"/>
        </w:rPr>
        <w:t>Overview_Quotas</w:t>
      </w:r>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rsidR="00B60A9B" w:rsidRDefault="00B60A9B" w:rsidP="00B60A9B">
      <w:pPr>
        <w:rPr>
          <w:rFonts w:ascii="Arial" w:hAnsi="Arial" w:cs="Arial"/>
          <w:sz w:val="22"/>
          <w:szCs w:val="22"/>
        </w:rPr>
      </w:pPr>
    </w:p>
    <w:p w:rsidR="003019F6" w:rsidRPr="0005474D" w:rsidRDefault="003019F6" w:rsidP="003019F6">
      <w:pPr>
        <w:pStyle w:val="Heading3"/>
      </w:pPr>
      <w:bookmarkStart w:id="308" w:name="_Toc20468024"/>
      <w:r>
        <w:t>Sick Leave</w:t>
      </w:r>
      <w:bookmarkEnd w:id="308"/>
      <w:r w:rsidRPr="0005474D">
        <w:t xml:space="preserve">     </w:t>
      </w:r>
    </w:p>
    <w:p w:rsidR="003019F6" w:rsidRDefault="003019F6" w:rsidP="003019F6">
      <w:pPr>
        <w:rPr>
          <w:rFonts w:ascii="Arial" w:hAnsi="Arial" w:cs="Arial"/>
          <w:sz w:val="22"/>
          <w:szCs w:val="22"/>
        </w:rPr>
      </w:pPr>
      <w:r>
        <w:rPr>
          <w:rFonts w:ascii="Arial" w:hAnsi="Arial" w:cs="Arial"/>
          <w:sz w:val="22"/>
          <w:szCs w:val="22"/>
        </w:rPr>
        <w:t>Sick Leave conditions –</w:t>
      </w:r>
    </w:p>
    <w:p w:rsidR="003019F6" w:rsidRDefault="003019F6" w:rsidP="003019F6">
      <w:pPr>
        <w:pStyle w:val="ListParagraph"/>
        <w:numPr>
          <w:ilvl w:val="0"/>
          <w:numId w:val="35"/>
        </w:numPr>
        <w:rPr>
          <w:rFonts w:ascii="Arial" w:hAnsi="Arial" w:cs="Arial"/>
          <w:sz w:val="22"/>
          <w:szCs w:val="22"/>
        </w:rPr>
      </w:pPr>
      <w:r>
        <w:rPr>
          <w:rFonts w:ascii="Arial" w:hAnsi="Arial" w:cs="Arial"/>
          <w:sz w:val="22"/>
          <w:szCs w:val="22"/>
        </w:rPr>
        <w:t>1</w:t>
      </w:r>
      <w:r w:rsidR="00FC54F2">
        <w:rPr>
          <w:rFonts w:ascii="Arial" w:hAnsi="Arial" w:cs="Arial"/>
          <w:sz w:val="22"/>
          <w:szCs w:val="22"/>
        </w:rPr>
        <w:t>0</w:t>
      </w:r>
      <w:r w:rsidRPr="00AF6575">
        <w:rPr>
          <w:rFonts w:ascii="Arial" w:hAnsi="Arial" w:cs="Arial"/>
          <w:sz w:val="22"/>
          <w:szCs w:val="22"/>
        </w:rPr>
        <w:t xml:space="preserve"> days </w:t>
      </w:r>
      <w:r w:rsidR="00FC54F2">
        <w:rPr>
          <w:rFonts w:ascii="Arial" w:hAnsi="Arial" w:cs="Arial"/>
          <w:sz w:val="22"/>
          <w:szCs w:val="22"/>
        </w:rPr>
        <w:t>G</w:t>
      </w:r>
      <w:r w:rsidR="00FC54F2" w:rsidRPr="00AF6575">
        <w:rPr>
          <w:rFonts w:ascii="Arial" w:hAnsi="Arial" w:cs="Arial"/>
          <w:sz w:val="22"/>
          <w:szCs w:val="22"/>
        </w:rPr>
        <w:t xml:space="preserve">ranted </w:t>
      </w:r>
      <w:r w:rsidR="00FC54F2">
        <w:rPr>
          <w:rFonts w:ascii="Arial" w:hAnsi="Arial" w:cs="Arial"/>
          <w:sz w:val="22"/>
          <w:szCs w:val="22"/>
        </w:rPr>
        <w:t>U</w:t>
      </w:r>
      <w:r w:rsidR="00FC54F2" w:rsidRPr="00AF6575">
        <w:rPr>
          <w:rFonts w:ascii="Arial" w:hAnsi="Arial" w:cs="Arial"/>
          <w:sz w:val="22"/>
          <w:szCs w:val="22"/>
        </w:rPr>
        <w:t xml:space="preserve">pfront </w:t>
      </w:r>
      <w:r w:rsidR="00FC54F2">
        <w:rPr>
          <w:rFonts w:ascii="Arial" w:hAnsi="Arial" w:cs="Arial"/>
          <w:sz w:val="22"/>
          <w:szCs w:val="22"/>
        </w:rPr>
        <w:t xml:space="preserve">on 1 January </w:t>
      </w:r>
      <w:r w:rsidRPr="00AF6575">
        <w:rPr>
          <w:rFonts w:ascii="Arial" w:hAnsi="Arial" w:cs="Arial"/>
          <w:sz w:val="22"/>
          <w:szCs w:val="22"/>
        </w:rPr>
        <w:t xml:space="preserve">– </w:t>
      </w:r>
      <w:r w:rsidR="00FC54F2" w:rsidRPr="00AF6575">
        <w:rPr>
          <w:rFonts w:ascii="Arial" w:hAnsi="Arial" w:cs="Arial"/>
          <w:sz w:val="22"/>
          <w:szCs w:val="22"/>
        </w:rPr>
        <w:t xml:space="preserve">entitlement is granted upfront on </w:t>
      </w:r>
      <w:r w:rsidR="00FC54F2">
        <w:rPr>
          <w:rFonts w:ascii="Arial" w:hAnsi="Arial" w:cs="Arial"/>
          <w:sz w:val="22"/>
          <w:szCs w:val="22"/>
        </w:rPr>
        <w:t>1 January each year, there is no daily accrual. Part Time employees receive their entitlement as a pro-rata calculation based on their PT average hours at the time of grant, any changes of their average hours during the year will trigger a recalculation of their entitlement</w:t>
      </w:r>
    </w:p>
    <w:p w:rsidR="003019F6" w:rsidRDefault="003019F6" w:rsidP="0005474D">
      <w:pPr>
        <w:rPr>
          <w:rFonts w:ascii="Arial" w:hAnsi="Arial" w:cs="Arial"/>
          <w:sz w:val="22"/>
          <w:szCs w:val="22"/>
        </w:rPr>
      </w:pPr>
    </w:p>
    <w:p w:rsidR="00142CC8" w:rsidRDefault="00142CC8" w:rsidP="00142CC8">
      <w:pPr>
        <w:rPr>
          <w:rFonts w:ascii="Arial" w:hAnsi="Arial" w:cs="Arial"/>
          <w:sz w:val="22"/>
          <w:szCs w:val="22"/>
        </w:rPr>
      </w:pPr>
      <w:r>
        <w:rPr>
          <w:rFonts w:ascii="Arial" w:hAnsi="Arial" w:cs="Arial"/>
          <w:sz w:val="22"/>
          <w:szCs w:val="22"/>
        </w:rPr>
        <w:t xml:space="preserve">The entitlement balance will be included in the Leave Balance outbound integration to Workday. </w:t>
      </w:r>
    </w:p>
    <w:p w:rsidR="0005474D" w:rsidRDefault="0005474D" w:rsidP="0005474D">
      <w:pPr>
        <w:rPr>
          <w:rFonts w:ascii="Arial" w:hAnsi="Arial" w:cs="Arial"/>
          <w:b/>
          <w:sz w:val="22"/>
          <w:szCs w:val="22"/>
        </w:rPr>
      </w:pPr>
    </w:p>
    <w:p w:rsidR="003019F6" w:rsidRDefault="003019F6" w:rsidP="003019F6">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r w:rsidRPr="00ED4337">
        <w:rPr>
          <w:rFonts w:ascii="Arial" w:hAnsi="Arial" w:cs="Arial"/>
          <w:sz w:val="22"/>
          <w:szCs w:val="22"/>
        </w:rPr>
        <w:t>Overview_Quotas</w:t>
      </w:r>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rsidR="00AC03B8" w:rsidRDefault="00AC03B8" w:rsidP="0005474D">
      <w:pPr>
        <w:rPr>
          <w:rFonts w:ascii="Arial" w:hAnsi="Arial" w:cs="Arial"/>
          <w:b/>
          <w:sz w:val="22"/>
          <w:szCs w:val="22"/>
        </w:rPr>
      </w:pPr>
    </w:p>
    <w:p w:rsidR="0080030B" w:rsidRPr="009F3AAE" w:rsidRDefault="0080030B" w:rsidP="0080030B">
      <w:pPr>
        <w:pStyle w:val="Heading3"/>
      </w:pPr>
      <w:bookmarkStart w:id="309" w:name="_Toc20468025"/>
      <w:r w:rsidRPr="009F3AAE">
        <w:t>Long Service Leave</w:t>
      </w:r>
      <w:bookmarkEnd w:id="309"/>
      <w:r w:rsidRPr="009F3AAE">
        <w:t xml:space="preserve">    </w:t>
      </w:r>
    </w:p>
    <w:p w:rsidR="00B5180C" w:rsidRDefault="0080030B" w:rsidP="0080030B">
      <w:pPr>
        <w:tabs>
          <w:tab w:val="left" w:pos="7112"/>
        </w:tabs>
        <w:rPr>
          <w:rFonts w:ascii="Arial" w:hAnsi="Arial" w:cs="Arial"/>
          <w:sz w:val="22"/>
          <w:szCs w:val="22"/>
        </w:rPr>
      </w:pP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142CC8">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’s </w:t>
      </w:r>
      <w:r w:rsidR="00B5180C">
        <w:rPr>
          <w:rFonts w:ascii="Arial" w:hAnsi="Arial" w:cs="Arial"/>
          <w:sz w:val="22"/>
          <w:szCs w:val="22"/>
        </w:rPr>
        <w:t xml:space="preserve">offers two Long Service Leave schemes. </w:t>
      </w:r>
    </w:p>
    <w:p w:rsidR="00B5180C" w:rsidRDefault="00B5180C" w:rsidP="0080030B">
      <w:pPr>
        <w:tabs>
          <w:tab w:val="left" w:pos="7112"/>
        </w:tabs>
        <w:rPr>
          <w:rFonts w:ascii="Arial" w:hAnsi="Arial" w:cs="Arial"/>
          <w:sz w:val="22"/>
          <w:szCs w:val="22"/>
        </w:rPr>
      </w:pPr>
    </w:p>
    <w:p w:rsidR="00B5180C" w:rsidRPr="00B5180C" w:rsidRDefault="00B5180C" w:rsidP="0080030B">
      <w:pPr>
        <w:tabs>
          <w:tab w:val="left" w:pos="7112"/>
        </w:tabs>
        <w:rPr>
          <w:rFonts w:ascii="Arial" w:hAnsi="Arial" w:cs="Arial"/>
          <w:b/>
          <w:sz w:val="22"/>
          <w:szCs w:val="22"/>
        </w:rPr>
      </w:pPr>
      <w:r w:rsidRPr="00B5180C">
        <w:rPr>
          <w:rFonts w:ascii="Arial" w:hAnsi="Arial" w:cs="Arial"/>
          <w:b/>
          <w:sz w:val="22"/>
          <w:szCs w:val="22"/>
        </w:rPr>
        <w:t>Scheme 1</w:t>
      </w:r>
    </w:p>
    <w:p w:rsidR="00B5180C" w:rsidRDefault="00B5180C" w:rsidP="0080030B">
      <w:pPr>
        <w:tabs>
          <w:tab w:val="left" w:pos="7112"/>
        </w:tabs>
        <w:rPr>
          <w:rFonts w:ascii="Arial" w:hAnsi="Arial" w:cs="Arial"/>
          <w:sz w:val="22"/>
          <w:szCs w:val="22"/>
        </w:rPr>
      </w:pPr>
      <w:r>
        <w:rPr>
          <w:rFonts w:ascii="Arial" w:hAnsi="Arial" w:cs="Arial"/>
          <w:sz w:val="22"/>
          <w:szCs w:val="22"/>
        </w:rPr>
        <w:t xml:space="preserve">Any employee with a hire date pre 1 June </w:t>
      </w:r>
      <w:r w:rsidR="00EF27DC">
        <w:rPr>
          <w:rFonts w:ascii="Arial" w:hAnsi="Arial" w:cs="Arial"/>
          <w:sz w:val="22"/>
          <w:szCs w:val="22"/>
        </w:rPr>
        <w:t xml:space="preserve">2016 </w:t>
      </w:r>
      <w:r>
        <w:rPr>
          <w:rFonts w:ascii="Arial" w:hAnsi="Arial" w:cs="Arial"/>
          <w:sz w:val="22"/>
          <w:szCs w:val="22"/>
        </w:rPr>
        <w:t xml:space="preserve">had a choice of whether they entered into Scheme 1 or Scheme 2. All employees will be defaulted into Scheme 2, and there will be an override flag on the employee’s record which should be used to identify any pre 1 June </w:t>
      </w:r>
      <w:r w:rsidR="00EF27DC">
        <w:rPr>
          <w:rFonts w:ascii="Arial" w:hAnsi="Arial" w:cs="Arial"/>
          <w:sz w:val="22"/>
          <w:szCs w:val="22"/>
        </w:rPr>
        <w:t xml:space="preserve">2016 </w:t>
      </w:r>
      <w:r>
        <w:rPr>
          <w:rFonts w:ascii="Arial" w:hAnsi="Arial" w:cs="Arial"/>
          <w:sz w:val="22"/>
          <w:szCs w:val="22"/>
        </w:rPr>
        <w:t xml:space="preserve">hires who elected to be in Scheme 1. </w:t>
      </w:r>
    </w:p>
    <w:p w:rsidR="006A1E67" w:rsidRDefault="00B5180C" w:rsidP="0080030B">
      <w:pPr>
        <w:tabs>
          <w:tab w:val="left" w:pos="7112"/>
        </w:tabs>
        <w:rPr>
          <w:rFonts w:ascii="Arial" w:hAnsi="Arial" w:cs="Arial"/>
          <w:sz w:val="22"/>
          <w:szCs w:val="22"/>
        </w:rPr>
      </w:pPr>
      <w:r>
        <w:rPr>
          <w:rFonts w:ascii="Arial" w:hAnsi="Arial" w:cs="Arial"/>
          <w:sz w:val="22"/>
          <w:szCs w:val="22"/>
        </w:rPr>
        <w:t>Entitlements for Scheme 1 are that an employee is granted 25 days Long Service Leave after 10 years of service.</w:t>
      </w:r>
      <w:r w:rsidR="006A1E67">
        <w:rPr>
          <w:rFonts w:ascii="Arial" w:hAnsi="Arial" w:cs="Arial"/>
          <w:sz w:val="22"/>
          <w:szCs w:val="22"/>
        </w:rPr>
        <w:t xml:space="preserve"> There are no further entitlements granted. After the employee has reached this milestone, any remaining entitlement at termination will be paid out. </w:t>
      </w:r>
    </w:p>
    <w:p w:rsidR="006A1E67" w:rsidRDefault="00FD13A8" w:rsidP="0080030B">
      <w:pPr>
        <w:tabs>
          <w:tab w:val="left" w:pos="7112"/>
        </w:tabs>
        <w:rPr>
          <w:rFonts w:ascii="Arial" w:hAnsi="Arial" w:cs="Arial"/>
          <w:sz w:val="22"/>
          <w:szCs w:val="22"/>
        </w:rPr>
      </w:pPr>
      <w:r>
        <w:rPr>
          <w:rFonts w:ascii="Arial" w:hAnsi="Arial" w:cs="Arial"/>
          <w:sz w:val="22"/>
          <w:szCs w:val="22"/>
        </w:rPr>
        <w:t xml:space="preserve">Any periods of part time employment or leave without pay should impact the 25 days entitlement. </w:t>
      </w:r>
    </w:p>
    <w:p w:rsidR="00E46E87" w:rsidRDefault="00E46E87" w:rsidP="0080030B">
      <w:pPr>
        <w:tabs>
          <w:tab w:val="left" w:pos="7112"/>
        </w:tabs>
        <w:rPr>
          <w:rFonts w:ascii="Arial" w:hAnsi="Arial" w:cs="Arial"/>
          <w:sz w:val="22"/>
          <w:szCs w:val="22"/>
        </w:rPr>
      </w:pPr>
    </w:p>
    <w:p w:rsidR="00E46E87" w:rsidRDefault="00E46E87" w:rsidP="0080030B">
      <w:pPr>
        <w:tabs>
          <w:tab w:val="left" w:pos="7112"/>
        </w:tabs>
        <w:rPr>
          <w:rFonts w:ascii="Arial" w:hAnsi="Arial" w:cs="Arial"/>
          <w:sz w:val="22"/>
          <w:szCs w:val="22"/>
        </w:rPr>
      </w:pPr>
    </w:p>
    <w:p w:rsidR="00FD13A8" w:rsidRDefault="00FD13A8" w:rsidP="0080030B">
      <w:pPr>
        <w:tabs>
          <w:tab w:val="left" w:pos="7112"/>
        </w:tabs>
        <w:rPr>
          <w:rFonts w:ascii="Arial" w:hAnsi="Arial" w:cs="Arial"/>
          <w:sz w:val="22"/>
          <w:szCs w:val="22"/>
        </w:rPr>
      </w:pPr>
    </w:p>
    <w:p w:rsidR="00FD13A8" w:rsidRPr="00FD13A8" w:rsidRDefault="00FD13A8" w:rsidP="0080030B">
      <w:pPr>
        <w:tabs>
          <w:tab w:val="left" w:pos="7112"/>
        </w:tabs>
        <w:rPr>
          <w:rFonts w:ascii="Arial" w:hAnsi="Arial" w:cs="Arial"/>
          <w:sz w:val="22"/>
          <w:szCs w:val="22"/>
          <w:u w:val="single"/>
        </w:rPr>
      </w:pPr>
      <w:r w:rsidRPr="00FD13A8">
        <w:rPr>
          <w:rFonts w:ascii="Arial" w:hAnsi="Arial" w:cs="Arial"/>
          <w:sz w:val="22"/>
          <w:szCs w:val="22"/>
          <w:u w:val="single"/>
        </w:rPr>
        <w:lastRenderedPageBreak/>
        <w:t xml:space="preserve">Current Calculation: </w:t>
      </w:r>
    </w:p>
    <w:p w:rsidR="006A1E67" w:rsidRDefault="006A1E67" w:rsidP="0080030B">
      <w:pPr>
        <w:tabs>
          <w:tab w:val="left" w:pos="7112"/>
        </w:tabs>
        <w:rPr>
          <w:rFonts w:ascii="Arial" w:hAnsi="Arial" w:cs="Arial"/>
          <w:sz w:val="22"/>
          <w:szCs w:val="22"/>
        </w:rPr>
      </w:pPr>
      <w:r>
        <w:rPr>
          <w:noProof/>
          <w:lang w:eastAsia="en-AU"/>
        </w:rPr>
        <w:drawing>
          <wp:inline distT="0" distB="0" distL="0" distR="0" wp14:anchorId="229C6A6F" wp14:editId="65ABF087">
            <wp:extent cx="5943600" cy="133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39850"/>
                    </a:xfrm>
                    <a:prstGeom prst="rect">
                      <a:avLst/>
                    </a:prstGeom>
                  </pic:spPr>
                </pic:pic>
              </a:graphicData>
            </a:graphic>
          </wp:inline>
        </w:drawing>
      </w:r>
    </w:p>
    <w:p w:rsidR="00B5180C" w:rsidRDefault="00B5180C" w:rsidP="0080030B">
      <w:pPr>
        <w:tabs>
          <w:tab w:val="left" w:pos="7112"/>
        </w:tabs>
        <w:rPr>
          <w:rFonts w:ascii="Arial" w:hAnsi="Arial" w:cs="Arial"/>
          <w:sz w:val="22"/>
          <w:szCs w:val="22"/>
        </w:rPr>
      </w:pPr>
    </w:p>
    <w:p w:rsidR="00FD13A8" w:rsidRPr="00FD13A8" w:rsidRDefault="00FD13A8" w:rsidP="00FD13A8">
      <w:pPr>
        <w:tabs>
          <w:tab w:val="left" w:pos="7112"/>
        </w:tabs>
        <w:rPr>
          <w:rFonts w:ascii="Arial" w:hAnsi="Arial" w:cs="Arial"/>
          <w:sz w:val="22"/>
          <w:szCs w:val="22"/>
          <w:u w:val="single"/>
        </w:rPr>
      </w:pPr>
      <w:r w:rsidRPr="00FD13A8">
        <w:rPr>
          <w:rFonts w:ascii="Arial" w:hAnsi="Arial" w:cs="Arial"/>
          <w:sz w:val="22"/>
          <w:szCs w:val="22"/>
          <w:u w:val="single"/>
        </w:rPr>
        <w:t xml:space="preserve">Proposed Calculation: </w:t>
      </w:r>
    </w:p>
    <w:p w:rsidR="00FD13A8" w:rsidRDefault="00E46E87" w:rsidP="0080030B">
      <w:pPr>
        <w:tabs>
          <w:tab w:val="left" w:pos="7112"/>
        </w:tabs>
        <w:rPr>
          <w:rFonts w:ascii="Arial" w:hAnsi="Arial" w:cs="Arial"/>
          <w:sz w:val="22"/>
          <w:szCs w:val="22"/>
        </w:rPr>
      </w:pPr>
      <w:r>
        <w:rPr>
          <w:noProof/>
          <w:lang w:eastAsia="en-AU"/>
        </w:rPr>
        <w:drawing>
          <wp:inline distT="0" distB="0" distL="0" distR="0" wp14:anchorId="5D6CC614" wp14:editId="30F7CF33">
            <wp:extent cx="5943600" cy="2078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78990"/>
                    </a:xfrm>
                    <a:prstGeom prst="rect">
                      <a:avLst/>
                    </a:prstGeom>
                  </pic:spPr>
                </pic:pic>
              </a:graphicData>
            </a:graphic>
          </wp:inline>
        </w:drawing>
      </w:r>
    </w:p>
    <w:p w:rsidR="006A1E67" w:rsidRDefault="006A1E67" w:rsidP="0080030B">
      <w:pPr>
        <w:tabs>
          <w:tab w:val="left" w:pos="7112"/>
        </w:tabs>
        <w:rPr>
          <w:rFonts w:ascii="Arial" w:hAnsi="Arial" w:cs="Arial"/>
          <w:sz w:val="22"/>
          <w:szCs w:val="22"/>
        </w:rPr>
      </w:pPr>
    </w:p>
    <w:p w:rsidR="00FD13A8" w:rsidRDefault="00FD13A8" w:rsidP="0080030B">
      <w:pPr>
        <w:tabs>
          <w:tab w:val="left" w:pos="7112"/>
        </w:tabs>
        <w:rPr>
          <w:rFonts w:ascii="Arial" w:hAnsi="Arial" w:cs="Arial"/>
          <w:sz w:val="22"/>
          <w:szCs w:val="22"/>
        </w:rPr>
      </w:pPr>
      <w:r>
        <w:rPr>
          <w:rFonts w:ascii="Arial" w:hAnsi="Arial" w:cs="Arial"/>
          <w:sz w:val="22"/>
          <w:szCs w:val="22"/>
        </w:rPr>
        <w:t xml:space="preserve">This approach will perform a daily accrual which is calculated based on Entitlement / 10yrs x </w:t>
      </w:r>
      <w:r w:rsidR="009F3AAE">
        <w:rPr>
          <w:rFonts w:ascii="Arial" w:hAnsi="Arial" w:cs="Arial"/>
          <w:sz w:val="22"/>
          <w:szCs w:val="22"/>
        </w:rPr>
        <w:t>FTE</w:t>
      </w:r>
      <w:r>
        <w:rPr>
          <w:rFonts w:ascii="Arial" w:hAnsi="Arial" w:cs="Arial"/>
          <w:sz w:val="22"/>
          <w:szCs w:val="22"/>
        </w:rPr>
        <w:t xml:space="preserve"> / Days in Year (eg. 25 days / 10 years x </w:t>
      </w:r>
      <w:r w:rsidR="009F3AAE">
        <w:rPr>
          <w:rFonts w:ascii="Arial" w:hAnsi="Arial" w:cs="Arial"/>
          <w:sz w:val="22"/>
          <w:szCs w:val="22"/>
        </w:rPr>
        <w:t>100%</w:t>
      </w:r>
      <w:r>
        <w:rPr>
          <w:rFonts w:ascii="Arial" w:hAnsi="Arial" w:cs="Arial"/>
          <w:sz w:val="22"/>
          <w:szCs w:val="22"/>
        </w:rPr>
        <w:t xml:space="preserve"> / 365 days = 0.0</w:t>
      </w:r>
      <w:r w:rsidR="009F3AAE">
        <w:rPr>
          <w:rFonts w:ascii="Arial" w:hAnsi="Arial" w:cs="Arial"/>
          <w:sz w:val="22"/>
          <w:szCs w:val="22"/>
        </w:rPr>
        <w:t>685</w:t>
      </w:r>
      <w:r>
        <w:rPr>
          <w:rFonts w:ascii="Arial" w:hAnsi="Arial" w:cs="Arial"/>
          <w:sz w:val="22"/>
          <w:szCs w:val="22"/>
        </w:rPr>
        <w:t xml:space="preserve">). </w:t>
      </w:r>
      <w:r w:rsidR="006C7FBC">
        <w:rPr>
          <w:rFonts w:ascii="Arial" w:hAnsi="Arial" w:cs="Arial"/>
          <w:sz w:val="22"/>
          <w:szCs w:val="22"/>
        </w:rPr>
        <w:t xml:space="preserve">This will accrue daily taking into consideration any leave without pay or workload changes, and will transfer to entitlement once the employee hits 10 years of service. </w:t>
      </w:r>
    </w:p>
    <w:p w:rsidR="009F3AAE" w:rsidRDefault="009F3AAE" w:rsidP="009F3AAE">
      <w:pPr>
        <w:rPr>
          <w:rFonts w:ascii="Arial" w:hAnsi="Arial" w:cs="Arial"/>
          <w:sz w:val="22"/>
          <w:szCs w:val="22"/>
        </w:rPr>
      </w:pPr>
    </w:p>
    <w:p w:rsidR="009F3AAE" w:rsidRDefault="009F3AAE" w:rsidP="009F3AAE">
      <w:pPr>
        <w:rPr>
          <w:rFonts w:ascii="Arial" w:hAnsi="Arial" w:cs="Arial"/>
          <w:sz w:val="22"/>
          <w:szCs w:val="22"/>
        </w:rPr>
      </w:pPr>
      <w:r>
        <w:rPr>
          <w:rFonts w:ascii="Arial" w:hAnsi="Arial" w:cs="Arial"/>
          <w:sz w:val="22"/>
          <w:szCs w:val="22"/>
        </w:rPr>
        <w:t xml:space="preserve">The entitlement balance will be included in the Leave Balance outbound integration to Workday once the employee has reached 10 years of service. </w:t>
      </w:r>
    </w:p>
    <w:p w:rsidR="00B5180C" w:rsidRDefault="00B5180C" w:rsidP="0080030B">
      <w:pPr>
        <w:tabs>
          <w:tab w:val="left" w:pos="7112"/>
        </w:tabs>
        <w:rPr>
          <w:rFonts w:ascii="Arial" w:hAnsi="Arial" w:cs="Arial"/>
          <w:sz w:val="22"/>
          <w:szCs w:val="22"/>
        </w:rPr>
      </w:pPr>
    </w:p>
    <w:p w:rsidR="009F3AAE" w:rsidRPr="00B5180C" w:rsidRDefault="009F3AAE" w:rsidP="009F3AAE">
      <w:pPr>
        <w:tabs>
          <w:tab w:val="left" w:pos="7112"/>
        </w:tabs>
        <w:rPr>
          <w:rFonts w:ascii="Arial" w:hAnsi="Arial" w:cs="Arial"/>
          <w:b/>
          <w:sz w:val="22"/>
          <w:szCs w:val="22"/>
        </w:rPr>
      </w:pPr>
      <w:r w:rsidRPr="00B5180C">
        <w:rPr>
          <w:rFonts w:ascii="Arial" w:hAnsi="Arial" w:cs="Arial"/>
          <w:b/>
          <w:sz w:val="22"/>
          <w:szCs w:val="22"/>
        </w:rPr>
        <w:t xml:space="preserve">Scheme </w:t>
      </w:r>
      <w:r>
        <w:rPr>
          <w:rFonts w:ascii="Arial" w:hAnsi="Arial" w:cs="Arial"/>
          <w:b/>
          <w:sz w:val="22"/>
          <w:szCs w:val="22"/>
        </w:rPr>
        <w:t>2</w:t>
      </w:r>
    </w:p>
    <w:p w:rsidR="009F3AAE" w:rsidRDefault="009F3AAE" w:rsidP="009F3AAE">
      <w:pPr>
        <w:tabs>
          <w:tab w:val="left" w:pos="7112"/>
        </w:tabs>
        <w:rPr>
          <w:rFonts w:ascii="Arial" w:hAnsi="Arial" w:cs="Arial"/>
          <w:sz w:val="22"/>
          <w:szCs w:val="22"/>
        </w:rPr>
      </w:pPr>
      <w:r>
        <w:rPr>
          <w:rFonts w:ascii="Arial" w:hAnsi="Arial" w:cs="Arial"/>
          <w:sz w:val="22"/>
          <w:szCs w:val="22"/>
        </w:rPr>
        <w:t xml:space="preserve">Any employee with a hire date on or after 1 June </w:t>
      </w:r>
      <w:r w:rsidR="00D44CCF">
        <w:rPr>
          <w:rFonts w:ascii="Arial" w:hAnsi="Arial" w:cs="Arial"/>
          <w:sz w:val="22"/>
          <w:szCs w:val="22"/>
        </w:rPr>
        <w:t xml:space="preserve">2016 </w:t>
      </w:r>
      <w:r>
        <w:rPr>
          <w:rFonts w:ascii="Arial" w:hAnsi="Arial" w:cs="Arial"/>
          <w:sz w:val="22"/>
          <w:szCs w:val="22"/>
        </w:rPr>
        <w:t xml:space="preserve">should be eligible for Scheme 2. </w:t>
      </w:r>
    </w:p>
    <w:p w:rsidR="009F3AAE" w:rsidRDefault="009F3AAE" w:rsidP="009F3AAE">
      <w:pPr>
        <w:tabs>
          <w:tab w:val="left" w:pos="7112"/>
        </w:tabs>
        <w:rPr>
          <w:rFonts w:ascii="Arial" w:hAnsi="Arial" w:cs="Arial"/>
          <w:sz w:val="22"/>
          <w:szCs w:val="22"/>
        </w:rPr>
      </w:pPr>
      <w:r>
        <w:rPr>
          <w:rFonts w:ascii="Arial" w:hAnsi="Arial" w:cs="Arial"/>
          <w:sz w:val="22"/>
          <w:szCs w:val="22"/>
        </w:rPr>
        <w:t xml:space="preserve">Entitlements for Scheme 2 are that an employee is granted 5 days Long Service Leave after each completed 5 years of service. </w:t>
      </w:r>
      <w:r w:rsidR="00B82A6C">
        <w:rPr>
          <w:rFonts w:ascii="Arial" w:hAnsi="Arial" w:cs="Arial"/>
          <w:sz w:val="22"/>
          <w:szCs w:val="22"/>
        </w:rPr>
        <w:t xml:space="preserve">In addition to this, the employee should be paid $300 VND cash after 5 years, and $1,000 VND cash after each subsequent 5 years. Leave entitlement should expire 1 year after the milestone has been reached. No entitlement should be paid out on termination. </w:t>
      </w:r>
    </w:p>
    <w:p w:rsidR="00B82A6C" w:rsidRDefault="00B82A6C" w:rsidP="00B82A6C">
      <w:pPr>
        <w:tabs>
          <w:tab w:val="left" w:pos="7112"/>
        </w:tabs>
        <w:rPr>
          <w:rFonts w:ascii="Arial" w:hAnsi="Arial" w:cs="Arial"/>
          <w:sz w:val="22"/>
          <w:szCs w:val="22"/>
        </w:rPr>
      </w:pPr>
      <w:r>
        <w:rPr>
          <w:rFonts w:ascii="Arial" w:hAnsi="Arial" w:cs="Arial"/>
          <w:sz w:val="22"/>
          <w:szCs w:val="22"/>
        </w:rPr>
        <w:lastRenderedPageBreak/>
        <w:t xml:space="preserve">Any periods of part time employment or leave without pay should impact both the entitlement and the cash payment. </w:t>
      </w:r>
    </w:p>
    <w:p w:rsidR="00B82A6C" w:rsidRDefault="00B82A6C" w:rsidP="00B82A6C">
      <w:pPr>
        <w:tabs>
          <w:tab w:val="left" w:pos="7112"/>
        </w:tabs>
        <w:rPr>
          <w:rFonts w:ascii="Arial" w:hAnsi="Arial" w:cs="Arial"/>
          <w:sz w:val="22"/>
          <w:szCs w:val="22"/>
        </w:rPr>
      </w:pPr>
    </w:p>
    <w:p w:rsidR="00B82A6C" w:rsidRPr="00FD13A8" w:rsidRDefault="00B82A6C" w:rsidP="00B82A6C">
      <w:pPr>
        <w:tabs>
          <w:tab w:val="left" w:pos="7112"/>
        </w:tabs>
        <w:rPr>
          <w:rFonts w:ascii="Arial" w:hAnsi="Arial" w:cs="Arial"/>
          <w:sz w:val="22"/>
          <w:szCs w:val="22"/>
          <w:u w:val="single"/>
        </w:rPr>
      </w:pPr>
      <w:r w:rsidRPr="00FD13A8">
        <w:rPr>
          <w:rFonts w:ascii="Arial" w:hAnsi="Arial" w:cs="Arial"/>
          <w:sz w:val="22"/>
          <w:szCs w:val="22"/>
          <w:u w:val="single"/>
        </w:rPr>
        <w:t xml:space="preserve">Current Calculation: </w:t>
      </w:r>
    </w:p>
    <w:p w:rsidR="00B82A6C" w:rsidRDefault="00B82A6C" w:rsidP="009F3AAE">
      <w:pPr>
        <w:tabs>
          <w:tab w:val="left" w:pos="7112"/>
        </w:tabs>
        <w:rPr>
          <w:rFonts w:ascii="Arial" w:hAnsi="Arial" w:cs="Arial"/>
          <w:sz w:val="22"/>
          <w:szCs w:val="22"/>
        </w:rPr>
      </w:pPr>
      <w:r>
        <w:rPr>
          <w:noProof/>
          <w:lang w:eastAsia="en-AU"/>
        </w:rPr>
        <w:drawing>
          <wp:inline distT="0" distB="0" distL="0" distR="0" wp14:anchorId="04C2E701" wp14:editId="4424BD45">
            <wp:extent cx="5943600" cy="1003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03300"/>
                    </a:xfrm>
                    <a:prstGeom prst="rect">
                      <a:avLst/>
                    </a:prstGeom>
                  </pic:spPr>
                </pic:pic>
              </a:graphicData>
            </a:graphic>
          </wp:inline>
        </w:drawing>
      </w:r>
    </w:p>
    <w:p w:rsidR="00B82A6C" w:rsidRDefault="00B82A6C" w:rsidP="009F3AAE">
      <w:pPr>
        <w:tabs>
          <w:tab w:val="left" w:pos="7112"/>
        </w:tabs>
        <w:rPr>
          <w:rFonts w:ascii="Arial" w:hAnsi="Arial" w:cs="Arial"/>
          <w:sz w:val="22"/>
          <w:szCs w:val="22"/>
        </w:rPr>
      </w:pPr>
    </w:p>
    <w:p w:rsidR="00B82A6C" w:rsidRPr="00FD13A8" w:rsidRDefault="00B82A6C" w:rsidP="00B82A6C">
      <w:pPr>
        <w:tabs>
          <w:tab w:val="left" w:pos="7112"/>
        </w:tabs>
        <w:rPr>
          <w:rFonts w:ascii="Arial" w:hAnsi="Arial" w:cs="Arial"/>
          <w:sz w:val="22"/>
          <w:szCs w:val="22"/>
          <w:u w:val="single"/>
        </w:rPr>
      </w:pPr>
      <w:r w:rsidRPr="00FD13A8">
        <w:rPr>
          <w:rFonts w:ascii="Arial" w:hAnsi="Arial" w:cs="Arial"/>
          <w:sz w:val="22"/>
          <w:szCs w:val="22"/>
          <w:u w:val="single"/>
        </w:rPr>
        <w:t xml:space="preserve">Proposed Calculation: </w:t>
      </w:r>
    </w:p>
    <w:p w:rsidR="00B82A6C" w:rsidRDefault="00655394" w:rsidP="009F3AAE">
      <w:pPr>
        <w:tabs>
          <w:tab w:val="left" w:pos="7112"/>
        </w:tabs>
        <w:rPr>
          <w:rFonts w:ascii="Arial" w:hAnsi="Arial" w:cs="Arial"/>
          <w:sz w:val="22"/>
          <w:szCs w:val="22"/>
        </w:rPr>
      </w:pPr>
      <w:r>
        <w:rPr>
          <w:noProof/>
          <w:lang w:eastAsia="en-AU"/>
        </w:rPr>
        <w:drawing>
          <wp:inline distT="0" distB="0" distL="0" distR="0" wp14:anchorId="507DEAD7" wp14:editId="09A70DBB">
            <wp:extent cx="5943600" cy="1976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76755"/>
                    </a:xfrm>
                    <a:prstGeom prst="rect">
                      <a:avLst/>
                    </a:prstGeom>
                  </pic:spPr>
                </pic:pic>
              </a:graphicData>
            </a:graphic>
          </wp:inline>
        </w:drawing>
      </w:r>
    </w:p>
    <w:p w:rsidR="00B82A6C" w:rsidRDefault="00B82A6C" w:rsidP="009F3AAE">
      <w:pPr>
        <w:tabs>
          <w:tab w:val="left" w:pos="7112"/>
        </w:tabs>
        <w:rPr>
          <w:rFonts w:ascii="Arial" w:hAnsi="Arial" w:cs="Arial"/>
          <w:sz w:val="22"/>
          <w:szCs w:val="22"/>
        </w:rPr>
      </w:pPr>
    </w:p>
    <w:p w:rsidR="00655394" w:rsidRDefault="00655394" w:rsidP="00655394">
      <w:pPr>
        <w:tabs>
          <w:tab w:val="left" w:pos="7112"/>
        </w:tabs>
        <w:rPr>
          <w:rFonts w:ascii="Arial" w:hAnsi="Arial" w:cs="Arial"/>
          <w:sz w:val="22"/>
          <w:szCs w:val="22"/>
        </w:rPr>
      </w:pPr>
      <w:r>
        <w:rPr>
          <w:rFonts w:ascii="Arial" w:hAnsi="Arial" w:cs="Arial"/>
          <w:sz w:val="22"/>
          <w:szCs w:val="22"/>
        </w:rPr>
        <w:t xml:space="preserve">This approach will perform a daily accrual which is calculated based on Entitlement / 5yrs x FTE / Days in Year (eg. 5 days / 5 years x 100% / 365 days = 0.00274). This will accrue daily taking into consideration any leave without pay or workload changes, and will transfer to entitlement every 5 years. </w:t>
      </w:r>
    </w:p>
    <w:p w:rsidR="00655394" w:rsidRDefault="00655394" w:rsidP="00655394">
      <w:pPr>
        <w:tabs>
          <w:tab w:val="left" w:pos="7112"/>
        </w:tabs>
        <w:rPr>
          <w:rFonts w:ascii="Arial" w:hAnsi="Arial" w:cs="Arial"/>
          <w:sz w:val="22"/>
          <w:szCs w:val="22"/>
        </w:rPr>
      </w:pPr>
    </w:p>
    <w:p w:rsidR="00655394" w:rsidRDefault="00655394" w:rsidP="00655394">
      <w:pPr>
        <w:tabs>
          <w:tab w:val="left" w:pos="7112"/>
        </w:tabs>
        <w:rPr>
          <w:rFonts w:ascii="Arial" w:hAnsi="Arial" w:cs="Arial"/>
          <w:sz w:val="22"/>
          <w:szCs w:val="22"/>
        </w:rPr>
      </w:pPr>
      <w:r>
        <w:rPr>
          <w:rFonts w:ascii="Arial" w:hAnsi="Arial" w:cs="Arial"/>
          <w:sz w:val="22"/>
          <w:szCs w:val="22"/>
        </w:rPr>
        <w:t xml:space="preserve">The calculation of the cash payment will need to be handled </w:t>
      </w:r>
      <w:r w:rsidR="00C02F9A">
        <w:rPr>
          <w:rFonts w:ascii="Arial" w:hAnsi="Arial" w:cs="Arial"/>
          <w:sz w:val="22"/>
          <w:szCs w:val="22"/>
        </w:rPr>
        <w:t xml:space="preserve">separately to the quota accrual however will use largely the same logic. This will be calculated in time using time types which will hold Workdays, Leave Without Pay and Workload values. These counters will be created whenever an employee either changes their workload or reaches a milestone. </w:t>
      </w:r>
    </w:p>
    <w:p w:rsidR="00C02F9A" w:rsidRDefault="00C02F9A" w:rsidP="00655394">
      <w:pPr>
        <w:tabs>
          <w:tab w:val="left" w:pos="7112"/>
        </w:tabs>
        <w:rPr>
          <w:rFonts w:ascii="Arial" w:hAnsi="Arial" w:cs="Arial"/>
          <w:sz w:val="22"/>
          <w:szCs w:val="22"/>
        </w:rPr>
      </w:pPr>
      <w:r>
        <w:rPr>
          <w:rFonts w:ascii="Arial" w:hAnsi="Arial" w:cs="Arial"/>
          <w:sz w:val="22"/>
          <w:szCs w:val="22"/>
        </w:rPr>
        <w:t xml:space="preserve">In the below example, the first counters (ZX01, ZY01 and ZZ01) will be used to calculate the calculation of 100% at 5 years of service and this will be sent to payroll against wage type 2375 – </w:t>
      </w:r>
      <w:r w:rsidRPr="00C02F9A">
        <w:rPr>
          <w:rFonts w:ascii="Arial" w:hAnsi="Arial" w:cs="Arial"/>
          <w:sz w:val="22"/>
          <w:szCs w:val="22"/>
        </w:rPr>
        <w:t>LSL Scheme 2 5yrs</w:t>
      </w:r>
      <w:r>
        <w:rPr>
          <w:rFonts w:ascii="Arial" w:hAnsi="Arial" w:cs="Arial"/>
          <w:sz w:val="22"/>
          <w:szCs w:val="22"/>
        </w:rPr>
        <w:t xml:space="preserve">. This will hold a value of $300, so payment will be based on 100% of $300. </w:t>
      </w:r>
    </w:p>
    <w:p w:rsidR="00C02F9A" w:rsidRDefault="00C02F9A" w:rsidP="00655394">
      <w:pPr>
        <w:tabs>
          <w:tab w:val="left" w:pos="7112"/>
        </w:tabs>
        <w:rPr>
          <w:rFonts w:ascii="Arial" w:hAnsi="Arial" w:cs="Arial"/>
          <w:sz w:val="22"/>
          <w:szCs w:val="22"/>
        </w:rPr>
      </w:pPr>
      <w:r>
        <w:rPr>
          <w:rFonts w:ascii="Arial" w:hAnsi="Arial" w:cs="Arial"/>
          <w:sz w:val="22"/>
          <w:szCs w:val="22"/>
        </w:rPr>
        <w:lastRenderedPageBreak/>
        <w:t xml:space="preserve">The second counters (ZX02, ZY02 and ZZ02) will be used to calculate the calculation of 100% at 10 years of service and this will be sent to payroll against wage type 2375 – </w:t>
      </w:r>
      <w:r w:rsidRPr="00C02F9A">
        <w:rPr>
          <w:rFonts w:ascii="Arial" w:hAnsi="Arial" w:cs="Arial"/>
          <w:sz w:val="22"/>
          <w:szCs w:val="22"/>
        </w:rPr>
        <w:t xml:space="preserve">LSL Scheme 2 </w:t>
      </w:r>
      <w:r>
        <w:rPr>
          <w:rFonts w:ascii="Arial" w:hAnsi="Arial" w:cs="Arial"/>
          <w:sz w:val="22"/>
          <w:szCs w:val="22"/>
        </w:rPr>
        <w:t>&gt;</w:t>
      </w:r>
      <w:r w:rsidRPr="00C02F9A">
        <w:rPr>
          <w:rFonts w:ascii="Arial" w:hAnsi="Arial" w:cs="Arial"/>
          <w:sz w:val="22"/>
          <w:szCs w:val="22"/>
        </w:rPr>
        <w:t>5yrs</w:t>
      </w:r>
      <w:r>
        <w:rPr>
          <w:rFonts w:ascii="Arial" w:hAnsi="Arial" w:cs="Arial"/>
          <w:sz w:val="22"/>
          <w:szCs w:val="22"/>
        </w:rPr>
        <w:t xml:space="preserve">. This will hold a value of $1,000, so payment will be based on 100% of $1,000. </w:t>
      </w:r>
    </w:p>
    <w:p w:rsidR="002E0612" w:rsidRDefault="002E0612" w:rsidP="00655394">
      <w:pPr>
        <w:tabs>
          <w:tab w:val="left" w:pos="7112"/>
        </w:tabs>
        <w:rPr>
          <w:rFonts w:ascii="Arial" w:hAnsi="Arial" w:cs="Arial"/>
          <w:sz w:val="22"/>
          <w:szCs w:val="22"/>
        </w:rPr>
      </w:pPr>
      <w:r>
        <w:rPr>
          <w:noProof/>
          <w:lang w:eastAsia="en-AU"/>
        </w:rPr>
        <w:drawing>
          <wp:inline distT="0" distB="0" distL="0" distR="0" wp14:anchorId="68C66751" wp14:editId="1E768AF5">
            <wp:extent cx="358140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1400" cy="771525"/>
                    </a:xfrm>
                    <a:prstGeom prst="rect">
                      <a:avLst/>
                    </a:prstGeom>
                  </pic:spPr>
                </pic:pic>
              </a:graphicData>
            </a:graphic>
          </wp:inline>
        </w:drawing>
      </w:r>
    </w:p>
    <w:p w:rsidR="00C02F9A" w:rsidRDefault="00C02F9A" w:rsidP="00655394">
      <w:pPr>
        <w:tabs>
          <w:tab w:val="left" w:pos="7112"/>
        </w:tabs>
        <w:rPr>
          <w:rFonts w:ascii="Arial" w:hAnsi="Arial" w:cs="Arial"/>
          <w:sz w:val="22"/>
          <w:szCs w:val="22"/>
        </w:rPr>
      </w:pPr>
    </w:p>
    <w:p w:rsidR="00355784" w:rsidRDefault="00C02F9A" w:rsidP="00655394">
      <w:pPr>
        <w:tabs>
          <w:tab w:val="left" w:pos="7112"/>
        </w:tabs>
        <w:rPr>
          <w:rFonts w:ascii="Arial" w:hAnsi="Arial" w:cs="Arial"/>
          <w:sz w:val="22"/>
          <w:szCs w:val="22"/>
        </w:rPr>
      </w:pPr>
      <w:r>
        <w:rPr>
          <w:rFonts w:ascii="Arial" w:hAnsi="Arial" w:cs="Arial"/>
          <w:sz w:val="22"/>
          <w:szCs w:val="22"/>
        </w:rPr>
        <w:t xml:space="preserve">If the scenario was the same as above, except in the first 5 years the employee actually worked a full year at 50% workload, then in the first 5 years there would be two counters. These would </w:t>
      </w:r>
      <w:r w:rsidR="00355784">
        <w:rPr>
          <w:rFonts w:ascii="Arial" w:hAnsi="Arial" w:cs="Arial"/>
          <w:sz w:val="22"/>
          <w:szCs w:val="22"/>
        </w:rPr>
        <w:t xml:space="preserve">result in calculation of 90% being sent to payroll against wage type 2375 – </w:t>
      </w:r>
      <w:r w:rsidR="00355784" w:rsidRPr="00C02F9A">
        <w:rPr>
          <w:rFonts w:ascii="Arial" w:hAnsi="Arial" w:cs="Arial"/>
          <w:sz w:val="22"/>
          <w:szCs w:val="22"/>
        </w:rPr>
        <w:t>LSL Scheme 2 5yrs</w:t>
      </w:r>
      <w:r w:rsidR="00355784">
        <w:rPr>
          <w:rFonts w:ascii="Arial" w:hAnsi="Arial" w:cs="Arial"/>
          <w:sz w:val="22"/>
          <w:szCs w:val="22"/>
        </w:rPr>
        <w:t xml:space="preserve">. This is based on – </w:t>
      </w:r>
    </w:p>
    <w:p w:rsidR="00355784" w:rsidRPr="00355784" w:rsidRDefault="00C02F9A" w:rsidP="00355784">
      <w:pPr>
        <w:pStyle w:val="ListParagraph"/>
        <w:numPr>
          <w:ilvl w:val="0"/>
          <w:numId w:val="35"/>
        </w:numPr>
        <w:tabs>
          <w:tab w:val="left" w:pos="7112"/>
        </w:tabs>
        <w:rPr>
          <w:rFonts w:ascii="Arial" w:hAnsi="Arial" w:cs="Arial"/>
          <w:sz w:val="22"/>
          <w:szCs w:val="22"/>
        </w:rPr>
      </w:pPr>
      <w:r w:rsidRPr="00355784">
        <w:rPr>
          <w:rFonts w:ascii="Arial" w:hAnsi="Arial" w:cs="Arial"/>
          <w:sz w:val="22"/>
          <w:szCs w:val="22"/>
        </w:rPr>
        <w:t>(ZX01 - ZY01 / 1826 (Total Work Days) x ZZ01)</w:t>
      </w:r>
      <w:r w:rsidR="00355784" w:rsidRPr="00355784">
        <w:rPr>
          <w:rFonts w:ascii="Arial" w:hAnsi="Arial" w:cs="Arial"/>
          <w:sz w:val="22"/>
          <w:szCs w:val="22"/>
        </w:rPr>
        <w:t xml:space="preserve"> = 80% </w:t>
      </w:r>
    </w:p>
    <w:p w:rsidR="00355784" w:rsidRPr="00355784" w:rsidRDefault="00355784" w:rsidP="00355784">
      <w:pPr>
        <w:pStyle w:val="ListParagraph"/>
        <w:numPr>
          <w:ilvl w:val="0"/>
          <w:numId w:val="35"/>
        </w:numPr>
        <w:tabs>
          <w:tab w:val="left" w:pos="7112"/>
        </w:tabs>
        <w:rPr>
          <w:rFonts w:ascii="Arial" w:hAnsi="Arial" w:cs="Arial"/>
          <w:sz w:val="22"/>
          <w:szCs w:val="22"/>
        </w:rPr>
      </w:pPr>
      <w:r w:rsidRPr="00355784">
        <w:rPr>
          <w:rFonts w:ascii="Arial" w:hAnsi="Arial" w:cs="Arial"/>
          <w:sz w:val="22"/>
          <w:szCs w:val="22"/>
        </w:rPr>
        <w:t xml:space="preserve">(ZX02 - ZY02 / 1826 (Total Work Days) x ZZ02) = 10% </w:t>
      </w:r>
    </w:p>
    <w:p w:rsidR="00C02F9A" w:rsidRDefault="00C02F9A" w:rsidP="00655394">
      <w:pPr>
        <w:tabs>
          <w:tab w:val="left" w:pos="7112"/>
        </w:tabs>
        <w:rPr>
          <w:rFonts w:ascii="Arial" w:hAnsi="Arial" w:cs="Arial"/>
          <w:sz w:val="22"/>
          <w:szCs w:val="22"/>
        </w:rPr>
      </w:pPr>
      <w:r>
        <w:rPr>
          <w:noProof/>
          <w:lang w:eastAsia="en-AU"/>
        </w:rPr>
        <w:drawing>
          <wp:inline distT="0" distB="0" distL="0" distR="0" wp14:anchorId="44BDAE7F" wp14:editId="3BDC21A4">
            <wp:extent cx="360045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0450" cy="962025"/>
                    </a:xfrm>
                    <a:prstGeom prst="rect">
                      <a:avLst/>
                    </a:prstGeom>
                  </pic:spPr>
                </pic:pic>
              </a:graphicData>
            </a:graphic>
          </wp:inline>
        </w:drawing>
      </w:r>
    </w:p>
    <w:p w:rsidR="00C02F9A" w:rsidRDefault="00C02F9A" w:rsidP="00655394">
      <w:pPr>
        <w:tabs>
          <w:tab w:val="left" w:pos="7112"/>
        </w:tabs>
        <w:rPr>
          <w:rFonts w:ascii="Arial" w:hAnsi="Arial" w:cs="Arial"/>
          <w:sz w:val="22"/>
          <w:szCs w:val="22"/>
        </w:rPr>
      </w:pPr>
    </w:p>
    <w:p w:rsidR="00655394" w:rsidRDefault="00355784" w:rsidP="00655394">
      <w:pPr>
        <w:rPr>
          <w:rFonts w:ascii="Arial" w:hAnsi="Arial" w:cs="Arial"/>
          <w:sz w:val="22"/>
          <w:szCs w:val="22"/>
        </w:rPr>
      </w:pPr>
      <w:r>
        <w:rPr>
          <w:rFonts w:ascii="Arial" w:hAnsi="Arial" w:cs="Arial"/>
          <w:sz w:val="22"/>
          <w:szCs w:val="22"/>
        </w:rPr>
        <w:t xml:space="preserve">Only the entitlement balance (no pro-rata accrual) </w:t>
      </w:r>
      <w:r w:rsidR="00655394">
        <w:rPr>
          <w:rFonts w:ascii="Arial" w:hAnsi="Arial" w:cs="Arial"/>
          <w:sz w:val="22"/>
          <w:szCs w:val="22"/>
        </w:rPr>
        <w:t xml:space="preserve">will be included in the Leave Balance outbound integration to Workday. </w:t>
      </w:r>
    </w:p>
    <w:p w:rsidR="00A16CF2" w:rsidRDefault="00A16CF2" w:rsidP="0080030B">
      <w:pPr>
        <w:tabs>
          <w:tab w:val="left" w:pos="7112"/>
        </w:tabs>
        <w:rPr>
          <w:rFonts w:ascii="Arial" w:hAnsi="Arial" w:cs="Arial"/>
          <w:sz w:val="22"/>
          <w:szCs w:val="22"/>
        </w:rPr>
      </w:pPr>
    </w:p>
    <w:p w:rsidR="0005474D" w:rsidRDefault="0005474D" w:rsidP="0005474D">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r w:rsidRPr="00ED4337">
        <w:rPr>
          <w:rFonts w:ascii="Arial" w:hAnsi="Arial" w:cs="Arial"/>
          <w:sz w:val="22"/>
          <w:szCs w:val="22"/>
        </w:rPr>
        <w:t>Overview_Quotas</w:t>
      </w:r>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rsidR="0005474D" w:rsidRDefault="0005474D" w:rsidP="0080030B">
      <w:pPr>
        <w:tabs>
          <w:tab w:val="left" w:pos="7112"/>
        </w:tabs>
        <w:rPr>
          <w:rFonts w:ascii="Arial" w:hAnsi="Arial" w:cs="Arial"/>
          <w:sz w:val="22"/>
          <w:szCs w:val="22"/>
        </w:rPr>
      </w:pPr>
    </w:p>
    <w:p w:rsidR="00355784" w:rsidRDefault="003019F6" w:rsidP="003019F6">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xml:space="preserve">: </w:t>
      </w:r>
      <w:r w:rsidR="00355784">
        <w:rPr>
          <w:rFonts w:ascii="Arial" w:hAnsi="Arial" w:cs="Arial"/>
          <w:sz w:val="22"/>
          <w:szCs w:val="22"/>
        </w:rPr>
        <w:t xml:space="preserve">For both scheme 1 and 2, a pro-rata calculation will need to be performed and this migrated on Go-Live to accrual </w:t>
      </w:r>
      <w:r>
        <w:rPr>
          <w:rFonts w:ascii="Arial" w:hAnsi="Arial" w:cs="Arial"/>
          <w:sz w:val="22"/>
          <w:szCs w:val="22"/>
        </w:rPr>
        <w:t>via a Quota Correction (IT2003)</w:t>
      </w:r>
      <w:r w:rsidR="00355784">
        <w:rPr>
          <w:rFonts w:ascii="Arial" w:hAnsi="Arial" w:cs="Arial"/>
          <w:sz w:val="22"/>
          <w:szCs w:val="22"/>
        </w:rPr>
        <w:t xml:space="preserve">. For employee’s who have reached their relevant milestone and have an entitlement balance, this should be migrated as entitlement </w:t>
      </w:r>
    </w:p>
    <w:p w:rsidR="0045588B" w:rsidRDefault="00355784" w:rsidP="003019F6">
      <w:pPr>
        <w:rPr>
          <w:rFonts w:ascii="Arial" w:hAnsi="Arial" w:cs="Arial"/>
          <w:sz w:val="22"/>
          <w:szCs w:val="22"/>
        </w:rPr>
      </w:pPr>
      <w:r>
        <w:rPr>
          <w:rFonts w:ascii="Arial" w:hAnsi="Arial" w:cs="Arial"/>
          <w:sz w:val="22"/>
          <w:szCs w:val="22"/>
        </w:rPr>
        <w:t>Additionally for scheme 2, we will require the various split counters to be migrated since the employee’s last 5 year milestone. For example, if an employee has completed 6.5 years of service</w:t>
      </w:r>
      <w:r w:rsidR="0045588B">
        <w:rPr>
          <w:rFonts w:ascii="Arial" w:hAnsi="Arial" w:cs="Arial"/>
          <w:sz w:val="22"/>
          <w:szCs w:val="22"/>
        </w:rPr>
        <w:t xml:space="preserve">, who works at a 50% workload and took 10 days leave without pay in the last year then it would be expected to have the below data migrated – </w:t>
      </w:r>
    </w:p>
    <w:p w:rsidR="0045588B" w:rsidRPr="0045588B" w:rsidRDefault="0045588B" w:rsidP="0045588B">
      <w:pPr>
        <w:pStyle w:val="ListParagraph"/>
        <w:numPr>
          <w:ilvl w:val="0"/>
          <w:numId w:val="41"/>
        </w:numPr>
        <w:rPr>
          <w:rFonts w:ascii="Arial" w:hAnsi="Arial" w:cs="Arial"/>
          <w:sz w:val="22"/>
          <w:szCs w:val="22"/>
        </w:rPr>
      </w:pPr>
      <w:r w:rsidRPr="0045588B">
        <w:rPr>
          <w:rFonts w:ascii="Arial" w:hAnsi="Arial" w:cs="Arial"/>
          <w:sz w:val="22"/>
          <w:szCs w:val="22"/>
        </w:rPr>
        <w:t xml:space="preserve">ZX01 Workdays – 548 (representing 1.5 years since 5 YOS) </w:t>
      </w:r>
    </w:p>
    <w:p w:rsidR="0045588B" w:rsidRPr="0045588B" w:rsidRDefault="0045588B" w:rsidP="0045588B">
      <w:pPr>
        <w:pStyle w:val="ListParagraph"/>
        <w:numPr>
          <w:ilvl w:val="0"/>
          <w:numId w:val="41"/>
        </w:numPr>
        <w:rPr>
          <w:rFonts w:ascii="Arial" w:hAnsi="Arial" w:cs="Arial"/>
          <w:sz w:val="22"/>
          <w:szCs w:val="22"/>
        </w:rPr>
      </w:pPr>
      <w:r w:rsidRPr="0045588B">
        <w:rPr>
          <w:rFonts w:ascii="Arial" w:hAnsi="Arial" w:cs="Arial"/>
          <w:sz w:val="22"/>
          <w:szCs w:val="22"/>
        </w:rPr>
        <w:t xml:space="preserve">ZY01 LWOP – 10 </w:t>
      </w:r>
    </w:p>
    <w:p w:rsidR="0045588B" w:rsidRDefault="0045588B" w:rsidP="0045588B">
      <w:pPr>
        <w:pStyle w:val="ListParagraph"/>
        <w:numPr>
          <w:ilvl w:val="0"/>
          <w:numId w:val="41"/>
        </w:numPr>
        <w:rPr>
          <w:rFonts w:ascii="Arial" w:hAnsi="Arial" w:cs="Arial"/>
          <w:sz w:val="22"/>
          <w:szCs w:val="22"/>
        </w:rPr>
      </w:pPr>
      <w:r w:rsidRPr="0045588B">
        <w:rPr>
          <w:rFonts w:ascii="Arial" w:hAnsi="Arial" w:cs="Arial"/>
          <w:sz w:val="22"/>
          <w:szCs w:val="22"/>
        </w:rPr>
        <w:t xml:space="preserve">ZZ01 Workload – 50 </w:t>
      </w:r>
    </w:p>
    <w:p w:rsidR="00EE02C0" w:rsidRPr="00B4633D" w:rsidRDefault="00EE02C0" w:rsidP="00EE02C0">
      <w:pPr>
        <w:pStyle w:val="Heading3"/>
      </w:pPr>
      <w:bookmarkStart w:id="310" w:name="_Toc20340588"/>
      <w:bookmarkStart w:id="311" w:name="_Toc20468026"/>
      <w:bookmarkEnd w:id="310"/>
      <w:r w:rsidRPr="00B4633D">
        <w:lastRenderedPageBreak/>
        <w:t>Time in Lieu</w:t>
      </w:r>
      <w:bookmarkEnd w:id="311"/>
      <w:r w:rsidRPr="00B4633D">
        <w:t xml:space="preserve"> </w:t>
      </w:r>
    </w:p>
    <w:p w:rsidR="00A16CF2" w:rsidRDefault="00A16CF2" w:rsidP="00EE02C0">
      <w:pPr>
        <w:rPr>
          <w:rFonts w:ascii="Arial" w:hAnsi="Arial" w:cs="Arial"/>
          <w:sz w:val="22"/>
          <w:szCs w:val="22"/>
        </w:rPr>
      </w:pPr>
      <w:r w:rsidRPr="00A16CF2">
        <w:rPr>
          <w:rFonts w:ascii="Arial" w:hAnsi="Arial" w:cs="Arial"/>
          <w:sz w:val="22"/>
          <w:szCs w:val="22"/>
        </w:rPr>
        <w:t xml:space="preserve">Time in </w:t>
      </w:r>
      <w:r>
        <w:rPr>
          <w:rFonts w:ascii="Arial" w:hAnsi="Arial" w:cs="Arial"/>
          <w:sz w:val="22"/>
          <w:szCs w:val="22"/>
        </w:rPr>
        <w:t xml:space="preserve">Lieu can be requested as an Attendance, which depending on the employee will accrue to the TOIL bucket at either 100% or Overtime rates. The accrual rules are detailed against the Attendance, please refer to </w:t>
      </w:r>
      <w:r w:rsidRPr="008D76AF">
        <w:rPr>
          <w:rFonts w:ascii="Arial" w:hAnsi="Arial" w:cs="Arial"/>
          <w:sz w:val="22"/>
          <w:szCs w:val="22"/>
        </w:rPr>
        <w:t>‘</w:t>
      </w:r>
      <w:r w:rsidRPr="00ED4337">
        <w:rPr>
          <w:rFonts w:ascii="Arial" w:hAnsi="Arial" w:cs="Arial"/>
          <w:sz w:val="22"/>
          <w:szCs w:val="22"/>
        </w:rPr>
        <w:t>Overview_</w:t>
      </w:r>
      <w:r>
        <w:rPr>
          <w:rFonts w:ascii="Arial" w:hAnsi="Arial" w:cs="Arial"/>
          <w:sz w:val="22"/>
          <w:szCs w:val="22"/>
        </w:rPr>
        <w:t>Attendances</w:t>
      </w:r>
      <w:r w:rsidRPr="008D76AF">
        <w:rPr>
          <w:rFonts w:ascii="Arial" w:hAnsi="Arial" w:cs="Arial"/>
          <w:sz w:val="22"/>
          <w:szCs w:val="22"/>
        </w:rPr>
        <w:t>’ tab</w:t>
      </w:r>
      <w:r>
        <w:rPr>
          <w:rFonts w:ascii="Arial" w:hAnsi="Arial" w:cs="Arial"/>
          <w:sz w:val="22"/>
          <w:szCs w:val="22"/>
        </w:rPr>
        <w:t xml:space="preserve"> for details. </w:t>
      </w:r>
    </w:p>
    <w:p w:rsidR="00142CC8" w:rsidRDefault="00142CC8" w:rsidP="00EE02C0">
      <w:pPr>
        <w:rPr>
          <w:rFonts w:ascii="Arial" w:hAnsi="Arial" w:cs="Arial"/>
          <w:sz w:val="22"/>
          <w:szCs w:val="22"/>
        </w:rPr>
      </w:pPr>
    </w:p>
    <w:p w:rsidR="00352BF6" w:rsidRPr="00BF2F32" w:rsidRDefault="00142CC8" w:rsidP="00EE02C0">
      <w:pPr>
        <w:rPr>
          <w:rFonts w:ascii="Arial" w:hAnsi="Arial" w:cs="Arial"/>
          <w:sz w:val="22"/>
          <w:szCs w:val="22"/>
        </w:rPr>
      </w:pPr>
      <w:r w:rsidRPr="00BF2F32">
        <w:rPr>
          <w:rFonts w:ascii="Arial" w:hAnsi="Arial" w:cs="Arial"/>
          <w:sz w:val="22"/>
          <w:szCs w:val="22"/>
        </w:rPr>
        <w:t xml:space="preserve">The Time in Lieu balance will expire at the end </w:t>
      </w:r>
      <w:r w:rsidR="00352BF6" w:rsidRPr="00BF2F32">
        <w:rPr>
          <w:rFonts w:ascii="Arial" w:hAnsi="Arial" w:cs="Arial"/>
          <w:sz w:val="22"/>
          <w:szCs w:val="22"/>
        </w:rPr>
        <w:t xml:space="preserve">as at 31 March of the following calendar year </w:t>
      </w:r>
      <w:r w:rsidR="00352BF6" w:rsidRPr="00067E2B">
        <w:rPr>
          <w:rFonts w:ascii="Arial" w:hAnsi="Arial" w:cs="Arial"/>
          <w:sz w:val="22"/>
          <w:szCs w:val="22"/>
        </w:rPr>
        <w:t>(aligned with Annual Leave expiry)</w:t>
      </w:r>
      <w:r w:rsidR="00352BF6">
        <w:rPr>
          <w:rFonts w:ascii="Arial" w:hAnsi="Arial" w:cs="Arial"/>
          <w:sz w:val="22"/>
          <w:szCs w:val="22"/>
        </w:rPr>
        <w:t>. If the employee hasn’t taken or cashed out their entitlement it will be forfeited</w:t>
      </w:r>
      <w:r w:rsidR="00352BF6" w:rsidRPr="00BF2F32">
        <w:rPr>
          <w:rFonts w:ascii="Arial" w:hAnsi="Arial" w:cs="Arial"/>
          <w:sz w:val="22"/>
          <w:szCs w:val="22"/>
        </w:rPr>
        <w:t xml:space="preserve">. </w:t>
      </w:r>
    </w:p>
    <w:p w:rsidR="00352BF6" w:rsidRPr="00BF2F32" w:rsidRDefault="00352BF6" w:rsidP="00EE02C0">
      <w:pPr>
        <w:rPr>
          <w:rFonts w:ascii="Arial" w:hAnsi="Arial" w:cs="Arial"/>
          <w:sz w:val="22"/>
          <w:szCs w:val="22"/>
        </w:rPr>
      </w:pPr>
      <w:r w:rsidRPr="00BF2F32">
        <w:rPr>
          <w:rFonts w:ascii="Arial" w:hAnsi="Arial" w:cs="Arial"/>
          <w:sz w:val="22"/>
          <w:szCs w:val="22"/>
        </w:rPr>
        <w:t xml:space="preserve">For example – </w:t>
      </w:r>
    </w:p>
    <w:p w:rsidR="00352BF6" w:rsidRPr="00A40717" w:rsidRDefault="00352BF6" w:rsidP="00A40717">
      <w:pPr>
        <w:pStyle w:val="ListParagraph"/>
        <w:numPr>
          <w:ilvl w:val="0"/>
          <w:numId w:val="45"/>
        </w:numPr>
        <w:rPr>
          <w:rFonts w:ascii="Arial" w:hAnsi="Arial" w:cs="Arial"/>
          <w:sz w:val="22"/>
          <w:szCs w:val="22"/>
        </w:rPr>
      </w:pPr>
      <w:r w:rsidRPr="00A40717">
        <w:rPr>
          <w:rFonts w:ascii="Arial" w:hAnsi="Arial" w:cs="Arial"/>
          <w:sz w:val="22"/>
          <w:szCs w:val="22"/>
        </w:rPr>
        <w:t xml:space="preserve">Employee accrues 4 days in Sept 2019 </w:t>
      </w:r>
    </w:p>
    <w:p w:rsidR="00352BF6" w:rsidRPr="00A40717" w:rsidRDefault="00352BF6" w:rsidP="00A40717">
      <w:pPr>
        <w:pStyle w:val="ListParagraph"/>
        <w:numPr>
          <w:ilvl w:val="0"/>
          <w:numId w:val="45"/>
        </w:numPr>
        <w:rPr>
          <w:rFonts w:ascii="Arial" w:hAnsi="Arial" w:cs="Arial"/>
          <w:sz w:val="22"/>
          <w:szCs w:val="22"/>
        </w:rPr>
      </w:pPr>
      <w:r w:rsidRPr="00A40717">
        <w:rPr>
          <w:rFonts w:ascii="Arial" w:hAnsi="Arial" w:cs="Arial"/>
          <w:sz w:val="22"/>
          <w:szCs w:val="22"/>
        </w:rPr>
        <w:t xml:space="preserve">Employee accrues 3 days in Nov 2019 </w:t>
      </w:r>
    </w:p>
    <w:p w:rsidR="00352BF6" w:rsidRPr="00A40717" w:rsidRDefault="00352BF6" w:rsidP="00A40717">
      <w:pPr>
        <w:pStyle w:val="ListParagraph"/>
        <w:numPr>
          <w:ilvl w:val="0"/>
          <w:numId w:val="45"/>
        </w:numPr>
        <w:rPr>
          <w:rFonts w:ascii="Arial" w:hAnsi="Arial" w:cs="Arial"/>
          <w:sz w:val="22"/>
          <w:szCs w:val="22"/>
        </w:rPr>
      </w:pPr>
      <w:r w:rsidRPr="00A40717">
        <w:rPr>
          <w:rFonts w:ascii="Arial" w:hAnsi="Arial" w:cs="Arial"/>
          <w:sz w:val="22"/>
          <w:szCs w:val="22"/>
        </w:rPr>
        <w:t xml:space="preserve">Employee accrues 2 days in Jan 2020 </w:t>
      </w:r>
    </w:p>
    <w:p w:rsidR="00352BF6" w:rsidRPr="00BF2F32" w:rsidRDefault="00352BF6" w:rsidP="00EE02C0">
      <w:pPr>
        <w:rPr>
          <w:rFonts w:ascii="Arial" w:hAnsi="Arial" w:cs="Arial"/>
          <w:sz w:val="22"/>
          <w:szCs w:val="22"/>
        </w:rPr>
      </w:pPr>
      <w:r w:rsidRPr="00BF2F32">
        <w:rPr>
          <w:rFonts w:ascii="Arial" w:hAnsi="Arial" w:cs="Arial"/>
          <w:sz w:val="22"/>
          <w:szCs w:val="22"/>
        </w:rPr>
        <w:t xml:space="preserve">If an employee takes 1 day TOIL in February 2020 the balance as at March 2020 is 8 days. 6 days should expire on 31 March 2020, so the balance as at April 2020 will be reduced to 2 days. </w:t>
      </w:r>
    </w:p>
    <w:p w:rsidR="00142CC8" w:rsidRDefault="00142CC8" w:rsidP="00EE02C0">
      <w:pPr>
        <w:rPr>
          <w:rFonts w:ascii="Arial" w:hAnsi="Arial" w:cs="Arial"/>
          <w:sz w:val="22"/>
          <w:szCs w:val="22"/>
        </w:rPr>
      </w:pPr>
    </w:p>
    <w:p w:rsidR="00142CC8" w:rsidRDefault="00142CC8" w:rsidP="00142CC8">
      <w:pPr>
        <w:rPr>
          <w:rFonts w:ascii="Arial" w:hAnsi="Arial" w:cs="Arial"/>
          <w:sz w:val="22"/>
          <w:szCs w:val="22"/>
        </w:rPr>
      </w:pPr>
      <w:r w:rsidRPr="00BF2F32">
        <w:rPr>
          <w:rFonts w:ascii="Arial" w:hAnsi="Arial" w:cs="Arial"/>
          <w:sz w:val="22"/>
          <w:szCs w:val="22"/>
        </w:rPr>
        <w:t>The entitlement balance will be included in the Leave Balance outbound integration to Workday.</w:t>
      </w:r>
      <w:r>
        <w:rPr>
          <w:rFonts w:ascii="Arial" w:hAnsi="Arial" w:cs="Arial"/>
          <w:sz w:val="22"/>
          <w:szCs w:val="22"/>
        </w:rPr>
        <w:t xml:space="preserve"> </w:t>
      </w:r>
    </w:p>
    <w:p w:rsidR="00142CC8" w:rsidRDefault="00142CC8" w:rsidP="00EE02C0">
      <w:pPr>
        <w:rPr>
          <w:rFonts w:ascii="Arial" w:hAnsi="Arial" w:cs="Arial"/>
          <w:sz w:val="22"/>
          <w:szCs w:val="22"/>
        </w:rPr>
      </w:pPr>
    </w:p>
    <w:p w:rsidR="00B4633D" w:rsidRDefault="00B4633D" w:rsidP="00B4633D">
      <w:pPr>
        <w:rPr>
          <w:rFonts w:ascii="Arial" w:hAnsi="Arial" w:cs="Arial"/>
          <w:sz w:val="22"/>
          <w:szCs w:val="22"/>
        </w:rPr>
      </w:pPr>
      <w:r w:rsidRPr="0084520E">
        <w:rPr>
          <w:rFonts w:ascii="Arial" w:hAnsi="Arial" w:cs="Arial"/>
          <w:sz w:val="22"/>
          <w:szCs w:val="22"/>
        </w:rPr>
        <w:t>Please refer to the Time Blueprint Configuration Worksheet ‘Time Rule Overview’ and ‘Overview_</w:t>
      </w:r>
      <w:r>
        <w:rPr>
          <w:rFonts w:ascii="Arial" w:hAnsi="Arial" w:cs="Arial"/>
          <w:sz w:val="22"/>
          <w:szCs w:val="22"/>
        </w:rPr>
        <w:t>Quotas</w:t>
      </w:r>
      <w:r w:rsidRPr="0084520E">
        <w:rPr>
          <w:rFonts w:ascii="Arial" w:hAnsi="Arial" w:cs="Arial"/>
          <w:sz w:val="22"/>
          <w:szCs w:val="22"/>
        </w:rPr>
        <w:t xml:space="preserve">’ tabs for details on </w:t>
      </w:r>
      <w:r>
        <w:rPr>
          <w:rFonts w:ascii="Arial" w:hAnsi="Arial" w:cs="Arial"/>
          <w:sz w:val="22"/>
          <w:szCs w:val="22"/>
        </w:rPr>
        <w:t xml:space="preserve">quota </w:t>
      </w:r>
      <w:r w:rsidRPr="0084520E">
        <w:rPr>
          <w:rFonts w:ascii="Arial" w:hAnsi="Arial" w:cs="Arial"/>
          <w:sz w:val="22"/>
          <w:szCs w:val="22"/>
        </w:rPr>
        <w:t xml:space="preserve">eligibility and </w:t>
      </w:r>
      <w:r>
        <w:rPr>
          <w:rFonts w:ascii="Arial" w:hAnsi="Arial" w:cs="Arial"/>
          <w:sz w:val="22"/>
          <w:szCs w:val="22"/>
        </w:rPr>
        <w:t xml:space="preserve">accrual rules. </w:t>
      </w:r>
    </w:p>
    <w:p w:rsidR="00AC03B8" w:rsidRDefault="00AC03B8" w:rsidP="00B4633D">
      <w:pPr>
        <w:rPr>
          <w:rFonts w:ascii="Arial" w:hAnsi="Arial" w:cs="Arial"/>
          <w:sz w:val="22"/>
          <w:szCs w:val="22"/>
        </w:rPr>
      </w:pPr>
    </w:p>
    <w:p w:rsidR="004F23CE" w:rsidRDefault="004F23CE" w:rsidP="00D66F94">
      <w:pPr>
        <w:pStyle w:val="Heading2"/>
        <w:numPr>
          <w:ilvl w:val="1"/>
          <w:numId w:val="17"/>
        </w:numPr>
      </w:pPr>
      <w:bookmarkStart w:id="312" w:name="_Toc20340590"/>
      <w:bookmarkStart w:id="313" w:name="_Toc20468027"/>
      <w:bookmarkEnd w:id="312"/>
      <w:r>
        <w:t>Leave Encashment</w:t>
      </w:r>
      <w:bookmarkEnd w:id="313"/>
      <w:r>
        <w:t xml:space="preserve"> </w:t>
      </w:r>
    </w:p>
    <w:p w:rsidR="004F23CE" w:rsidRDefault="00EE02C0" w:rsidP="004F23CE">
      <w:pPr>
        <w:rPr>
          <w:rFonts w:ascii="Arial" w:hAnsi="Arial" w:cs="Arial"/>
          <w:sz w:val="22"/>
          <w:szCs w:val="22"/>
          <w:lang w:eastAsia="zh-TW"/>
        </w:rPr>
      </w:pPr>
      <w:r>
        <w:rPr>
          <w:rFonts w:ascii="Arial" w:hAnsi="Arial" w:cs="Arial"/>
          <w:sz w:val="22"/>
          <w:szCs w:val="22"/>
          <w:lang w:eastAsia="zh-TW"/>
        </w:rPr>
        <w:t xml:space="preserve">Leave Encashment (Infotype 0416) will be used to support the manual cash out of leave in service as well as automatically upon termination. </w:t>
      </w:r>
    </w:p>
    <w:p w:rsidR="00EE02C0" w:rsidRDefault="00EE02C0" w:rsidP="004F23CE">
      <w:pPr>
        <w:rPr>
          <w:rFonts w:ascii="Arial" w:hAnsi="Arial" w:cs="Arial"/>
          <w:sz w:val="22"/>
          <w:szCs w:val="22"/>
          <w:lang w:eastAsia="zh-TW"/>
        </w:rPr>
      </w:pPr>
      <w:r>
        <w:rPr>
          <w:rFonts w:ascii="Arial" w:hAnsi="Arial" w:cs="Arial"/>
          <w:sz w:val="22"/>
          <w:szCs w:val="22"/>
          <w:lang w:eastAsia="zh-TW"/>
        </w:rPr>
        <w:t xml:space="preserve">These cash out requests should be requested directly through </w:t>
      </w:r>
      <w:r w:rsidRPr="00124149">
        <w:rPr>
          <w:rFonts w:ascii="Arial" w:hAnsi="Arial" w:cs="Arial"/>
          <w:sz w:val="22"/>
          <w:szCs w:val="22"/>
        </w:rPr>
        <w:t>GlobalView</w:t>
      </w:r>
      <w:r w:rsidRPr="00124149">
        <w:rPr>
          <w:rFonts w:ascii="Arial" w:hAnsi="Arial" w:cs="Arial"/>
          <w:sz w:val="22"/>
          <w:szCs w:val="22"/>
          <w:vertAlign w:val="superscript"/>
        </w:rPr>
        <w:t>®</w:t>
      </w:r>
      <w:r>
        <w:rPr>
          <w:rFonts w:ascii="Arial" w:hAnsi="Arial" w:cs="Arial"/>
          <w:sz w:val="22"/>
          <w:szCs w:val="22"/>
          <w:lang w:eastAsia="zh-TW"/>
        </w:rPr>
        <w:t xml:space="preserve">, this will not be interfaced through from Workday. </w:t>
      </w:r>
    </w:p>
    <w:tbl>
      <w:tblPr>
        <w:tblW w:w="9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3260"/>
        <w:gridCol w:w="1276"/>
        <w:gridCol w:w="1276"/>
      </w:tblGrid>
      <w:tr w:rsidR="00EE02C0" w:rsidRPr="00F1402B" w:rsidTr="00224BF6">
        <w:trPr>
          <w:cantSplit/>
          <w:trHeight w:val="353"/>
          <w:tblHeader/>
        </w:trPr>
        <w:tc>
          <w:tcPr>
            <w:tcW w:w="3828" w:type="dxa"/>
            <w:shd w:val="clear" w:color="auto" w:fill="17365D" w:themeFill="text2" w:themeFillShade="BF"/>
            <w:vAlign w:val="center"/>
          </w:tcPr>
          <w:p w:rsidR="00EE02C0" w:rsidRPr="00F1402B"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Compensation Method</w:t>
            </w:r>
          </w:p>
        </w:tc>
        <w:tc>
          <w:tcPr>
            <w:tcW w:w="3260" w:type="dxa"/>
            <w:shd w:val="clear" w:color="auto" w:fill="17365D" w:themeFill="text2" w:themeFillShade="BF"/>
            <w:vAlign w:val="center"/>
          </w:tcPr>
          <w:p w:rsidR="00EE02C0"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Quota</w:t>
            </w:r>
          </w:p>
        </w:tc>
        <w:tc>
          <w:tcPr>
            <w:tcW w:w="1276" w:type="dxa"/>
            <w:shd w:val="clear" w:color="auto" w:fill="17365D" w:themeFill="text2" w:themeFillShade="BF"/>
          </w:tcPr>
          <w:p w:rsidR="00EE02C0" w:rsidRDefault="00EE02C0" w:rsidP="00224BF6">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Comp %’age</w:t>
            </w:r>
          </w:p>
        </w:tc>
        <w:tc>
          <w:tcPr>
            <w:tcW w:w="1276" w:type="dxa"/>
            <w:shd w:val="clear" w:color="auto" w:fill="17365D" w:themeFill="text2" w:themeFillShade="BF"/>
          </w:tcPr>
          <w:p w:rsidR="00EE02C0" w:rsidRDefault="00EE02C0" w:rsidP="00224BF6">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Leave Payout WT</w:t>
            </w:r>
          </w:p>
        </w:tc>
      </w:tr>
      <w:tr w:rsidR="00C133F2" w:rsidRPr="00F1402B" w:rsidTr="00224BF6">
        <w:trPr>
          <w:cantSplit/>
          <w:trHeight w:val="255"/>
        </w:trPr>
        <w:tc>
          <w:tcPr>
            <w:tcW w:w="3828" w:type="dxa"/>
            <w:shd w:val="clear" w:color="auto" w:fill="auto"/>
            <w:noWrap/>
            <w:vAlign w:val="center"/>
          </w:tcPr>
          <w:p w:rsidR="00C133F2" w:rsidRPr="00962DF3" w:rsidRDefault="00C462F5" w:rsidP="00224BF6">
            <w:pPr>
              <w:spacing w:before="40" w:after="40" w:line="240" w:lineRule="auto"/>
              <w:rPr>
                <w:rFonts w:ascii="Arial" w:hAnsi="Arial" w:cs="Arial"/>
                <w:sz w:val="20"/>
                <w:lang w:eastAsia="zh-TW"/>
              </w:rPr>
            </w:pPr>
            <w:r>
              <w:rPr>
                <w:rFonts w:ascii="Arial" w:hAnsi="Arial" w:cs="Arial"/>
                <w:sz w:val="20"/>
                <w:lang w:eastAsia="zh-TW"/>
              </w:rPr>
              <w:t>V001 – Leave Encashment (Manual)</w:t>
            </w:r>
          </w:p>
        </w:tc>
        <w:tc>
          <w:tcPr>
            <w:tcW w:w="3260" w:type="dxa"/>
            <w:vAlign w:val="center"/>
          </w:tcPr>
          <w:p w:rsidR="00C133F2" w:rsidRPr="006C31E8" w:rsidRDefault="00C133F2" w:rsidP="00224BF6">
            <w:pPr>
              <w:spacing w:before="40" w:after="40" w:line="240" w:lineRule="auto"/>
              <w:rPr>
                <w:rFonts w:ascii="Arial" w:hAnsi="Arial" w:cs="Arial"/>
                <w:sz w:val="20"/>
                <w:lang w:eastAsia="zh-TW"/>
              </w:rPr>
            </w:pPr>
            <w:r>
              <w:rPr>
                <w:rFonts w:ascii="Arial" w:hAnsi="Arial" w:cs="Arial"/>
                <w:sz w:val="20"/>
                <w:lang w:eastAsia="zh-TW"/>
              </w:rPr>
              <w:t xml:space="preserve">80 – Time in Lieu </w:t>
            </w:r>
          </w:p>
        </w:tc>
        <w:tc>
          <w:tcPr>
            <w:tcW w:w="1276" w:type="dxa"/>
          </w:tcPr>
          <w:p w:rsidR="00C133F2" w:rsidRDefault="00C133F2" w:rsidP="00224BF6">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276" w:type="dxa"/>
          </w:tcPr>
          <w:p w:rsidR="00C133F2" w:rsidRPr="00C133F2" w:rsidRDefault="00C133F2" w:rsidP="00224BF6">
            <w:pPr>
              <w:spacing w:before="40" w:after="40" w:line="240" w:lineRule="auto"/>
              <w:jc w:val="center"/>
              <w:rPr>
                <w:rFonts w:ascii="Arial" w:hAnsi="Arial" w:cs="Arial"/>
                <w:sz w:val="20"/>
                <w:lang w:eastAsia="zh-TW"/>
              </w:rPr>
            </w:pPr>
            <w:r w:rsidRPr="00C133F2">
              <w:rPr>
                <w:rFonts w:ascii="Arial" w:hAnsi="Arial" w:cs="Arial"/>
                <w:sz w:val="20"/>
                <w:lang w:eastAsia="zh-TW"/>
              </w:rPr>
              <w:t>4280</w:t>
            </w:r>
          </w:p>
        </w:tc>
      </w:tr>
      <w:tr w:rsidR="00C133F2" w:rsidRPr="00F1402B" w:rsidTr="00C133F2">
        <w:trPr>
          <w:cantSplit/>
          <w:trHeight w:val="255"/>
        </w:trPr>
        <w:tc>
          <w:tcPr>
            <w:tcW w:w="3828" w:type="dxa"/>
            <w:vMerge w:val="restart"/>
            <w:shd w:val="clear" w:color="auto" w:fill="auto"/>
            <w:noWrap/>
            <w:vAlign w:val="center"/>
          </w:tcPr>
          <w:p w:rsidR="00C133F2" w:rsidRPr="00962DF3" w:rsidRDefault="008A01A3" w:rsidP="00224BF6">
            <w:pPr>
              <w:spacing w:before="40" w:after="40" w:line="240" w:lineRule="auto"/>
              <w:rPr>
                <w:rFonts w:ascii="Arial" w:hAnsi="Arial" w:cs="Arial"/>
                <w:sz w:val="20"/>
                <w:lang w:eastAsia="zh-TW"/>
              </w:rPr>
            </w:pPr>
            <w:r>
              <w:rPr>
                <w:rFonts w:ascii="Arial" w:hAnsi="Arial" w:cs="Arial"/>
                <w:sz w:val="20"/>
                <w:lang w:eastAsia="zh-TW"/>
              </w:rPr>
              <w:t>98</w:t>
            </w:r>
            <w:r w:rsidR="00C133F2">
              <w:rPr>
                <w:rFonts w:ascii="Arial" w:hAnsi="Arial" w:cs="Arial"/>
                <w:sz w:val="20"/>
                <w:lang w:eastAsia="zh-TW"/>
              </w:rPr>
              <w:t>01 – Terminations Quota Comp</w:t>
            </w:r>
          </w:p>
        </w:tc>
        <w:tc>
          <w:tcPr>
            <w:tcW w:w="3260" w:type="dxa"/>
            <w:vAlign w:val="center"/>
          </w:tcPr>
          <w:p w:rsidR="00C133F2" w:rsidRPr="00962DF3" w:rsidRDefault="00C133F2" w:rsidP="00224BF6">
            <w:pPr>
              <w:spacing w:before="40" w:after="40" w:line="240" w:lineRule="auto"/>
              <w:rPr>
                <w:rFonts w:ascii="Arial" w:hAnsi="Arial" w:cs="Arial"/>
                <w:sz w:val="20"/>
                <w:lang w:eastAsia="zh-TW"/>
              </w:rPr>
            </w:pPr>
            <w:r>
              <w:rPr>
                <w:rFonts w:ascii="Arial" w:hAnsi="Arial" w:cs="Arial"/>
                <w:sz w:val="20"/>
                <w:lang w:eastAsia="zh-TW"/>
              </w:rPr>
              <w:t xml:space="preserve">50 – Annual Leave </w:t>
            </w:r>
          </w:p>
        </w:tc>
        <w:tc>
          <w:tcPr>
            <w:tcW w:w="1276" w:type="dxa"/>
            <w:vAlign w:val="center"/>
          </w:tcPr>
          <w:p w:rsidR="00C133F2" w:rsidRDefault="00C133F2" w:rsidP="00C133F2">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276" w:type="dxa"/>
          </w:tcPr>
          <w:p w:rsidR="00C133F2" w:rsidRPr="00C133F2" w:rsidRDefault="00700AFB" w:rsidP="00224BF6">
            <w:pPr>
              <w:spacing w:before="40" w:after="40" w:line="240" w:lineRule="auto"/>
              <w:jc w:val="center"/>
              <w:rPr>
                <w:rFonts w:ascii="Arial" w:hAnsi="Arial" w:cs="Arial"/>
                <w:sz w:val="20"/>
                <w:lang w:eastAsia="zh-TW"/>
              </w:rPr>
            </w:pPr>
            <w:r>
              <w:rPr>
                <w:rFonts w:ascii="Arial" w:hAnsi="Arial" w:cs="Arial"/>
                <w:sz w:val="20"/>
                <w:lang w:eastAsia="zh-TW"/>
              </w:rPr>
              <w:t>5050</w:t>
            </w:r>
          </w:p>
        </w:tc>
      </w:tr>
      <w:tr w:rsidR="00C133F2" w:rsidRPr="00F1402B" w:rsidTr="00C133F2">
        <w:trPr>
          <w:cantSplit/>
          <w:trHeight w:val="255"/>
        </w:trPr>
        <w:tc>
          <w:tcPr>
            <w:tcW w:w="3828" w:type="dxa"/>
            <w:vMerge/>
            <w:shd w:val="clear" w:color="auto" w:fill="auto"/>
            <w:noWrap/>
            <w:vAlign w:val="center"/>
          </w:tcPr>
          <w:p w:rsidR="00C133F2" w:rsidRPr="00962DF3" w:rsidRDefault="00C133F2" w:rsidP="00224BF6">
            <w:pPr>
              <w:spacing w:before="40" w:after="40" w:line="240" w:lineRule="auto"/>
              <w:rPr>
                <w:rFonts w:ascii="Arial" w:hAnsi="Arial" w:cs="Arial"/>
                <w:sz w:val="20"/>
                <w:lang w:eastAsia="zh-TW"/>
              </w:rPr>
            </w:pPr>
          </w:p>
        </w:tc>
        <w:tc>
          <w:tcPr>
            <w:tcW w:w="3260" w:type="dxa"/>
            <w:vAlign w:val="center"/>
          </w:tcPr>
          <w:p w:rsidR="00C133F2" w:rsidRPr="00962DF3" w:rsidRDefault="00C133F2" w:rsidP="00352BF6">
            <w:pPr>
              <w:spacing w:before="40" w:after="40" w:line="240" w:lineRule="auto"/>
              <w:rPr>
                <w:rFonts w:ascii="Arial" w:hAnsi="Arial" w:cs="Arial"/>
                <w:sz w:val="20"/>
                <w:lang w:eastAsia="zh-TW"/>
              </w:rPr>
            </w:pPr>
            <w:r>
              <w:rPr>
                <w:rFonts w:ascii="Arial" w:hAnsi="Arial" w:cs="Arial"/>
                <w:sz w:val="20"/>
                <w:lang w:eastAsia="zh-TW"/>
              </w:rPr>
              <w:t xml:space="preserve">60 – Sick Leave </w:t>
            </w:r>
            <w:r w:rsidR="00352BF6">
              <w:rPr>
                <w:rFonts w:ascii="Arial" w:hAnsi="Arial" w:cs="Arial"/>
                <w:sz w:val="20"/>
                <w:vertAlign w:val="superscript"/>
                <w:lang w:eastAsia="zh-TW"/>
              </w:rPr>
              <w:t>2</w:t>
            </w:r>
          </w:p>
        </w:tc>
        <w:tc>
          <w:tcPr>
            <w:tcW w:w="1276" w:type="dxa"/>
            <w:vAlign w:val="center"/>
          </w:tcPr>
          <w:p w:rsidR="00C133F2" w:rsidRDefault="00C133F2" w:rsidP="00C133F2">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276" w:type="dxa"/>
          </w:tcPr>
          <w:p w:rsidR="00C133F2" w:rsidRPr="00C133F2" w:rsidRDefault="00700AFB" w:rsidP="00224BF6">
            <w:pPr>
              <w:spacing w:before="40" w:after="40" w:line="240" w:lineRule="auto"/>
              <w:jc w:val="center"/>
              <w:rPr>
                <w:rFonts w:ascii="Arial" w:hAnsi="Arial" w:cs="Arial"/>
                <w:sz w:val="20"/>
                <w:lang w:eastAsia="zh-TW"/>
              </w:rPr>
            </w:pPr>
            <w:r>
              <w:rPr>
                <w:rFonts w:ascii="Arial" w:hAnsi="Arial" w:cs="Arial"/>
                <w:sz w:val="20"/>
                <w:lang w:eastAsia="zh-TW"/>
              </w:rPr>
              <w:t>5060</w:t>
            </w:r>
          </w:p>
        </w:tc>
      </w:tr>
      <w:tr w:rsidR="00C133F2" w:rsidRPr="00F1402B" w:rsidTr="00C133F2">
        <w:trPr>
          <w:cantSplit/>
          <w:trHeight w:val="255"/>
        </w:trPr>
        <w:tc>
          <w:tcPr>
            <w:tcW w:w="3828" w:type="dxa"/>
            <w:vMerge/>
            <w:shd w:val="clear" w:color="auto" w:fill="auto"/>
            <w:noWrap/>
            <w:vAlign w:val="center"/>
          </w:tcPr>
          <w:p w:rsidR="00C133F2" w:rsidRPr="00962DF3" w:rsidRDefault="00C133F2" w:rsidP="00224BF6">
            <w:pPr>
              <w:spacing w:before="40" w:after="40" w:line="240" w:lineRule="auto"/>
              <w:rPr>
                <w:rFonts w:ascii="Arial" w:hAnsi="Arial" w:cs="Arial"/>
                <w:sz w:val="20"/>
                <w:lang w:eastAsia="zh-TW"/>
              </w:rPr>
            </w:pPr>
          </w:p>
        </w:tc>
        <w:tc>
          <w:tcPr>
            <w:tcW w:w="3260" w:type="dxa"/>
            <w:vAlign w:val="center"/>
          </w:tcPr>
          <w:p w:rsidR="00C133F2" w:rsidRPr="00A074A4" w:rsidRDefault="00C133F2" w:rsidP="00224BF6">
            <w:pPr>
              <w:spacing w:before="40" w:after="40" w:line="240" w:lineRule="auto"/>
              <w:rPr>
                <w:rFonts w:ascii="Arial" w:hAnsi="Arial" w:cs="Arial"/>
                <w:sz w:val="20"/>
                <w:lang w:eastAsia="zh-TW"/>
              </w:rPr>
            </w:pPr>
            <w:r w:rsidRPr="00A074A4">
              <w:rPr>
                <w:rFonts w:ascii="Arial" w:hAnsi="Arial" w:cs="Arial"/>
                <w:sz w:val="20"/>
                <w:lang w:eastAsia="zh-TW"/>
              </w:rPr>
              <w:t xml:space="preserve">70 – Long Service Leave </w:t>
            </w:r>
          </w:p>
        </w:tc>
        <w:tc>
          <w:tcPr>
            <w:tcW w:w="1276" w:type="dxa"/>
            <w:vAlign w:val="center"/>
          </w:tcPr>
          <w:p w:rsidR="00C133F2" w:rsidRPr="00A074A4" w:rsidRDefault="00C133F2" w:rsidP="00C133F2">
            <w:pPr>
              <w:spacing w:before="40" w:after="40" w:line="240" w:lineRule="auto"/>
              <w:jc w:val="center"/>
              <w:rPr>
                <w:rFonts w:ascii="Arial" w:hAnsi="Arial" w:cs="Arial"/>
                <w:sz w:val="20"/>
                <w:lang w:eastAsia="zh-TW"/>
              </w:rPr>
            </w:pPr>
            <w:r w:rsidRPr="00A074A4">
              <w:rPr>
                <w:rFonts w:ascii="Arial" w:hAnsi="Arial" w:cs="Arial"/>
                <w:sz w:val="20"/>
                <w:lang w:eastAsia="zh-TW"/>
              </w:rPr>
              <w:t>100%</w:t>
            </w:r>
          </w:p>
        </w:tc>
        <w:tc>
          <w:tcPr>
            <w:tcW w:w="1276" w:type="dxa"/>
          </w:tcPr>
          <w:p w:rsidR="00C133F2" w:rsidRPr="00C133F2" w:rsidRDefault="00700AFB" w:rsidP="00224BF6">
            <w:pPr>
              <w:spacing w:before="40" w:after="40" w:line="240" w:lineRule="auto"/>
              <w:jc w:val="center"/>
              <w:rPr>
                <w:rFonts w:ascii="Arial" w:hAnsi="Arial" w:cs="Arial"/>
                <w:sz w:val="20"/>
                <w:lang w:eastAsia="zh-TW"/>
              </w:rPr>
            </w:pPr>
            <w:r>
              <w:rPr>
                <w:rFonts w:ascii="Arial" w:hAnsi="Arial" w:cs="Arial"/>
                <w:sz w:val="20"/>
                <w:lang w:eastAsia="zh-TW"/>
              </w:rPr>
              <w:t>5070</w:t>
            </w:r>
          </w:p>
        </w:tc>
      </w:tr>
    </w:tbl>
    <w:p w:rsidR="00EE02C0" w:rsidRDefault="00EE02C0" w:rsidP="004F23CE">
      <w:pPr>
        <w:rPr>
          <w:rFonts w:ascii="Arial" w:hAnsi="Arial" w:cs="Arial"/>
          <w:sz w:val="22"/>
          <w:szCs w:val="22"/>
          <w:lang w:eastAsia="zh-TW"/>
        </w:rPr>
      </w:pPr>
    </w:p>
    <w:p w:rsidR="00A074A4" w:rsidRDefault="00352BF6" w:rsidP="004F23CE">
      <w:pPr>
        <w:rPr>
          <w:rFonts w:ascii="Arial" w:hAnsi="Arial" w:cs="Arial"/>
          <w:sz w:val="22"/>
          <w:szCs w:val="22"/>
          <w:lang w:eastAsia="zh-TW"/>
        </w:rPr>
      </w:pPr>
      <w:r>
        <w:rPr>
          <w:rFonts w:ascii="Arial" w:hAnsi="Arial" w:cs="Arial"/>
          <w:sz w:val="22"/>
          <w:szCs w:val="22"/>
          <w:vertAlign w:val="superscript"/>
          <w:lang w:eastAsia="zh-TW"/>
        </w:rPr>
        <w:t>2</w:t>
      </w:r>
      <w:r>
        <w:rPr>
          <w:rFonts w:ascii="Arial" w:hAnsi="Arial" w:cs="Arial"/>
          <w:sz w:val="22"/>
          <w:szCs w:val="22"/>
          <w:lang w:eastAsia="zh-TW"/>
        </w:rPr>
        <w:t xml:space="preserve"> </w:t>
      </w:r>
      <w:r w:rsidR="00A074A4">
        <w:rPr>
          <w:rFonts w:ascii="Arial" w:hAnsi="Arial" w:cs="Arial"/>
          <w:sz w:val="22"/>
          <w:szCs w:val="22"/>
          <w:lang w:eastAsia="zh-TW"/>
        </w:rPr>
        <w:t xml:space="preserve">Sick Leave Quota will be available for cash out on termination only for the purpose of recovering sick leave which has been taken in advance of entitlement. There will be no payout of unused sick leave. </w:t>
      </w:r>
    </w:p>
    <w:p w:rsidR="004F23CE" w:rsidRDefault="004F23CE" w:rsidP="00D66F94">
      <w:pPr>
        <w:pStyle w:val="Heading2"/>
        <w:numPr>
          <w:ilvl w:val="1"/>
          <w:numId w:val="17"/>
        </w:numPr>
      </w:pPr>
      <w:bookmarkStart w:id="314" w:name="_Toc20340592"/>
      <w:bookmarkStart w:id="315" w:name="_XSS_Functionality"/>
      <w:bookmarkStart w:id="316" w:name="_Toc20468028"/>
      <w:bookmarkStart w:id="317" w:name="_Toc73610204"/>
      <w:bookmarkStart w:id="318" w:name="_Toc120703687"/>
      <w:bookmarkStart w:id="319" w:name="_Toc200178136"/>
      <w:bookmarkStart w:id="320" w:name="_Toc417995101"/>
      <w:bookmarkStart w:id="321" w:name="_Toc517444286"/>
      <w:bookmarkEnd w:id="314"/>
      <w:bookmarkEnd w:id="315"/>
      <w:r>
        <w:lastRenderedPageBreak/>
        <w:t>Time Transfer Specifications</w:t>
      </w:r>
      <w:bookmarkEnd w:id="316"/>
      <w:r>
        <w:t xml:space="preserve"> </w:t>
      </w:r>
    </w:p>
    <w:p w:rsidR="003E6BF6" w:rsidRDefault="003E6BF6" w:rsidP="004F23CE">
      <w:pPr>
        <w:rPr>
          <w:rFonts w:ascii="Arial" w:hAnsi="Arial" w:cs="Arial"/>
          <w:sz w:val="22"/>
          <w:szCs w:val="22"/>
        </w:rPr>
      </w:pPr>
      <w:r>
        <w:rPr>
          <w:rFonts w:ascii="Arial" w:hAnsi="Arial" w:cs="Arial"/>
          <w:sz w:val="22"/>
          <w:szCs w:val="22"/>
        </w:rPr>
        <w:t xml:space="preserve">Time Transfer Specifications (Infotype 2012) can be used as flags to alter processing, achieve special outcomes or fulfil complex business requirements. </w:t>
      </w:r>
    </w:p>
    <w:p w:rsidR="00AB7C50" w:rsidRDefault="00966A7B" w:rsidP="004F23CE">
      <w:pPr>
        <w:rPr>
          <w:rFonts w:ascii="Arial" w:hAnsi="Arial" w:cs="Arial"/>
          <w:sz w:val="22"/>
          <w:szCs w:val="22"/>
        </w:rPr>
      </w:pPr>
      <w:r w:rsidRPr="00752FEF">
        <w:rPr>
          <w:rFonts w:ascii="Arial" w:hAnsi="Arial" w:cs="Arial"/>
          <w:sz w:val="22"/>
          <w:szCs w:val="22"/>
        </w:rPr>
        <w:t xml:space="preserve">For </w:t>
      </w:r>
      <w:r w:rsidRPr="00752FEF">
        <w:rPr>
          <w:rFonts w:ascii="Arial" w:hAnsi="Arial" w:cs="Arial"/>
          <w:sz w:val="22"/>
          <w:szCs w:val="22"/>
        </w:rPr>
        <w:fldChar w:fldCharType="begin"/>
      </w:r>
      <w:r w:rsidRPr="00752FEF">
        <w:rPr>
          <w:rFonts w:ascii="Arial" w:hAnsi="Arial" w:cs="Arial"/>
          <w:sz w:val="22"/>
          <w:szCs w:val="22"/>
        </w:rPr>
        <w:instrText xml:space="preserve"> STYLEREF  ClientName-Ref  \* MERGEFORMAT </w:instrText>
      </w:r>
      <w:r w:rsidRPr="00752FEF">
        <w:rPr>
          <w:rFonts w:ascii="Arial" w:hAnsi="Arial" w:cs="Arial"/>
          <w:sz w:val="22"/>
          <w:szCs w:val="22"/>
        </w:rPr>
        <w:fldChar w:fldCharType="separate"/>
      </w:r>
      <w:r w:rsidR="00700AFB">
        <w:rPr>
          <w:rFonts w:ascii="Arial" w:hAnsi="Arial" w:cs="Arial"/>
          <w:noProof/>
          <w:sz w:val="22"/>
          <w:szCs w:val="22"/>
        </w:rPr>
        <w:t>RMIT Vietnam</w:t>
      </w:r>
      <w:r w:rsidRPr="00752FEF">
        <w:rPr>
          <w:rFonts w:ascii="Arial" w:hAnsi="Arial" w:cs="Arial"/>
          <w:sz w:val="22"/>
          <w:szCs w:val="22"/>
        </w:rPr>
        <w:fldChar w:fldCharType="end"/>
      </w:r>
      <w:r w:rsidRPr="00752FEF">
        <w:rPr>
          <w:rFonts w:ascii="Arial" w:hAnsi="Arial" w:cs="Arial"/>
          <w:sz w:val="22"/>
          <w:szCs w:val="22"/>
        </w:rPr>
        <w:t xml:space="preserve"> there are </w:t>
      </w:r>
      <w:r w:rsidR="00AB7C50">
        <w:rPr>
          <w:rFonts w:ascii="Arial" w:hAnsi="Arial" w:cs="Arial"/>
          <w:sz w:val="22"/>
          <w:szCs w:val="22"/>
        </w:rPr>
        <w:t xml:space="preserve">two requirements for Time Transfer Specs. These should be migrated at Go-Live only, there’s no requirement for ongoing maintenance of these – </w:t>
      </w:r>
    </w:p>
    <w:p w:rsid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9LSL LSL Scheme 1 – Used to flag an employee eligible for </w:t>
      </w:r>
      <w:r>
        <w:rPr>
          <w:rFonts w:ascii="Arial" w:hAnsi="Arial" w:cs="Arial"/>
          <w:sz w:val="22"/>
          <w:szCs w:val="22"/>
        </w:rPr>
        <w:t>LSL</w:t>
      </w:r>
      <w:r w:rsidRPr="00AB7C50">
        <w:rPr>
          <w:rFonts w:ascii="Arial" w:hAnsi="Arial" w:cs="Arial"/>
          <w:sz w:val="22"/>
          <w:szCs w:val="22"/>
        </w:rPr>
        <w:t xml:space="preserve"> Scheme 1 </w:t>
      </w:r>
    </w:p>
    <w:p w:rsidR="00AB7C50" w:rsidRPr="00AB7C50" w:rsidRDefault="00AB7C50" w:rsidP="00AB7C50">
      <w:pPr>
        <w:pStyle w:val="ListParagraph"/>
        <w:numPr>
          <w:ilvl w:val="0"/>
          <w:numId w:val="42"/>
        </w:numPr>
        <w:rPr>
          <w:rFonts w:ascii="Arial" w:hAnsi="Arial" w:cs="Arial"/>
          <w:sz w:val="22"/>
          <w:szCs w:val="22"/>
        </w:rPr>
      </w:pPr>
      <w:r>
        <w:rPr>
          <w:rFonts w:ascii="Arial" w:hAnsi="Arial" w:cs="Arial"/>
          <w:sz w:val="22"/>
          <w:szCs w:val="22"/>
        </w:rPr>
        <w:t xml:space="preserve">ZX00 Total Workdays – Holds total work days since last 5yr milestone </w:t>
      </w:r>
    </w:p>
    <w:p w:rsidR="00AB7C50" w:rsidRP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ZX01 – ZXxx Workdays – </w:t>
      </w:r>
      <w:r>
        <w:rPr>
          <w:rFonts w:ascii="Arial" w:hAnsi="Arial" w:cs="Arial"/>
          <w:sz w:val="22"/>
          <w:szCs w:val="22"/>
        </w:rPr>
        <w:t xml:space="preserve">Holds work days for workload split since last 5yr milestone </w:t>
      </w:r>
    </w:p>
    <w:p w:rsidR="00AB7C50" w:rsidRP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ZY01 – ZYxx LWOP – </w:t>
      </w:r>
      <w:r>
        <w:rPr>
          <w:rFonts w:ascii="Arial" w:hAnsi="Arial" w:cs="Arial"/>
          <w:sz w:val="22"/>
          <w:szCs w:val="22"/>
        </w:rPr>
        <w:t>Holds LWOP days for workload split since last 5yr milestone</w:t>
      </w:r>
    </w:p>
    <w:p w:rsidR="00AB7C50" w:rsidRP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ZZ01 – ZZxx Workload – </w:t>
      </w:r>
      <w:r>
        <w:rPr>
          <w:rFonts w:ascii="Arial" w:hAnsi="Arial" w:cs="Arial"/>
          <w:sz w:val="22"/>
          <w:szCs w:val="22"/>
        </w:rPr>
        <w:t>Holds workload percentages since last 5yr milestone</w:t>
      </w:r>
    </w:p>
    <w:p w:rsidR="00AB7C50" w:rsidRDefault="00AB7C50" w:rsidP="004F23CE">
      <w:pPr>
        <w:rPr>
          <w:rFonts w:ascii="Arial" w:hAnsi="Arial" w:cs="Arial"/>
          <w:sz w:val="22"/>
          <w:szCs w:val="22"/>
        </w:rPr>
      </w:pPr>
    </w:p>
    <w:p w:rsidR="004F23CE" w:rsidRPr="002B0DC0" w:rsidRDefault="004F23CE" w:rsidP="00D66F94">
      <w:pPr>
        <w:pStyle w:val="Heading2"/>
        <w:numPr>
          <w:ilvl w:val="1"/>
          <w:numId w:val="17"/>
        </w:numPr>
      </w:pPr>
      <w:bookmarkStart w:id="322" w:name="_Toc20468029"/>
      <w:r w:rsidRPr="002B0DC0">
        <w:t>Collision Between Time Infotypes</w:t>
      </w:r>
      <w:bookmarkEnd w:id="322"/>
      <w:r w:rsidRPr="002B0DC0">
        <w:t xml:space="preserve"> </w:t>
      </w:r>
    </w:p>
    <w:p w:rsidR="003E6BF6" w:rsidRDefault="003E6BF6" w:rsidP="003E6BF6">
      <w:pPr>
        <w:rPr>
          <w:rFonts w:ascii="Arial" w:hAnsi="Arial" w:cs="Arial"/>
          <w:sz w:val="22"/>
          <w:szCs w:val="22"/>
        </w:rPr>
      </w:pPr>
      <w:r>
        <w:rPr>
          <w:rFonts w:ascii="Arial" w:hAnsi="Arial" w:cs="Arial"/>
          <w:sz w:val="22"/>
          <w:szCs w:val="22"/>
        </w:rPr>
        <w:t xml:space="preserve">For a number of time management infotypes, it is important to determine how the system should react when one record is created that overlaps either partially or completely with an existing record of the same </w:t>
      </w:r>
      <w:r w:rsidR="00B4633D">
        <w:rPr>
          <w:rFonts w:ascii="Arial" w:hAnsi="Arial" w:cs="Arial"/>
          <w:sz w:val="22"/>
          <w:szCs w:val="22"/>
        </w:rPr>
        <w:t>I</w:t>
      </w:r>
      <w:r>
        <w:rPr>
          <w:rFonts w:ascii="Arial" w:hAnsi="Arial" w:cs="Arial"/>
          <w:sz w:val="22"/>
          <w:szCs w:val="22"/>
        </w:rPr>
        <w:t xml:space="preserve">nfotype and Subtype, a different Subtype or an entirely different </w:t>
      </w:r>
      <w:r w:rsidR="00B4633D">
        <w:rPr>
          <w:rFonts w:ascii="Arial" w:hAnsi="Arial" w:cs="Arial"/>
          <w:sz w:val="22"/>
          <w:szCs w:val="22"/>
        </w:rPr>
        <w:t>i</w:t>
      </w:r>
      <w:r>
        <w:rPr>
          <w:rFonts w:ascii="Arial" w:hAnsi="Arial" w:cs="Arial"/>
          <w:sz w:val="22"/>
          <w:szCs w:val="22"/>
        </w:rPr>
        <w:t xml:space="preserve">nfotype. </w:t>
      </w:r>
    </w:p>
    <w:p w:rsidR="003E6BF6" w:rsidRDefault="003E6BF6" w:rsidP="003E6BF6">
      <w:pPr>
        <w:rPr>
          <w:rFonts w:ascii="Arial" w:hAnsi="Arial" w:cs="Arial"/>
          <w:sz w:val="22"/>
          <w:szCs w:val="22"/>
        </w:rPr>
      </w:pPr>
      <w:r>
        <w:rPr>
          <w:rFonts w:ascii="Arial" w:hAnsi="Arial" w:cs="Arial"/>
          <w:sz w:val="22"/>
          <w:szCs w:val="22"/>
        </w:rPr>
        <w:t xml:space="preserve">Handling collisions between time management </w:t>
      </w:r>
      <w:r w:rsidR="00416A95">
        <w:rPr>
          <w:rFonts w:ascii="Arial" w:hAnsi="Arial" w:cs="Arial"/>
          <w:sz w:val="22"/>
          <w:szCs w:val="22"/>
        </w:rPr>
        <w:t>i</w:t>
      </w:r>
      <w:r>
        <w:rPr>
          <w:rFonts w:ascii="Arial" w:hAnsi="Arial" w:cs="Arial"/>
          <w:sz w:val="22"/>
          <w:szCs w:val="22"/>
        </w:rPr>
        <w:t xml:space="preserve">nfotypes is based upon time constraint classes. Infotypes considered include – </w:t>
      </w:r>
    </w:p>
    <w:p w:rsidR="003E6BF6" w:rsidRPr="003E6BF6" w:rsidRDefault="003E6BF6" w:rsidP="00DE6430">
      <w:pPr>
        <w:pStyle w:val="ListParagraph"/>
        <w:numPr>
          <w:ilvl w:val="0"/>
          <w:numId w:val="23"/>
        </w:numPr>
        <w:rPr>
          <w:rFonts w:ascii="Arial" w:hAnsi="Arial" w:cs="Arial"/>
          <w:sz w:val="22"/>
          <w:szCs w:val="22"/>
        </w:rPr>
      </w:pPr>
      <w:r w:rsidRPr="003E6BF6">
        <w:rPr>
          <w:rFonts w:ascii="Arial" w:hAnsi="Arial" w:cs="Arial"/>
          <w:sz w:val="22"/>
          <w:szCs w:val="22"/>
        </w:rPr>
        <w:t xml:space="preserve">Infotype 2001 – Absences </w:t>
      </w:r>
    </w:p>
    <w:p w:rsidR="003E6BF6" w:rsidRPr="003E6BF6" w:rsidRDefault="003E6BF6" w:rsidP="00DE6430">
      <w:pPr>
        <w:pStyle w:val="ListParagraph"/>
        <w:numPr>
          <w:ilvl w:val="0"/>
          <w:numId w:val="23"/>
        </w:numPr>
        <w:rPr>
          <w:rFonts w:ascii="Arial" w:hAnsi="Arial" w:cs="Arial"/>
          <w:sz w:val="22"/>
          <w:szCs w:val="22"/>
        </w:rPr>
      </w:pPr>
      <w:r w:rsidRPr="003E6BF6">
        <w:rPr>
          <w:rFonts w:ascii="Arial" w:hAnsi="Arial" w:cs="Arial"/>
          <w:sz w:val="22"/>
          <w:szCs w:val="22"/>
        </w:rPr>
        <w:t xml:space="preserve">Infotype 2002 – Attendances </w:t>
      </w:r>
    </w:p>
    <w:p w:rsidR="003E6BF6" w:rsidRPr="003E6BF6" w:rsidRDefault="003E6BF6" w:rsidP="00DE6430">
      <w:pPr>
        <w:pStyle w:val="ListParagraph"/>
        <w:numPr>
          <w:ilvl w:val="0"/>
          <w:numId w:val="23"/>
        </w:numPr>
        <w:rPr>
          <w:rFonts w:ascii="Arial" w:hAnsi="Arial" w:cs="Arial"/>
          <w:sz w:val="22"/>
          <w:szCs w:val="22"/>
        </w:rPr>
      </w:pPr>
      <w:r w:rsidRPr="003E6BF6">
        <w:rPr>
          <w:rFonts w:ascii="Arial" w:hAnsi="Arial" w:cs="Arial"/>
          <w:sz w:val="22"/>
          <w:szCs w:val="22"/>
        </w:rPr>
        <w:t xml:space="preserve">Infotype 2003 – Substitutions </w:t>
      </w:r>
    </w:p>
    <w:p w:rsidR="003E6BF6" w:rsidRDefault="003E6BF6" w:rsidP="003E6BF6">
      <w:pPr>
        <w:rPr>
          <w:rFonts w:ascii="Arial" w:hAnsi="Arial" w:cs="Arial"/>
          <w:sz w:val="22"/>
          <w:szCs w:val="22"/>
        </w:rPr>
      </w:pPr>
    </w:p>
    <w:p w:rsidR="002B0DC0" w:rsidRDefault="00B4633D" w:rsidP="002B0DC0">
      <w:pPr>
        <w:tabs>
          <w:tab w:val="left" w:pos="7112"/>
        </w:tabs>
        <w:rPr>
          <w:rFonts w:ascii="Arial" w:hAnsi="Arial" w:cs="Arial"/>
          <w:sz w:val="22"/>
          <w:szCs w:val="22"/>
        </w:rPr>
      </w:pPr>
      <w:r>
        <w:rPr>
          <w:rFonts w:ascii="Arial" w:hAnsi="Arial" w:cs="Arial"/>
          <w:sz w:val="22"/>
          <w:szCs w:val="22"/>
        </w:rPr>
        <w:t>All collision</w:t>
      </w:r>
      <w:r w:rsidR="002B0DC0">
        <w:rPr>
          <w:rFonts w:ascii="Arial" w:hAnsi="Arial" w:cs="Arial"/>
          <w:sz w:val="22"/>
          <w:szCs w:val="22"/>
        </w:rPr>
        <w:t xml:space="preserve"> rules within GlobalView</w:t>
      </w:r>
      <w:r w:rsidR="002B0DC0" w:rsidRPr="003F141A">
        <w:rPr>
          <w:rFonts w:ascii="Arial" w:hAnsi="Arial" w:cs="Arial"/>
          <w:sz w:val="22"/>
          <w:szCs w:val="22"/>
          <w:vertAlign w:val="superscript"/>
        </w:rPr>
        <w:t>®</w:t>
      </w:r>
      <w:r w:rsidR="002B0DC0">
        <w:rPr>
          <w:rFonts w:ascii="Arial" w:hAnsi="Arial" w:cs="Arial"/>
          <w:sz w:val="22"/>
          <w:szCs w:val="22"/>
        </w:rPr>
        <w:t xml:space="preserve"> will be set to Warning only to allow entries to be loaded from Workday. It is assumed that any restrictions required will be built into Workday as the input system</w:t>
      </w:r>
      <w:r w:rsidR="00700AFB">
        <w:rPr>
          <w:rFonts w:ascii="Arial" w:hAnsi="Arial" w:cs="Arial"/>
          <w:sz w:val="22"/>
          <w:szCs w:val="22"/>
        </w:rPr>
        <w:t>.</w:t>
      </w:r>
      <w:r w:rsidR="002B0DC0">
        <w:rPr>
          <w:rFonts w:ascii="Arial" w:hAnsi="Arial" w:cs="Arial"/>
          <w:sz w:val="22"/>
          <w:szCs w:val="22"/>
        </w:rPr>
        <w:t xml:space="preserve"> </w:t>
      </w:r>
    </w:p>
    <w:p w:rsidR="00217D36" w:rsidRDefault="00217D36" w:rsidP="00217D36">
      <w:pPr>
        <w:rPr>
          <w:rFonts w:ascii="Arial" w:hAnsi="Arial" w:cs="Arial"/>
          <w:sz w:val="22"/>
          <w:szCs w:val="22"/>
        </w:rPr>
      </w:pPr>
      <w:r w:rsidRPr="008B72C6">
        <w:rPr>
          <w:rFonts w:ascii="Arial" w:hAnsi="Arial" w:cs="Arial"/>
          <w:sz w:val="22"/>
          <w:szCs w:val="22"/>
        </w:rPr>
        <w:t xml:space="preserve">  </w:t>
      </w:r>
    </w:p>
    <w:p w:rsidR="0031160D" w:rsidRDefault="0031160D" w:rsidP="004F23CE">
      <w:pPr>
        <w:rPr>
          <w:rFonts w:ascii="Arial" w:hAnsi="Arial" w:cs="Arial"/>
          <w:sz w:val="22"/>
          <w:szCs w:val="22"/>
        </w:rPr>
      </w:pPr>
    </w:p>
    <w:p w:rsidR="004F23CE" w:rsidRPr="00C601D1" w:rsidRDefault="004F23CE" w:rsidP="00580A08">
      <w:pPr>
        <w:pStyle w:val="Heading1"/>
      </w:pPr>
      <w:bookmarkStart w:id="323" w:name="_Toc20468030"/>
      <w:r w:rsidRPr="00C601D1">
        <w:lastRenderedPageBreak/>
        <w:t>Time Management Reports</w:t>
      </w:r>
      <w:bookmarkEnd w:id="323"/>
      <w:r w:rsidRPr="00C601D1">
        <w:t xml:space="preserve">  </w:t>
      </w:r>
    </w:p>
    <w:p w:rsidR="004F23CE" w:rsidRPr="00700AFB" w:rsidRDefault="004F23CE" w:rsidP="00E4286F">
      <w:pPr>
        <w:pStyle w:val="Heading2"/>
        <w:numPr>
          <w:ilvl w:val="1"/>
          <w:numId w:val="17"/>
        </w:numPr>
      </w:pPr>
      <w:bookmarkStart w:id="324" w:name="_Toc20468031"/>
      <w:r w:rsidRPr="00700AFB">
        <w:t>GlobalView</w:t>
      </w:r>
      <w:r w:rsidRPr="00700AFB">
        <w:rPr>
          <w:vertAlign w:val="superscript"/>
        </w:rPr>
        <w:t>®</w:t>
      </w:r>
      <w:r w:rsidRPr="00700AFB">
        <w:t xml:space="preserve"> Standard Reports</w:t>
      </w:r>
      <w:bookmarkEnd w:id="324"/>
      <w:r w:rsidRPr="00700AFB">
        <w:t xml:space="preserve"> </w:t>
      </w:r>
    </w:p>
    <w:p w:rsidR="004F17C8" w:rsidRDefault="004F17C8" w:rsidP="0031160D">
      <w:pPr>
        <w:rPr>
          <w:rFonts w:ascii="Arial" w:hAnsi="Arial" w:cs="Arial"/>
          <w:sz w:val="22"/>
          <w:szCs w:val="22"/>
        </w:rPr>
      </w:pPr>
      <w:r>
        <w:rPr>
          <w:rFonts w:ascii="Arial" w:hAnsi="Arial" w:cs="Arial"/>
          <w:sz w:val="22"/>
          <w:szCs w:val="22"/>
        </w:rPr>
        <w:t xml:space="preserve">Below is list of standard Time Management reports </w:t>
      </w:r>
      <w:r w:rsidR="0063407A">
        <w:rPr>
          <w:rFonts w:ascii="Arial" w:hAnsi="Arial" w:cs="Arial"/>
          <w:sz w:val="22"/>
          <w:szCs w:val="22"/>
        </w:rPr>
        <w:t>available in GlobalView</w:t>
      </w:r>
      <w:r w:rsidR="0063407A" w:rsidRPr="004F17C8">
        <w:rPr>
          <w:rFonts w:ascii="Arial" w:hAnsi="Arial" w:cs="Arial"/>
          <w:sz w:val="22"/>
          <w:szCs w:val="22"/>
          <w:vertAlign w:val="superscript"/>
        </w:rPr>
        <w:t>®</w:t>
      </w:r>
      <w:r>
        <w:rPr>
          <w:rFonts w:ascii="Arial" w:hAnsi="Arial" w:cs="Arial"/>
          <w:sz w:val="22"/>
          <w:szCs w:val="22"/>
        </w:rPr>
        <w:t xml:space="preserve"> – </w:t>
      </w:r>
    </w:p>
    <w:tbl>
      <w:tblPr>
        <w:tblW w:w="9498" w:type="dxa"/>
        <w:tblInd w:w="108" w:type="dxa"/>
        <w:tblLayout w:type="fixed"/>
        <w:tblLook w:val="0000" w:firstRow="0" w:lastRow="0" w:firstColumn="0" w:lastColumn="0" w:noHBand="0" w:noVBand="0"/>
      </w:tblPr>
      <w:tblGrid>
        <w:gridCol w:w="2835"/>
        <w:gridCol w:w="2410"/>
        <w:gridCol w:w="4253"/>
      </w:tblGrid>
      <w:tr w:rsidR="004F17C8" w:rsidRPr="00F1402B" w:rsidTr="00C8097B">
        <w:trPr>
          <w:cantSplit/>
          <w:trHeight w:val="353"/>
          <w:tblHeader/>
        </w:trPr>
        <w:tc>
          <w:tcPr>
            <w:tcW w:w="28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4F17C8" w:rsidRPr="00F1402B" w:rsidRDefault="004F17C8" w:rsidP="00C8097B">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Report</w:t>
            </w:r>
          </w:p>
        </w:tc>
        <w:tc>
          <w:tcPr>
            <w:tcW w:w="24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4F17C8" w:rsidRPr="00F1402B" w:rsidRDefault="004F17C8"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Transaction Code</w:t>
            </w:r>
          </w:p>
        </w:tc>
        <w:tc>
          <w:tcPr>
            <w:tcW w:w="425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rsidR="004F17C8" w:rsidRPr="00F1402B" w:rsidRDefault="004F17C8"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Description </w:t>
            </w:r>
          </w:p>
        </w:tc>
      </w:tr>
      <w:tr w:rsidR="008472D4"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472D4" w:rsidRPr="00C8097B" w:rsidRDefault="008472D4" w:rsidP="00FA7A48">
            <w:pPr>
              <w:spacing w:before="40" w:after="40" w:line="240" w:lineRule="auto"/>
              <w:rPr>
                <w:rFonts w:ascii="Arial" w:hAnsi="Arial" w:cs="Arial"/>
                <w:sz w:val="20"/>
                <w:szCs w:val="20"/>
                <w:lang w:eastAsia="zh-TW"/>
              </w:rPr>
            </w:pPr>
            <w:r w:rsidRPr="00C8097B">
              <w:rPr>
                <w:rFonts w:ascii="Arial" w:hAnsi="Arial" w:cs="Arial"/>
                <w:sz w:val="20"/>
                <w:szCs w:val="20"/>
              </w:rPr>
              <w:t>Absence / Attendance Data Overview</w:t>
            </w:r>
          </w:p>
        </w:tc>
        <w:tc>
          <w:tcPr>
            <w:tcW w:w="2410" w:type="dxa"/>
            <w:tcBorders>
              <w:top w:val="single" w:sz="4" w:space="0" w:color="auto"/>
              <w:left w:val="single" w:sz="4" w:space="0" w:color="auto"/>
              <w:bottom w:val="single" w:sz="4" w:space="0" w:color="auto"/>
              <w:right w:val="single" w:sz="4" w:space="0" w:color="auto"/>
            </w:tcBorders>
            <w:vAlign w:val="center"/>
          </w:tcPr>
          <w:p w:rsidR="008472D4" w:rsidRPr="00C8097B" w:rsidRDefault="008472D4" w:rsidP="00FA7A48">
            <w:pPr>
              <w:spacing w:before="40" w:after="40" w:line="240" w:lineRule="auto"/>
              <w:rPr>
                <w:rFonts w:ascii="Arial" w:hAnsi="Arial" w:cs="Arial"/>
                <w:sz w:val="20"/>
                <w:szCs w:val="20"/>
                <w:lang w:eastAsia="zh-TW"/>
              </w:rPr>
            </w:pPr>
            <w:r w:rsidRPr="00C8097B">
              <w:rPr>
                <w:rFonts w:ascii="Arial" w:hAnsi="Arial" w:cs="Arial"/>
                <w:sz w:val="20"/>
                <w:szCs w:val="20"/>
              </w:rPr>
              <w:t>ZRADP_M99_ABSATTOVR</w:t>
            </w:r>
          </w:p>
        </w:tc>
        <w:tc>
          <w:tcPr>
            <w:tcW w:w="4253" w:type="dxa"/>
            <w:tcBorders>
              <w:top w:val="single" w:sz="4" w:space="0" w:color="auto"/>
              <w:left w:val="single" w:sz="4" w:space="0" w:color="auto"/>
              <w:bottom w:val="single" w:sz="4" w:space="0" w:color="auto"/>
              <w:right w:val="single" w:sz="4" w:space="0" w:color="auto"/>
            </w:tcBorders>
          </w:tcPr>
          <w:p w:rsidR="008472D4" w:rsidRPr="00C8097B" w:rsidRDefault="008472D4" w:rsidP="00C601D1">
            <w:pPr>
              <w:spacing w:before="40" w:after="40" w:line="240" w:lineRule="auto"/>
              <w:rPr>
                <w:rFonts w:ascii="Arial" w:hAnsi="Arial" w:cs="Arial"/>
                <w:sz w:val="20"/>
                <w:szCs w:val="20"/>
              </w:rPr>
            </w:pPr>
            <w:r w:rsidRPr="00C8097B">
              <w:rPr>
                <w:rFonts w:ascii="Arial" w:hAnsi="Arial" w:cs="Arial"/>
                <w:sz w:val="20"/>
                <w:szCs w:val="20"/>
              </w:rPr>
              <w:t>Th</w:t>
            </w:r>
            <w:r w:rsidR="00C601D1">
              <w:rPr>
                <w:rFonts w:ascii="Arial" w:hAnsi="Arial" w:cs="Arial"/>
                <w:sz w:val="20"/>
                <w:szCs w:val="20"/>
              </w:rPr>
              <w:t xml:space="preserve">is report provides an overview of absence and attendance entries </w:t>
            </w:r>
          </w:p>
        </w:tc>
      </w:tr>
      <w:tr w:rsidR="00C601D1"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Attendances List</w:t>
            </w:r>
          </w:p>
        </w:tc>
        <w:tc>
          <w:tcPr>
            <w:tcW w:w="2410" w:type="dxa"/>
            <w:tcBorders>
              <w:top w:val="single" w:sz="4" w:space="0" w:color="auto"/>
              <w:left w:val="single" w:sz="4" w:space="0" w:color="auto"/>
              <w:bottom w:val="single" w:sz="4" w:space="0" w:color="auto"/>
              <w:right w:val="single" w:sz="4" w:space="0" w:color="auto"/>
            </w:tcBorders>
            <w:vAlign w:val="center"/>
          </w:tcPr>
          <w:p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ZADP_M99_PT_QATT</w:t>
            </w:r>
          </w:p>
        </w:tc>
        <w:tc>
          <w:tcPr>
            <w:tcW w:w="4253" w:type="dxa"/>
            <w:tcBorders>
              <w:top w:val="single" w:sz="4" w:space="0" w:color="auto"/>
              <w:left w:val="single" w:sz="4" w:space="0" w:color="auto"/>
              <w:bottom w:val="single" w:sz="4" w:space="0" w:color="auto"/>
              <w:right w:val="single" w:sz="4" w:space="0" w:color="auto"/>
            </w:tcBorders>
          </w:tcPr>
          <w:p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an overview of attendance entries </w:t>
            </w:r>
          </w:p>
        </w:tc>
      </w:tr>
      <w:tr w:rsidR="00C601D1"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Outstanding Leave Balances Report</w:t>
            </w:r>
          </w:p>
        </w:tc>
        <w:tc>
          <w:tcPr>
            <w:tcW w:w="2410" w:type="dxa"/>
            <w:tcBorders>
              <w:top w:val="single" w:sz="4" w:space="0" w:color="auto"/>
              <w:left w:val="single" w:sz="4" w:space="0" w:color="auto"/>
              <w:bottom w:val="single" w:sz="4" w:space="0" w:color="auto"/>
              <w:right w:val="single" w:sz="4" w:space="0" w:color="auto"/>
            </w:tcBorders>
            <w:vAlign w:val="center"/>
          </w:tcPr>
          <w:p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ZRADP_M99_OLBR</w:t>
            </w:r>
          </w:p>
        </w:tc>
        <w:tc>
          <w:tcPr>
            <w:tcW w:w="4253" w:type="dxa"/>
            <w:tcBorders>
              <w:top w:val="single" w:sz="4" w:space="0" w:color="auto"/>
              <w:left w:val="single" w:sz="4" w:space="0" w:color="auto"/>
              <w:bottom w:val="single" w:sz="4" w:space="0" w:color="auto"/>
              <w:right w:val="single" w:sz="4" w:space="0" w:color="auto"/>
            </w:tcBorders>
          </w:tcPr>
          <w:p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 detailed listing of absence quota accrual and entitlement balances </w:t>
            </w:r>
          </w:p>
        </w:tc>
      </w:tr>
      <w:tr w:rsidR="00C601D1"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Absences List</w:t>
            </w:r>
          </w:p>
        </w:tc>
        <w:tc>
          <w:tcPr>
            <w:tcW w:w="2410" w:type="dxa"/>
            <w:tcBorders>
              <w:top w:val="single" w:sz="4" w:space="0" w:color="auto"/>
              <w:left w:val="single" w:sz="4" w:space="0" w:color="auto"/>
              <w:bottom w:val="single" w:sz="4" w:space="0" w:color="auto"/>
              <w:right w:val="single" w:sz="4" w:space="0" w:color="auto"/>
            </w:tcBorders>
            <w:vAlign w:val="center"/>
          </w:tcPr>
          <w:p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ZADP_M99_PT_QABS</w:t>
            </w:r>
          </w:p>
        </w:tc>
        <w:tc>
          <w:tcPr>
            <w:tcW w:w="4253" w:type="dxa"/>
            <w:tcBorders>
              <w:top w:val="single" w:sz="4" w:space="0" w:color="auto"/>
              <w:left w:val="single" w:sz="4" w:space="0" w:color="auto"/>
              <w:bottom w:val="single" w:sz="4" w:space="0" w:color="auto"/>
              <w:right w:val="single" w:sz="4" w:space="0" w:color="auto"/>
            </w:tcBorders>
          </w:tcPr>
          <w:p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an overview of absence entries </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Quota Overview</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PT50</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The quota overview transaction provides a useful view of absence and attendance quotas for an employee providing information on both actual entitlements but also on accrued values not yet transferred to entitlement</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Display Absence Quota Information</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PT_QTA10</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overviews of employee’s absence quotas according to various aspects. For example, you can display employee’s remaining quota entitlement within a specific interval</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Overview</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PT64</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is used to summarise and classify employee’s absence data from various different points of view. The data is displayed as list/lists showing employee’s attendances and absences</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Calendar View</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PT90</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gives a calendar view of recorded absences and/or attendances. This report supports branching to PA20 display of time data, as well as displaying multiple and extended periods of data and can be used to generate useful statistics on recorded time</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Multiple Employee View</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PT91</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displays absence and/or attendance data for multiple employees in a monthly display from the key date entered in the selection screen</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Overview of Graphic of Attendances / Absences</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PT65</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a graphical overview of attendances and absences for selected employee’s within the reporting period. The graphic displays the attendances and absences in coloured bars (attendances = yellow; absences = red)</w:t>
            </w:r>
          </w:p>
        </w:tc>
      </w:tr>
      <w:tr w:rsidR="00217D36" w:rsidRPr="00F1402B"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lastRenderedPageBreak/>
              <w:t>Personal Work Schedule</w:t>
            </w:r>
          </w:p>
        </w:tc>
        <w:tc>
          <w:tcPr>
            <w:tcW w:w="2410" w:type="dxa"/>
            <w:tcBorders>
              <w:top w:val="single" w:sz="4" w:space="0" w:color="auto"/>
              <w:left w:val="single" w:sz="4" w:space="0" w:color="auto"/>
              <w:bottom w:val="single" w:sz="4" w:space="0" w:color="auto"/>
              <w:right w:val="single" w:sz="4" w:space="0" w:color="auto"/>
            </w:tcBorders>
            <w:vAlign w:val="center"/>
          </w:tcPr>
          <w:p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PT63</w:t>
            </w:r>
          </w:p>
        </w:tc>
        <w:tc>
          <w:tcPr>
            <w:tcW w:w="4253" w:type="dxa"/>
            <w:tcBorders>
              <w:top w:val="single" w:sz="4" w:space="0" w:color="auto"/>
              <w:left w:val="single" w:sz="4" w:space="0" w:color="auto"/>
              <w:bottom w:val="single" w:sz="4" w:space="0" w:color="auto"/>
              <w:right w:val="single" w:sz="4" w:space="0" w:color="auto"/>
            </w:tcBorders>
          </w:tcPr>
          <w:p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an overview for multiple employees for each day in any given period, which includes all essential planned specifications concerning the working time of an employee</w:t>
            </w:r>
          </w:p>
        </w:tc>
      </w:tr>
    </w:tbl>
    <w:p w:rsidR="004F17C8" w:rsidRDefault="004F17C8" w:rsidP="004F23CE">
      <w:pPr>
        <w:rPr>
          <w:lang w:eastAsia="zh-TW"/>
        </w:rPr>
      </w:pPr>
    </w:p>
    <w:p w:rsidR="00463A36" w:rsidRPr="00C601D1" w:rsidRDefault="00463A36" w:rsidP="00580A08">
      <w:pPr>
        <w:pStyle w:val="Heading1"/>
      </w:pPr>
      <w:bookmarkStart w:id="325" w:name="_Configuration_Worksheet"/>
      <w:bookmarkStart w:id="326" w:name="_Toc20468032"/>
      <w:bookmarkEnd w:id="325"/>
      <w:r w:rsidRPr="00C601D1">
        <w:lastRenderedPageBreak/>
        <w:t>Configuration Worksheet</w:t>
      </w:r>
      <w:bookmarkEnd w:id="326"/>
      <w:r w:rsidRPr="00C601D1">
        <w:t xml:space="preserve"> </w:t>
      </w:r>
    </w:p>
    <w:p w:rsidR="00966A7B" w:rsidRDefault="00966A7B" w:rsidP="0081169C">
      <w:pPr>
        <w:rPr>
          <w:rFonts w:ascii="Arial" w:hAnsi="Arial" w:cs="Arial"/>
          <w:sz w:val="22"/>
          <w:szCs w:val="22"/>
        </w:rPr>
      </w:pPr>
    </w:p>
    <w:p w:rsidR="0081169C" w:rsidRDefault="0081169C" w:rsidP="0081169C">
      <w:pPr>
        <w:rPr>
          <w:rFonts w:ascii="Arial" w:hAnsi="Arial" w:cs="Arial"/>
          <w:sz w:val="22"/>
          <w:szCs w:val="22"/>
        </w:rPr>
      </w:pPr>
      <w:r>
        <w:rPr>
          <w:rFonts w:ascii="Arial" w:hAnsi="Arial" w:cs="Arial"/>
          <w:sz w:val="22"/>
          <w:szCs w:val="22"/>
        </w:rPr>
        <w:t xml:space="preserve">The Configuration Worksheet contains the client specific details of the technical settings for the configuration of the system. </w:t>
      </w:r>
    </w:p>
    <w:p w:rsidR="0081169C" w:rsidRDefault="0081169C" w:rsidP="0081169C">
      <w:pPr>
        <w:rPr>
          <w:rFonts w:ascii="Arial" w:hAnsi="Arial" w:cs="Arial"/>
          <w:sz w:val="22"/>
          <w:szCs w:val="22"/>
        </w:rPr>
      </w:pPr>
      <w:r>
        <w:rPr>
          <w:rFonts w:ascii="Arial" w:hAnsi="Arial" w:cs="Arial"/>
          <w:sz w:val="22"/>
          <w:szCs w:val="22"/>
        </w:rPr>
        <w:t xml:space="preserve">Refer to </w:t>
      </w:r>
      <w:r w:rsidRPr="0081169C">
        <w:rPr>
          <w:rFonts w:ascii="Arial" w:hAnsi="Arial" w:cs="Arial"/>
          <w:sz w:val="22"/>
          <w:szCs w:val="22"/>
        </w:rPr>
        <w:t>Time Configuration Blueprint Worksheet</w:t>
      </w:r>
      <w:r>
        <w:rPr>
          <w:rFonts w:ascii="Arial" w:hAnsi="Arial" w:cs="Arial"/>
          <w:sz w:val="22"/>
          <w:szCs w:val="22"/>
        </w:rPr>
        <w:t xml:space="preserve"> included in the </w:t>
      </w:r>
      <w:hyperlink w:anchor="_ADP_Reference_Documents" w:history="1">
        <w:r w:rsidRPr="0081169C">
          <w:rPr>
            <w:rStyle w:val="Hyperlink"/>
            <w:rFonts w:ascii="Arial" w:hAnsi="Arial" w:cs="Arial"/>
            <w:sz w:val="22"/>
            <w:szCs w:val="22"/>
          </w:rPr>
          <w:t>Appendix</w:t>
        </w:r>
      </w:hyperlink>
      <w:r>
        <w:rPr>
          <w:rFonts w:ascii="Arial" w:hAnsi="Arial" w:cs="Arial"/>
          <w:sz w:val="22"/>
          <w:szCs w:val="22"/>
        </w:rPr>
        <w:t xml:space="preserve">. </w:t>
      </w:r>
    </w:p>
    <w:p w:rsidR="0081169C" w:rsidRDefault="0081169C" w:rsidP="004F23CE">
      <w:pPr>
        <w:rPr>
          <w:rFonts w:ascii="Arial" w:hAnsi="Arial" w:cs="Arial"/>
          <w:sz w:val="22"/>
          <w:szCs w:val="22"/>
        </w:rPr>
      </w:pPr>
    </w:p>
    <w:p w:rsidR="00C601D1" w:rsidRDefault="00C601D1" w:rsidP="004F23CE">
      <w:pPr>
        <w:rPr>
          <w:rFonts w:ascii="Arial" w:hAnsi="Arial" w:cs="Arial"/>
          <w:sz w:val="22"/>
          <w:szCs w:val="22"/>
        </w:rPr>
      </w:pPr>
    </w:p>
    <w:p w:rsidR="00463A36" w:rsidRPr="00C84ABD" w:rsidRDefault="00463A36" w:rsidP="00580A08">
      <w:pPr>
        <w:pStyle w:val="Heading1"/>
      </w:pPr>
      <w:bookmarkStart w:id="327" w:name="_Integration"/>
      <w:bookmarkStart w:id="328" w:name="_Toc20468033"/>
      <w:bookmarkEnd w:id="327"/>
      <w:r w:rsidRPr="00C84ABD">
        <w:lastRenderedPageBreak/>
        <w:t>Integration</w:t>
      </w:r>
      <w:bookmarkEnd w:id="328"/>
      <w:r w:rsidRPr="00C84ABD">
        <w:t xml:space="preserve"> </w:t>
      </w:r>
    </w:p>
    <w:p w:rsidR="00463A36" w:rsidRPr="006715AC" w:rsidRDefault="00463A36" w:rsidP="00E4286F">
      <w:pPr>
        <w:pStyle w:val="Heading2"/>
        <w:numPr>
          <w:ilvl w:val="1"/>
          <w:numId w:val="17"/>
        </w:numPr>
      </w:pPr>
      <w:bookmarkStart w:id="329" w:name="_Toc20468034"/>
      <w:r w:rsidRPr="006715AC">
        <w:t>Payroll</w:t>
      </w:r>
      <w:bookmarkEnd w:id="329"/>
      <w:r w:rsidRPr="006715AC">
        <w:t xml:space="preserve"> </w:t>
      </w:r>
    </w:p>
    <w:p w:rsidR="00605BA5" w:rsidRDefault="00267434" w:rsidP="00463A36">
      <w:pPr>
        <w:rPr>
          <w:rFonts w:ascii="Arial" w:hAnsi="Arial" w:cs="Arial"/>
          <w:sz w:val="22"/>
          <w:szCs w:val="22"/>
          <w:lang w:eastAsia="zh-TW"/>
        </w:rPr>
      </w:pPr>
      <w:r>
        <w:rPr>
          <w:rFonts w:ascii="Arial" w:hAnsi="Arial" w:cs="Arial"/>
          <w:sz w:val="22"/>
          <w:szCs w:val="22"/>
          <w:lang w:eastAsia="zh-TW"/>
        </w:rPr>
        <w:t>Time Evaluation will generate wage types</w:t>
      </w:r>
      <w:r w:rsidR="006715AC">
        <w:rPr>
          <w:rFonts w:ascii="Arial" w:hAnsi="Arial" w:cs="Arial"/>
          <w:sz w:val="22"/>
          <w:szCs w:val="22"/>
          <w:lang w:eastAsia="zh-TW"/>
        </w:rPr>
        <w:t xml:space="preserve"> based on award interpretation conditions and send this information through to payroll for payment. </w:t>
      </w:r>
    </w:p>
    <w:p w:rsidR="006715AC" w:rsidRDefault="006715AC" w:rsidP="00463A36">
      <w:pPr>
        <w:rPr>
          <w:rFonts w:ascii="Arial" w:hAnsi="Arial" w:cs="Arial"/>
          <w:sz w:val="22"/>
          <w:szCs w:val="22"/>
        </w:rPr>
      </w:pPr>
      <w:r>
        <w:rPr>
          <w:rFonts w:ascii="Arial" w:hAnsi="Arial" w:cs="Arial"/>
          <w:sz w:val="22"/>
          <w:szCs w:val="22"/>
          <w:lang w:eastAsia="zh-TW"/>
        </w:rPr>
        <w:t xml:space="preserve">For the full list of wage types produced within time please refer to </w:t>
      </w:r>
      <w:r w:rsidRPr="0084520E">
        <w:rPr>
          <w:rFonts w:ascii="Arial" w:hAnsi="Arial" w:cs="Arial"/>
          <w:sz w:val="22"/>
          <w:szCs w:val="22"/>
        </w:rPr>
        <w:t xml:space="preserve">the Time Blueprint Configuration Worksheet ‘Time </w:t>
      </w:r>
      <w:r>
        <w:rPr>
          <w:rFonts w:ascii="Arial" w:hAnsi="Arial" w:cs="Arial"/>
          <w:sz w:val="22"/>
          <w:szCs w:val="22"/>
        </w:rPr>
        <w:t>Wage Types</w:t>
      </w:r>
      <w:r w:rsidRPr="0084520E">
        <w:rPr>
          <w:rFonts w:ascii="Arial" w:hAnsi="Arial" w:cs="Arial"/>
          <w:sz w:val="22"/>
          <w:szCs w:val="22"/>
        </w:rPr>
        <w:t>’</w:t>
      </w:r>
      <w:r>
        <w:rPr>
          <w:rFonts w:ascii="Arial" w:hAnsi="Arial" w:cs="Arial"/>
          <w:sz w:val="22"/>
          <w:szCs w:val="22"/>
        </w:rPr>
        <w:t xml:space="preserve"> tab. This this is also incorporated into the Payroll Blueprint ‘Payments’ tab including all relevant payroll information. </w:t>
      </w:r>
    </w:p>
    <w:p w:rsidR="00605BA5" w:rsidRDefault="00605BA5" w:rsidP="00463A36">
      <w:pPr>
        <w:rPr>
          <w:rFonts w:ascii="Arial" w:hAnsi="Arial" w:cs="Arial"/>
          <w:sz w:val="22"/>
          <w:szCs w:val="22"/>
          <w:lang w:eastAsia="zh-TW"/>
        </w:rPr>
      </w:pPr>
    </w:p>
    <w:p w:rsidR="00463A36" w:rsidRPr="00267434" w:rsidRDefault="00463A36" w:rsidP="00E4286F">
      <w:pPr>
        <w:pStyle w:val="Heading2"/>
        <w:numPr>
          <w:ilvl w:val="1"/>
          <w:numId w:val="17"/>
        </w:numPr>
      </w:pPr>
      <w:bookmarkStart w:id="330" w:name="_Toc20468035"/>
      <w:r w:rsidRPr="00267434">
        <w:t>WorkDay</w:t>
      </w:r>
      <w:bookmarkEnd w:id="330"/>
    </w:p>
    <w:p w:rsidR="00605BA5" w:rsidRDefault="00605BA5" w:rsidP="00605BA5">
      <w:pPr>
        <w:rPr>
          <w:rFonts w:ascii="Arial" w:hAnsi="Arial" w:cs="Arial"/>
          <w:sz w:val="22"/>
          <w:szCs w:val="22"/>
        </w:rPr>
      </w:pPr>
      <w:r>
        <w:rPr>
          <w:rFonts w:ascii="Arial" w:hAnsi="Arial" w:cs="Arial"/>
          <w:sz w:val="22"/>
          <w:szCs w:val="22"/>
        </w:rPr>
        <w:t xml:space="preserve">The below integrations are expected from Workday – </w:t>
      </w:r>
    </w:p>
    <w:p w:rsidR="00605BA5" w:rsidRDefault="00605BA5" w:rsidP="00463A36">
      <w:pPr>
        <w:rPr>
          <w:rFonts w:ascii="Arial" w:hAnsi="Arial" w:cs="Arial"/>
          <w:sz w:val="22"/>
          <w:szCs w:val="22"/>
        </w:rPr>
      </w:pPr>
    </w:p>
    <w:p w:rsidR="00463A36" w:rsidRPr="00C84ABD" w:rsidRDefault="00C84ABD" w:rsidP="00463A36">
      <w:pPr>
        <w:rPr>
          <w:rFonts w:ascii="Arial" w:hAnsi="Arial" w:cs="Arial"/>
          <w:b/>
          <w:sz w:val="22"/>
          <w:szCs w:val="22"/>
        </w:rPr>
      </w:pPr>
      <w:r w:rsidRPr="00C84ABD">
        <w:rPr>
          <w:rFonts w:ascii="Arial" w:hAnsi="Arial" w:cs="Arial"/>
          <w:b/>
          <w:sz w:val="22"/>
          <w:szCs w:val="22"/>
        </w:rPr>
        <w:t xml:space="preserve">Inbound </w:t>
      </w:r>
    </w:p>
    <w:p w:rsidR="00C84ABD" w:rsidRPr="00C462F5" w:rsidRDefault="00C84ABD" w:rsidP="00605BA5">
      <w:pPr>
        <w:pStyle w:val="ListParagraph"/>
        <w:numPr>
          <w:ilvl w:val="0"/>
          <w:numId w:val="37"/>
        </w:numPr>
        <w:rPr>
          <w:rFonts w:ascii="Arial" w:hAnsi="Arial" w:cs="Arial"/>
          <w:sz w:val="22"/>
          <w:szCs w:val="22"/>
        </w:rPr>
      </w:pPr>
      <w:r w:rsidRPr="00C462F5">
        <w:rPr>
          <w:rFonts w:ascii="Arial" w:hAnsi="Arial" w:cs="Arial"/>
          <w:sz w:val="22"/>
          <w:szCs w:val="22"/>
        </w:rPr>
        <w:t xml:space="preserve">Time Tracking </w:t>
      </w:r>
      <w:r w:rsidR="00267434" w:rsidRPr="00C462F5">
        <w:rPr>
          <w:rFonts w:ascii="Arial" w:hAnsi="Arial" w:cs="Arial"/>
          <w:sz w:val="22"/>
          <w:szCs w:val="22"/>
        </w:rPr>
        <w:t>–</w:t>
      </w:r>
      <w:r w:rsidR="00605BA5" w:rsidRPr="00C462F5">
        <w:rPr>
          <w:rFonts w:ascii="Arial" w:hAnsi="Arial" w:cs="Arial"/>
          <w:sz w:val="22"/>
          <w:szCs w:val="22"/>
        </w:rPr>
        <w:t xml:space="preserve"> </w:t>
      </w:r>
      <w:r w:rsidR="00267434" w:rsidRPr="00BF2F32">
        <w:rPr>
          <w:rFonts w:ascii="Arial" w:hAnsi="Arial" w:cs="Arial"/>
          <w:sz w:val="22"/>
          <w:szCs w:val="22"/>
        </w:rPr>
        <w:t>supplemental integration</w:t>
      </w:r>
      <w:r w:rsidR="00267434" w:rsidRPr="00C462F5">
        <w:rPr>
          <w:rFonts w:ascii="Arial" w:hAnsi="Arial" w:cs="Arial"/>
          <w:sz w:val="22"/>
          <w:szCs w:val="22"/>
        </w:rPr>
        <w:t xml:space="preserve"> for time entry data and costing information (IT2002, IT2010) </w:t>
      </w:r>
    </w:p>
    <w:p w:rsidR="00C84ABD" w:rsidRPr="00C462F5" w:rsidRDefault="00C84ABD" w:rsidP="00605BA5">
      <w:pPr>
        <w:pStyle w:val="ListParagraph"/>
        <w:numPr>
          <w:ilvl w:val="0"/>
          <w:numId w:val="37"/>
        </w:numPr>
        <w:rPr>
          <w:rFonts w:ascii="Arial" w:hAnsi="Arial" w:cs="Arial"/>
          <w:sz w:val="22"/>
          <w:szCs w:val="22"/>
        </w:rPr>
      </w:pPr>
      <w:r w:rsidRPr="00C462F5">
        <w:rPr>
          <w:rFonts w:ascii="Arial" w:hAnsi="Arial" w:cs="Arial"/>
          <w:sz w:val="22"/>
          <w:szCs w:val="22"/>
        </w:rPr>
        <w:t xml:space="preserve">Time Off </w:t>
      </w:r>
      <w:r w:rsidR="00267434" w:rsidRPr="00C462F5">
        <w:rPr>
          <w:rFonts w:ascii="Arial" w:hAnsi="Arial" w:cs="Arial"/>
          <w:sz w:val="22"/>
          <w:szCs w:val="22"/>
        </w:rPr>
        <w:t xml:space="preserve">– </w:t>
      </w:r>
      <w:r w:rsidR="00267434" w:rsidRPr="00BF2F32">
        <w:rPr>
          <w:rFonts w:ascii="Arial" w:hAnsi="Arial" w:cs="Arial"/>
          <w:sz w:val="22"/>
          <w:szCs w:val="22"/>
        </w:rPr>
        <w:t>supplemental integration</w:t>
      </w:r>
      <w:r w:rsidR="00267434" w:rsidRPr="00C462F5">
        <w:rPr>
          <w:rFonts w:ascii="Arial" w:hAnsi="Arial" w:cs="Arial"/>
          <w:sz w:val="22"/>
          <w:szCs w:val="22"/>
        </w:rPr>
        <w:t xml:space="preserve"> for absence data and costing information (IT2001)</w:t>
      </w:r>
    </w:p>
    <w:p w:rsidR="00C84ABD" w:rsidRPr="00C462F5" w:rsidRDefault="00C84ABD" w:rsidP="00605BA5">
      <w:pPr>
        <w:pStyle w:val="ListParagraph"/>
        <w:numPr>
          <w:ilvl w:val="0"/>
          <w:numId w:val="37"/>
        </w:numPr>
        <w:rPr>
          <w:rFonts w:ascii="Arial" w:hAnsi="Arial" w:cs="Arial"/>
          <w:sz w:val="22"/>
          <w:szCs w:val="22"/>
        </w:rPr>
      </w:pPr>
      <w:r w:rsidRPr="00C462F5">
        <w:rPr>
          <w:rFonts w:ascii="Arial" w:hAnsi="Arial" w:cs="Arial"/>
          <w:sz w:val="22"/>
          <w:szCs w:val="22"/>
        </w:rPr>
        <w:t xml:space="preserve">Leave of Absence </w:t>
      </w:r>
      <w:r w:rsidR="00267434" w:rsidRPr="00C462F5">
        <w:rPr>
          <w:rFonts w:ascii="Arial" w:hAnsi="Arial" w:cs="Arial"/>
          <w:sz w:val="22"/>
          <w:szCs w:val="22"/>
        </w:rPr>
        <w:t xml:space="preserve">– standard connector for leave of absence data (IT2001) </w:t>
      </w:r>
    </w:p>
    <w:p w:rsidR="00267434" w:rsidRPr="00C462F5" w:rsidRDefault="00267434" w:rsidP="00463A36">
      <w:pPr>
        <w:rPr>
          <w:rFonts w:ascii="Arial" w:hAnsi="Arial" w:cs="Arial"/>
          <w:sz w:val="22"/>
          <w:szCs w:val="22"/>
        </w:rPr>
      </w:pPr>
    </w:p>
    <w:p w:rsidR="00C84ABD" w:rsidRPr="00C462F5" w:rsidRDefault="00C84ABD" w:rsidP="00463A36">
      <w:pPr>
        <w:rPr>
          <w:rFonts w:ascii="Arial" w:hAnsi="Arial" w:cs="Arial"/>
          <w:b/>
          <w:sz w:val="22"/>
          <w:szCs w:val="22"/>
        </w:rPr>
      </w:pPr>
      <w:r w:rsidRPr="00C462F5">
        <w:rPr>
          <w:rFonts w:ascii="Arial" w:hAnsi="Arial" w:cs="Arial"/>
          <w:b/>
          <w:sz w:val="22"/>
          <w:szCs w:val="22"/>
        </w:rPr>
        <w:t xml:space="preserve">Outbound </w:t>
      </w:r>
    </w:p>
    <w:p w:rsidR="00C84ABD" w:rsidRPr="00C462F5" w:rsidRDefault="00C84ABD" w:rsidP="00267434">
      <w:pPr>
        <w:pStyle w:val="ListParagraph"/>
        <w:numPr>
          <w:ilvl w:val="0"/>
          <w:numId w:val="38"/>
        </w:numPr>
        <w:rPr>
          <w:rFonts w:ascii="Arial" w:hAnsi="Arial" w:cs="Arial"/>
          <w:sz w:val="22"/>
          <w:szCs w:val="22"/>
        </w:rPr>
      </w:pPr>
      <w:r w:rsidRPr="00C462F5">
        <w:rPr>
          <w:rFonts w:ascii="Arial" w:hAnsi="Arial" w:cs="Arial"/>
          <w:sz w:val="22"/>
          <w:szCs w:val="22"/>
        </w:rPr>
        <w:t xml:space="preserve">Leave Balances </w:t>
      </w:r>
      <w:r w:rsidR="00267434" w:rsidRPr="00C462F5">
        <w:rPr>
          <w:rFonts w:ascii="Arial" w:hAnsi="Arial" w:cs="Arial"/>
          <w:sz w:val="22"/>
          <w:szCs w:val="22"/>
        </w:rPr>
        <w:t xml:space="preserve">– </w:t>
      </w:r>
      <w:r w:rsidR="00267434" w:rsidRPr="00BF2F32">
        <w:rPr>
          <w:rFonts w:ascii="Arial" w:hAnsi="Arial" w:cs="Arial"/>
          <w:sz w:val="22"/>
          <w:szCs w:val="22"/>
        </w:rPr>
        <w:t>custom integration</w:t>
      </w:r>
      <w:r w:rsidR="00267434" w:rsidRPr="00C462F5">
        <w:rPr>
          <w:rFonts w:ascii="Arial" w:hAnsi="Arial" w:cs="Arial"/>
          <w:sz w:val="22"/>
          <w:szCs w:val="22"/>
        </w:rPr>
        <w:t xml:space="preserve"> to send leave balance data at the end of each pay period </w:t>
      </w:r>
    </w:p>
    <w:p w:rsidR="00463A36" w:rsidRDefault="00463A36" w:rsidP="004F23CE">
      <w:pPr>
        <w:rPr>
          <w:rFonts w:ascii="Arial" w:hAnsi="Arial" w:cs="Arial"/>
          <w:sz w:val="22"/>
          <w:szCs w:val="22"/>
        </w:rPr>
      </w:pPr>
    </w:p>
    <w:p w:rsidR="00C84ABD" w:rsidRPr="00C84ABD" w:rsidRDefault="00C84ABD" w:rsidP="00C84ABD">
      <w:pPr>
        <w:pStyle w:val="Heading2"/>
        <w:numPr>
          <w:ilvl w:val="1"/>
          <w:numId w:val="17"/>
        </w:numPr>
      </w:pPr>
      <w:bookmarkStart w:id="331" w:name="_Toc20468036"/>
      <w:r w:rsidRPr="00C84ABD">
        <w:t>Other</w:t>
      </w:r>
      <w:bookmarkEnd w:id="331"/>
      <w:r w:rsidRPr="00C84ABD">
        <w:t xml:space="preserve"> </w:t>
      </w:r>
    </w:p>
    <w:p w:rsidR="00C84ABD" w:rsidRDefault="00C84ABD" w:rsidP="00C84ABD">
      <w:pPr>
        <w:rPr>
          <w:rFonts w:ascii="Arial" w:hAnsi="Arial" w:cs="Arial"/>
          <w:sz w:val="22"/>
          <w:szCs w:val="22"/>
        </w:rPr>
      </w:pPr>
      <w:r>
        <w:rPr>
          <w:rFonts w:ascii="Arial" w:hAnsi="Arial" w:cs="Arial"/>
          <w:sz w:val="22"/>
          <w:szCs w:val="22"/>
        </w:rPr>
        <w:t>T</w:t>
      </w:r>
      <w:r w:rsidRPr="00752FEF">
        <w:rPr>
          <w:rFonts w:ascii="Arial" w:hAnsi="Arial" w:cs="Arial"/>
          <w:sz w:val="22"/>
          <w:szCs w:val="22"/>
        </w:rPr>
        <w:t xml:space="preserve">here are currently no </w:t>
      </w:r>
      <w:r>
        <w:rPr>
          <w:rFonts w:ascii="Arial" w:hAnsi="Arial" w:cs="Arial"/>
          <w:sz w:val="22"/>
          <w:szCs w:val="22"/>
        </w:rPr>
        <w:t xml:space="preserve">other known integration requirements (inbound or outbound) of time related data. </w:t>
      </w:r>
    </w:p>
    <w:p w:rsidR="00C84ABD" w:rsidRDefault="00C84ABD" w:rsidP="004F23CE">
      <w:pPr>
        <w:rPr>
          <w:rFonts w:ascii="Arial" w:hAnsi="Arial" w:cs="Arial"/>
          <w:sz w:val="22"/>
          <w:szCs w:val="22"/>
        </w:rPr>
      </w:pPr>
    </w:p>
    <w:p w:rsidR="00C84ABD" w:rsidRDefault="00C84ABD" w:rsidP="004F23CE">
      <w:pPr>
        <w:rPr>
          <w:rFonts w:ascii="Arial" w:hAnsi="Arial" w:cs="Arial"/>
          <w:sz w:val="22"/>
          <w:szCs w:val="22"/>
        </w:rPr>
      </w:pPr>
    </w:p>
    <w:p w:rsidR="00463A36" w:rsidRDefault="00463A36" w:rsidP="00580A08">
      <w:pPr>
        <w:pStyle w:val="Heading1"/>
      </w:pPr>
      <w:bookmarkStart w:id="332" w:name="_Toc20468037"/>
      <w:r>
        <w:lastRenderedPageBreak/>
        <w:t>Assumptions / Risks</w:t>
      </w:r>
      <w:bookmarkEnd w:id="332"/>
    </w:p>
    <w:p w:rsidR="00463A36" w:rsidRDefault="00463A36" w:rsidP="00E4286F">
      <w:pPr>
        <w:pStyle w:val="Heading2"/>
        <w:numPr>
          <w:ilvl w:val="1"/>
          <w:numId w:val="17"/>
        </w:numPr>
      </w:pPr>
      <w:bookmarkStart w:id="333" w:name="_Toc20468038"/>
      <w:r>
        <w:t>Assumptions</w:t>
      </w:r>
      <w:bookmarkEnd w:id="333"/>
      <w:r>
        <w:t xml:space="preserve">  </w:t>
      </w:r>
    </w:p>
    <w:p w:rsidR="00752FEF" w:rsidRDefault="00752FEF" w:rsidP="00463A36">
      <w:pPr>
        <w:rPr>
          <w:rFonts w:ascii="Arial" w:hAnsi="Arial" w:cs="Arial"/>
          <w:sz w:val="22"/>
          <w:szCs w:val="22"/>
          <w:lang w:eastAsia="zh-TW"/>
        </w:rPr>
      </w:pPr>
      <w:r w:rsidRPr="0026611E">
        <w:rPr>
          <w:rFonts w:ascii="Arial" w:hAnsi="Arial" w:cs="Arial"/>
          <w:sz w:val="22"/>
          <w:szCs w:val="22"/>
        </w:rPr>
        <w:t>This Blueprint has been created based on information current at the</w:t>
      </w:r>
      <w:r>
        <w:rPr>
          <w:rFonts w:ascii="Arial" w:hAnsi="Arial" w:cs="Arial"/>
          <w:sz w:val="22"/>
          <w:szCs w:val="22"/>
        </w:rPr>
        <w:t xml:space="preserve"> end of </w:t>
      </w:r>
      <w:r w:rsidR="00C133F2">
        <w:rPr>
          <w:rFonts w:ascii="Arial" w:hAnsi="Arial" w:cs="Arial"/>
          <w:sz w:val="22"/>
          <w:szCs w:val="22"/>
        </w:rPr>
        <w:t xml:space="preserve">September </w:t>
      </w:r>
      <w:r>
        <w:rPr>
          <w:rFonts w:ascii="Arial" w:hAnsi="Arial" w:cs="Arial"/>
          <w:sz w:val="22"/>
          <w:szCs w:val="22"/>
        </w:rPr>
        <w:t xml:space="preserve">2019. </w:t>
      </w:r>
      <w:r w:rsidRPr="0026611E">
        <w:rPr>
          <w:rFonts w:ascii="Arial" w:hAnsi="Arial" w:cs="Arial"/>
          <w:sz w:val="22"/>
          <w:szCs w:val="22"/>
        </w:rPr>
        <w:t>Where possible, ADP has taken into account p</w:t>
      </w:r>
      <w:r>
        <w:rPr>
          <w:rFonts w:ascii="Arial" w:hAnsi="Arial" w:cs="Arial"/>
          <w:sz w:val="22"/>
          <w:szCs w:val="22"/>
        </w:rPr>
        <w:t>ossible policy changes, however</w:t>
      </w:r>
      <w:r w:rsidRPr="0026611E">
        <w:rPr>
          <w:rFonts w:ascii="Arial" w:hAnsi="Arial" w:cs="Arial"/>
          <w:sz w:val="22"/>
          <w:szCs w:val="22"/>
        </w:rPr>
        <w:t xml:space="preserve"> it is assumed that what is documented above will be what the User Acceptance Testing and Parallel Runs will be based on.</w:t>
      </w:r>
    </w:p>
    <w:p w:rsidR="00463A36" w:rsidRDefault="00463A36" w:rsidP="00463A36">
      <w:pPr>
        <w:rPr>
          <w:lang w:eastAsia="zh-TW"/>
        </w:rPr>
      </w:pPr>
    </w:p>
    <w:p w:rsidR="00463A36" w:rsidRDefault="00463A36" w:rsidP="00E4286F">
      <w:pPr>
        <w:pStyle w:val="Heading2"/>
        <w:numPr>
          <w:ilvl w:val="1"/>
          <w:numId w:val="17"/>
        </w:numPr>
      </w:pPr>
      <w:bookmarkStart w:id="334" w:name="_Toc20468039"/>
      <w:r>
        <w:t>Risks</w:t>
      </w:r>
      <w:bookmarkEnd w:id="334"/>
    </w:p>
    <w:p w:rsidR="00752FEF" w:rsidRDefault="00752FEF" w:rsidP="00752FEF">
      <w:pPr>
        <w:rPr>
          <w:rFonts w:ascii="Arial" w:hAnsi="Arial" w:cs="Arial"/>
          <w:sz w:val="22"/>
          <w:szCs w:val="22"/>
        </w:rPr>
      </w:pPr>
      <w:r w:rsidRPr="00C0644E">
        <w:rPr>
          <w:rFonts w:ascii="Arial" w:hAnsi="Arial" w:cs="Arial"/>
          <w:sz w:val="22"/>
          <w:szCs w:val="22"/>
        </w:rPr>
        <w:t>None identified during this Blueprint.</w:t>
      </w:r>
    </w:p>
    <w:p w:rsidR="004F23CE" w:rsidRDefault="004F23CE" w:rsidP="004F23CE">
      <w:pPr>
        <w:rPr>
          <w:rFonts w:ascii="Arial" w:hAnsi="Arial" w:cs="Arial"/>
          <w:sz w:val="22"/>
          <w:szCs w:val="22"/>
        </w:rPr>
      </w:pPr>
    </w:p>
    <w:p w:rsidR="006A417D" w:rsidRDefault="006A417D" w:rsidP="004F23CE">
      <w:pPr>
        <w:rPr>
          <w:rFonts w:ascii="Arial" w:hAnsi="Arial" w:cs="Arial"/>
          <w:sz w:val="22"/>
          <w:szCs w:val="22"/>
        </w:rPr>
      </w:pPr>
    </w:p>
    <w:p w:rsidR="006A417D" w:rsidRDefault="006A417D" w:rsidP="004F23CE">
      <w:pPr>
        <w:rPr>
          <w:rFonts w:ascii="Arial" w:hAnsi="Arial" w:cs="Arial"/>
          <w:sz w:val="22"/>
          <w:szCs w:val="22"/>
        </w:rPr>
      </w:pPr>
    </w:p>
    <w:p w:rsidR="00463A36" w:rsidRDefault="00463A36" w:rsidP="00580A08">
      <w:pPr>
        <w:pStyle w:val="Heading1"/>
      </w:pPr>
      <w:bookmarkStart w:id="335" w:name="_Toc20468040"/>
      <w:r>
        <w:lastRenderedPageBreak/>
        <w:t>Gap Analysis and Resolution</w:t>
      </w:r>
      <w:bookmarkEnd w:id="335"/>
      <w:r>
        <w:t xml:space="preserve"> </w:t>
      </w:r>
    </w:p>
    <w:p w:rsidR="00463A36" w:rsidRPr="00BF2F32" w:rsidRDefault="000F6DC1" w:rsidP="00E4286F">
      <w:pPr>
        <w:pStyle w:val="Heading2"/>
        <w:numPr>
          <w:ilvl w:val="1"/>
          <w:numId w:val="17"/>
        </w:numPr>
      </w:pPr>
      <w:bookmarkStart w:id="336" w:name="_Toc20468041"/>
      <w:r w:rsidRPr="00BF2F32">
        <w:t>Solution Gaps</w:t>
      </w:r>
      <w:bookmarkEnd w:id="336"/>
      <w:r w:rsidRPr="00BF2F32">
        <w:t xml:space="preserve"> </w:t>
      </w:r>
      <w:r w:rsidR="00463A36" w:rsidRPr="00BF2F32">
        <w:t xml:space="preserve"> </w:t>
      </w:r>
    </w:p>
    <w:p w:rsidR="00752FEF" w:rsidRDefault="00267434" w:rsidP="004F23CE">
      <w:pPr>
        <w:rPr>
          <w:rFonts w:ascii="Arial" w:hAnsi="Arial" w:cs="Arial"/>
          <w:sz w:val="22"/>
          <w:szCs w:val="22"/>
        </w:rPr>
      </w:pPr>
      <w:r>
        <w:rPr>
          <w:rFonts w:ascii="Arial" w:hAnsi="Arial" w:cs="Arial"/>
          <w:sz w:val="22"/>
          <w:szCs w:val="22"/>
        </w:rPr>
        <w:t>Below open items still to be incorporated into the Blueprint –</w:t>
      </w:r>
    </w:p>
    <w:p w:rsidR="00267434" w:rsidRDefault="00852D2F" w:rsidP="00A40717">
      <w:pPr>
        <w:pStyle w:val="ListParagraph"/>
        <w:numPr>
          <w:ilvl w:val="0"/>
          <w:numId w:val="43"/>
        </w:numPr>
        <w:rPr>
          <w:rFonts w:ascii="Arial" w:hAnsi="Arial" w:cs="Arial"/>
          <w:sz w:val="22"/>
          <w:szCs w:val="22"/>
        </w:rPr>
      </w:pPr>
      <w:r>
        <w:rPr>
          <w:rFonts w:ascii="Arial" w:hAnsi="Arial" w:cs="Arial"/>
          <w:sz w:val="22"/>
          <w:szCs w:val="22"/>
        </w:rPr>
        <w:t xml:space="preserve">Solution for shift swap data </w:t>
      </w:r>
      <w:r w:rsidR="00267434" w:rsidRPr="00267434">
        <w:rPr>
          <w:rFonts w:ascii="Arial" w:hAnsi="Arial" w:cs="Arial"/>
          <w:sz w:val="22"/>
          <w:szCs w:val="22"/>
        </w:rPr>
        <w:t xml:space="preserve">(substitutions) </w:t>
      </w:r>
    </w:p>
    <w:p w:rsidR="00852D2F" w:rsidDel="00BF2F32" w:rsidRDefault="00852D2F" w:rsidP="00A40717">
      <w:pPr>
        <w:pStyle w:val="ListParagraph"/>
        <w:numPr>
          <w:ilvl w:val="0"/>
          <w:numId w:val="43"/>
        </w:numPr>
        <w:rPr>
          <w:del w:id="337" w:author="Dawson, Bre (ESI)" w:date="2019-09-27T09:12:00Z"/>
          <w:rFonts w:ascii="Arial" w:hAnsi="Arial" w:cs="Arial"/>
          <w:sz w:val="22"/>
          <w:szCs w:val="22"/>
        </w:rPr>
      </w:pPr>
      <w:del w:id="338" w:author="Dawson, Bre (ESI)" w:date="2019-09-27T09:12:00Z">
        <w:r w:rsidDel="00BF2F32">
          <w:rPr>
            <w:rFonts w:ascii="Arial" w:hAnsi="Arial" w:cs="Arial"/>
            <w:sz w:val="22"/>
            <w:szCs w:val="22"/>
          </w:rPr>
          <w:delText xml:space="preserve">Valuation and payslip display for unpaid absences </w:delText>
        </w:r>
      </w:del>
    </w:p>
    <w:p w:rsidR="00463A36" w:rsidRDefault="00463A36" w:rsidP="004F23CE">
      <w:pPr>
        <w:rPr>
          <w:rFonts w:ascii="Arial" w:hAnsi="Arial" w:cs="Arial"/>
          <w:sz w:val="22"/>
          <w:szCs w:val="22"/>
        </w:rPr>
      </w:pPr>
    </w:p>
    <w:p w:rsidR="000F6DC1" w:rsidRDefault="000F6DC1" w:rsidP="000F6DC1">
      <w:pPr>
        <w:pStyle w:val="Heading2"/>
        <w:numPr>
          <w:ilvl w:val="1"/>
          <w:numId w:val="17"/>
        </w:numPr>
      </w:pPr>
      <w:bookmarkStart w:id="339" w:name="_Toc20468042"/>
      <w:r>
        <w:t>Missing Functionality</w:t>
      </w:r>
      <w:bookmarkEnd w:id="339"/>
      <w:r>
        <w:t xml:space="preserve"> </w:t>
      </w:r>
    </w:p>
    <w:p w:rsidR="000F6DC1" w:rsidRDefault="000F6DC1" w:rsidP="000F6DC1">
      <w:pPr>
        <w:rPr>
          <w:rFonts w:ascii="Arial" w:hAnsi="Arial" w:cs="Arial"/>
          <w:sz w:val="22"/>
          <w:szCs w:val="22"/>
        </w:rPr>
      </w:pPr>
      <w:r w:rsidRPr="00C0644E">
        <w:rPr>
          <w:rFonts w:ascii="Arial" w:hAnsi="Arial" w:cs="Arial"/>
          <w:sz w:val="22"/>
          <w:szCs w:val="22"/>
        </w:rPr>
        <w:t>None identified during this Blueprint.</w:t>
      </w:r>
    </w:p>
    <w:p w:rsidR="000F6DC1" w:rsidRDefault="000F6DC1" w:rsidP="004F23CE">
      <w:pPr>
        <w:rPr>
          <w:rFonts w:ascii="Arial" w:hAnsi="Arial" w:cs="Arial"/>
          <w:sz w:val="22"/>
          <w:szCs w:val="22"/>
        </w:rPr>
      </w:pPr>
    </w:p>
    <w:p w:rsidR="004F23CE" w:rsidRDefault="004F23CE" w:rsidP="004F23CE">
      <w:pPr>
        <w:rPr>
          <w:rFonts w:ascii="Arial" w:hAnsi="Arial" w:cs="Arial"/>
          <w:sz w:val="22"/>
          <w:szCs w:val="22"/>
        </w:rPr>
      </w:pPr>
    </w:p>
    <w:p w:rsidR="00100BD7" w:rsidRDefault="00100BD7" w:rsidP="00580A08">
      <w:pPr>
        <w:pStyle w:val="Heading1"/>
      </w:pPr>
      <w:bookmarkStart w:id="340" w:name="_Appendices"/>
      <w:bookmarkStart w:id="341" w:name="_Toc20468043"/>
      <w:bookmarkEnd w:id="340"/>
      <w:r>
        <w:lastRenderedPageBreak/>
        <w:t>Appendices</w:t>
      </w:r>
      <w:bookmarkEnd w:id="317"/>
      <w:bookmarkEnd w:id="318"/>
      <w:bookmarkEnd w:id="319"/>
      <w:bookmarkEnd w:id="320"/>
      <w:bookmarkEnd w:id="321"/>
      <w:bookmarkEnd w:id="341"/>
    </w:p>
    <w:p w:rsidR="00100BD7" w:rsidRDefault="00100BD7" w:rsidP="00E4286F">
      <w:pPr>
        <w:pStyle w:val="Heading2"/>
        <w:numPr>
          <w:ilvl w:val="1"/>
          <w:numId w:val="17"/>
        </w:numPr>
      </w:pPr>
      <w:bookmarkStart w:id="342" w:name="_ADP_Reference_Documents"/>
      <w:bookmarkStart w:id="343" w:name="_Toc200178137"/>
      <w:bookmarkStart w:id="344" w:name="_Toc417995102"/>
      <w:bookmarkStart w:id="345" w:name="_Toc517444287"/>
      <w:bookmarkStart w:id="346" w:name="_Toc20468044"/>
      <w:bookmarkEnd w:id="342"/>
      <w:r>
        <w:t>ADP Reference Documents</w:t>
      </w:r>
      <w:bookmarkEnd w:id="343"/>
      <w:bookmarkEnd w:id="344"/>
      <w:bookmarkEnd w:id="345"/>
      <w:bookmarkEnd w:id="346"/>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gridCol w:w="1843"/>
      </w:tblGrid>
      <w:tr w:rsidR="0026611E" w:rsidRPr="00F1402B" w:rsidTr="000D5DF5">
        <w:trPr>
          <w:cantSplit/>
          <w:trHeight w:val="353"/>
          <w:tblHeader/>
        </w:trPr>
        <w:tc>
          <w:tcPr>
            <w:tcW w:w="1560" w:type="dxa"/>
            <w:shd w:val="clear" w:color="auto" w:fill="17365D" w:themeFill="text2" w:themeFillShade="BF"/>
            <w:vAlign w:val="center"/>
          </w:tcPr>
          <w:p w:rsidR="0026611E" w:rsidRPr="0026611E" w:rsidRDefault="0026611E" w:rsidP="0026611E">
            <w:pPr>
              <w:spacing w:before="40" w:after="40" w:line="240" w:lineRule="auto"/>
              <w:jc w:val="center"/>
              <w:rPr>
                <w:rFonts w:ascii="Arial" w:hAnsi="Arial" w:cs="Arial"/>
                <w:b/>
                <w:bCs/>
                <w:color w:val="FFFFFF"/>
                <w:sz w:val="20"/>
                <w:szCs w:val="20"/>
                <w:lang w:eastAsia="zh-TW"/>
              </w:rPr>
            </w:pPr>
            <w:r w:rsidRPr="0026611E">
              <w:rPr>
                <w:rFonts w:ascii="Arial" w:hAnsi="Arial" w:cs="Arial"/>
                <w:b/>
                <w:bCs/>
                <w:color w:val="FFFFFF"/>
                <w:sz w:val="20"/>
                <w:szCs w:val="20"/>
                <w:lang w:eastAsia="zh-TW"/>
              </w:rPr>
              <w:t>ADP GV Document ID</w:t>
            </w:r>
          </w:p>
        </w:tc>
        <w:tc>
          <w:tcPr>
            <w:tcW w:w="6378" w:type="dxa"/>
            <w:shd w:val="clear" w:color="auto" w:fill="17365D" w:themeFill="text2" w:themeFillShade="BF"/>
            <w:vAlign w:val="center"/>
          </w:tcPr>
          <w:p w:rsidR="0026611E" w:rsidRPr="0026611E" w:rsidRDefault="0026611E" w:rsidP="0026611E">
            <w:pPr>
              <w:spacing w:before="40" w:after="40" w:line="240" w:lineRule="auto"/>
              <w:rPr>
                <w:rFonts w:ascii="Arial" w:hAnsi="Arial" w:cs="Arial"/>
                <w:b/>
                <w:bCs/>
                <w:color w:val="FFFFFF"/>
                <w:sz w:val="20"/>
                <w:szCs w:val="20"/>
                <w:lang w:eastAsia="zh-TW"/>
              </w:rPr>
            </w:pPr>
            <w:r w:rsidRPr="0026611E">
              <w:rPr>
                <w:rFonts w:ascii="Arial" w:hAnsi="Arial" w:cs="Arial"/>
                <w:b/>
                <w:bCs/>
                <w:color w:val="FFFFFF"/>
                <w:sz w:val="20"/>
                <w:szCs w:val="20"/>
                <w:lang w:eastAsia="zh-TW"/>
              </w:rPr>
              <w:t>Description</w:t>
            </w:r>
          </w:p>
        </w:tc>
        <w:tc>
          <w:tcPr>
            <w:tcW w:w="1843" w:type="dxa"/>
            <w:shd w:val="clear" w:color="auto" w:fill="17365D" w:themeFill="text2" w:themeFillShade="BF"/>
            <w:vAlign w:val="center"/>
          </w:tcPr>
          <w:p w:rsidR="0026611E" w:rsidRPr="0026611E" w:rsidRDefault="0026611E" w:rsidP="0026611E">
            <w:pPr>
              <w:spacing w:before="40" w:after="40" w:line="240" w:lineRule="auto"/>
              <w:jc w:val="center"/>
              <w:rPr>
                <w:rFonts w:ascii="Arial" w:hAnsi="Arial" w:cs="Arial"/>
                <w:b/>
                <w:bCs/>
                <w:color w:val="FFFFFF"/>
                <w:sz w:val="20"/>
                <w:szCs w:val="20"/>
                <w:lang w:eastAsia="zh-TW"/>
              </w:rPr>
            </w:pPr>
            <w:r w:rsidRPr="0026611E">
              <w:rPr>
                <w:rFonts w:ascii="Arial" w:hAnsi="Arial" w:cs="Arial"/>
                <w:b/>
                <w:bCs/>
                <w:color w:val="FFFFFF"/>
                <w:sz w:val="20"/>
                <w:szCs w:val="20"/>
                <w:lang w:eastAsia="zh-TW"/>
              </w:rPr>
              <w:t>Document</w:t>
            </w:r>
          </w:p>
        </w:tc>
      </w:tr>
      <w:tr w:rsidR="00FA7A48" w:rsidRPr="00F1402B" w:rsidTr="000D5DF5">
        <w:trPr>
          <w:cantSplit/>
          <w:trHeight w:val="297"/>
        </w:trPr>
        <w:tc>
          <w:tcPr>
            <w:tcW w:w="1560" w:type="dxa"/>
            <w:shd w:val="clear" w:color="auto" w:fill="auto"/>
            <w:noWrap/>
            <w:vAlign w:val="center"/>
          </w:tcPr>
          <w:p w:rsidR="00FA7A48" w:rsidRPr="00C0644E" w:rsidRDefault="004E548C" w:rsidP="009A58D1">
            <w:pPr>
              <w:jc w:val="center"/>
              <w:rPr>
                <w:rFonts w:ascii="Arial" w:eastAsia="MS Mincho" w:hAnsi="Arial" w:cs="Arial"/>
                <w:sz w:val="20"/>
                <w:szCs w:val="20"/>
                <w:lang w:eastAsia="en-AU"/>
              </w:rPr>
            </w:pPr>
            <w:hyperlink r:id="rId21" w:history="1">
              <w:r w:rsidR="00FA7A48" w:rsidRPr="00FA7A48">
                <w:rPr>
                  <w:rStyle w:val="Hyperlink"/>
                  <w:rFonts w:ascii="Arial" w:eastAsia="MS Mincho" w:hAnsi="Arial" w:cs="Arial"/>
                  <w:sz w:val="20"/>
                  <w:szCs w:val="20"/>
                  <w:lang w:eastAsia="en-AU"/>
                </w:rPr>
                <w:t>GV00006546</w:t>
              </w:r>
            </w:hyperlink>
          </w:p>
        </w:tc>
        <w:tc>
          <w:tcPr>
            <w:tcW w:w="6378" w:type="dxa"/>
            <w:vAlign w:val="center"/>
          </w:tcPr>
          <w:p w:rsidR="00FA7A48" w:rsidRPr="0026611E" w:rsidRDefault="00FA7A48" w:rsidP="004978E8">
            <w:pPr>
              <w:pStyle w:val="TableText"/>
              <w:rPr>
                <w:szCs w:val="20"/>
                <w:lang w:eastAsia="zh-TW"/>
              </w:rPr>
            </w:pPr>
            <w:r>
              <w:rPr>
                <w:szCs w:val="20"/>
                <w:lang w:eastAsia="zh-TW"/>
              </w:rPr>
              <w:t xml:space="preserve">RMIT </w:t>
            </w:r>
            <w:r w:rsidR="004978E8">
              <w:rPr>
                <w:szCs w:val="20"/>
                <w:lang w:eastAsia="zh-TW"/>
              </w:rPr>
              <w:t>VN</w:t>
            </w:r>
            <w:r>
              <w:rPr>
                <w:szCs w:val="20"/>
                <w:lang w:eastAsia="zh-TW"/>
              </w:rPr>
              <w:t xml:space="preserve"> – ADP GV </w:t>
            </w:r>
            <w:r w:rsidRPr="006A417D">
              <w:rPr>
                <w:szCs w:val="20"/>
                <w:lang w:eastAsia="zh-TW"/>
              </w:rPr>
              <w:t xml:space="preserve">Time </w:t>
            </w:r>
            <w:r>
              <w:rPr>
                <w:szCs w:val="20"/>
                <w:lang w:eastAsia="zh-TW"/>
              </w:rPr>
              <w:t xml:space="preserve">Blueprint </w:t>
            </w:r>
            <w:r w:rsidRPr="006A417D">
              <w:rPr>
                <w:szCs w:val="20"/>
                <w:lang w:eastAsia="zh-TW"/>
              </w:rPr>
              <w:t>Configuration Worksheet</w:t>
            </w:r>
          </w:p>
        </w:tc>
        <w:tc>
          <w:tcPr>
            <w:tcW w:w="1843" w:type="dxa"/>
            <w:vAlign w:val="center"/>
          </w:tcPr>
          <w:p w:rsidR="00FA7A48" w:rsidRPr="000D5DF5" w:rsidRDefault="00BC1F6F" w:rsidP="0026611E">
            <w:pPr>
              <w:pStyle w:val="TableText"/>
              <w:jc w:val="center"/>
              <w:rPr>
                <w:rFonts w:cs="Arial"/>
                <w:szCs w:val="20"/>
              </w:rPr>
            </w:pPr>
            <w:ins w:id="347" w:author="Dawson, Bre (ESI)" w:date="2019-09-27T11:23:00Z">
              <w:r>
                <w:rPr>
                  <w:rFonts w:cs="Arial"/>
                  <w:szCs w:val="20"/>
                </w:rP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4pt;height:49.45pt" o:ole="">
                    <v:imagedata r:id="rId22" o:title=""/>
                  </v:shape>
                  <o:OLEObject Type="Embed" ProgID="Excel.Sheet.12" ShapeID="_x0000_i1026" DrawAspect="Icon" ObjectID="_1631088547" r:id="rId23"/>
                </w:object>
              </w:r>
            </w:ins>
            <w:bookmarkStart w:id="348" w:name="_GoBack"/>
            <w:bookmarkEnd w:id="348"/>
            <w:del w:id="349" w:author="Dawson, Bre (ESI)" w:date="2019-09-27T09:12:00Z">
              <w:r w:rsidR="00AB7C50" w:rsidDel="00BF2F32">
                <w:rPr>
                  <w:rFonts w:cs="Arial"/>
                  <w:szCs w:val="20"/>
                </w:rPr>
                <w:object w:dxaOrig="1551" w:dyaOrig="991">
                  <v:shape id="_x0000_i1025" type="#_x0000_t75" style="width:77.65pt;height:49.45pt" o:ole="">
                    <v:imagedata r:id="rId24" o:title=""/>
                  </v:shape>
                  <o:OLEObject Type="Embed" ProgID="Excel.Sheet.12" ShapeID="_x0000_i1025" DrawAspect="Icon" ObjectID="_1631088548" r:id="rId25"/>
                </w:object>
              </w:r>
            </w:del>
          </w:p>
        </w:tc>
      </w:tr>
      <w:tr w:rsidR="00C0644E" w:rsidRPr="00F1402B" w:rsidTr="000D5DF5">
        <w:trPr>
          <w:cantSplit/>
          <w:trHeight w:val="297"/>
        </w:trPr>
        <w:tc>
          <w:tcPr>
            <w:tcW w:w="1560" w:type="dxa"/>
            <w:shd w:val="clear" w:color="auto" w:fill="auto"/>
            <w:noWrap/>
            <w:vAlign w:val="center"/>
          </w:tcPr>
          <w:p w:rsidR="00C0644E" w:rsidRPr="00C0644E" w:rsidRDefault="004E548C" w:rsidP="007E4315">
            <w:pPr>
              <w:jc w:val="center"/>
              <w:rPr>
                <w:rFonts w:ascii="Arial" w:eastAsia="MS Mincho" w:hAnsi="Arial" w:cs="Arial"/>
                <w:sz w:val="20"/>
                <w:szCs w:val="20"/>
                <w:lang w:eastAsia="en-AU"/>
              </w:rPr>
            </w:pPr>
            <w:hyperlink r:id="rId26" w:history="1">
              <w:r w:rsidR="006A417D" w:rsidRPr="00FA7A48">
                <w:rPr>
                  <w:rStyle w:val="Hyperlink"/>
                  <w:rFonts w:ascii="Arial" w:eastAsia="MS Mincho" w:hAnsi="Arial" w:cs="Arial"/>
                  <w:sz w:val="20"/>
                  <w:szCs w:val="20"/>
                  <w:lang w:eastAsia="en-AU"/>
                </w:rPr>
                <w:t>GV00006552</w:t>
              </w:r>
            </w:hyperlink>
          </w:p>
        </w:tc>
        <w:tc>
          <w:tcPr>
            <w:tcW w:w="6378" w:type="dxa"/>
            <w:vAlign w:val="center"/>
          </w:tcPr>
          <w:p w:rsidR="00C0644E" w:rsidRPr="00C0644E" w:rsidRDefault="006A417D" w:rsidP="004978E8">
            <w:pPr>
              <w:pStyle w:val="TableText"/>
              <w:rPr>
                <w:szCs w:val="20"/>
                <w:lang w:eastAsia="zh-TW"/>
              </w:rPr>
            </w:pPr>
            <w:r>
              <w:rPr>
                <w:szCs w:val="20"/>
                <w:lang w:eastAsia="zh-TW"/>
              </w:rPr>
              <w:t xml:space="preserve">RMIT </w:t>
            </w:r>
            <w:r w:rsidR="004978E8">
              <w:rPr>
                <w:szCs w:val="20"/>
                <w:lang w:eastAsia="zh-TW"/>
              </w:rPr>
              <w:t>VN</w:t>
            </w:r>
            <w:r>
              <w:rPr>
                <w:szCs w:val="20"/>
                <w:lang w:eastAsia="zh-TW"/>
              </w:rPr>
              <w:t xml:space="preserve"> – ADP GV Payroll</w:t>
            </w:r>
            <w:r w:rsidRPr="006A417D">
              <w:rPr>
                <w:szCs w:val="20"/>
                <w:lang w:eastAsia="zh-TW"/>
              </w:rPr>
              <w:t xml:space="preserve"> </w:t>
            </w:r>
            <w:r>
              <w:rPr>
                <w:szCs w:val="20"/>
                <w:lang w:eastAsia="zh-TW"/>
              </w:rPr>
              <w:t>Blueprint</w:t>
            </w:r>
          </w:p>
        </w:tc>
        <w:tc>
          <w:tcPr>
            <w:tcW w:w="1843" w:type="dxa"/>
            <w:vAlign w:val="center"/>
          </w:tcPr>
          <w:p w:rsidR="00C0644E" w:rsidRPr="0026611E" w:rsidRDefault="004E548C" w:rsidP="00A21F7E">
            <w:pPr>
              <w:pStyle w:val="TableText"/>
              <w:jc w:val="center"/>
              <w:rPr>
                <w:szCs w:val="20"/>
                <w:lang w:eastAsia="zh-TW"/>
              </w:rPr>
            </w:pPr>
            <w:hyperlink r:id="rId27" w:history="1">
              <w:r w:rsidR="00FA7A48" w:rsidRPr="00FA7A48">
                <w:rPr>
                  <w:rStyle w:val="Hyperlink"/>
                  <w:szCs w:val="20"/>
                  <w:lang w:eastAsia="zh-TW"/>
                </w:rPr>
                <w:t>cRoom</w:t>
              </w:r>
            </w:hyperlink>
          </w:p>
        </w:tc>
      </w:tr>
      <w:tr w:rsidR="00FA7A48" w:rsidRPr="00F1402B" w:rsidTr="000D5DF5">
        <w:trPr>
          <w:cantSplit/>
          <w:trHeight w:val="297"/>
        </w:trPr>
        <w:tc>
          <w:tcPr>
            <w:tcW w:w="1560" w:type="dxa"/>
            <w:shd w:val="clear" w:color="auto" w:fill="auto"/>
            <w:noWrap/>
            <w:vAlign w:val="center"/>
          </w:tcPr>
          <w:p w:rsidR="00FA7A48" w:rsidRPr="00C0644E" w:rsidRDefault="004E548C" w:rsidP="004C02B5">
            <w:pPr>
              <w:jc w:val="center"/>
              <w:rPr>
                <w:rFonts w:ascii="Arial" w:eastAsia="MS Mincho" w:hAnsi="Arial" w:cs="Arial"/>
                <w:sz w:val="20"/>
                <w:szCs w:val="20"/>
                <w:lang w:eastAsia="en-AU"/>
              </w:rPr>
            </w:pPr>
            <w:hyperlink r:id="rId28" w:history="1">
              <w:r w:rsidR="00FA7A48" w:rsidRPr="00FA7A48">
                <w:rPr>
                  <w:rStyle w:val="Hyperlink"/>
                  <w:rFonts w:ascii="Arial" w:eastAsia="MS Mincho" w:hAnsi="Arial" w:cs="Arial"/>
                  <w:sz w:val="20"/>
                  <w:szCs w:val="20"/>
                  <w:lang w:eastAsia="en-AU"/>
                </w:rPr>
                <w:t>GV00006546</w:t>
              </w:r>
            </w:hyperlink>
          </w:p>
        </w:tc>
        <w:tc>
          <w:tcPr>
            <w:tcW w:w="6378" w:type="dxa"/>
            <w:vAlign w:val="center"/>
          </w:tcPr>
          <w:p w:rsidR="00FA7A48" w:rsidRPr="00C0644E" w:rsidRDefault="00FA7A48" w:rsidP="004978E8">
            <w:pPr>
              <w:pStyle w:val="TableText"/>
              <w:rPr>
                <w:szCs w:val="20"/>
                <w:lang w:eastAsia="zh-TW"/>
              </w:rPr>
            </w:pPr>
            <w:r>
              <w:rPr>
                <w:szCs w:val="20"/>
                <w:lang w:eastAsia="zh-TW"/>
              </w:rPr>
              <w:t xml:space="preserve">RMIT </w:t>
            </w:r>
            <w:r w:rsidR="004978E8">
              <w:rPr>
                <w:szCs w:val="20"/>
                <w:lang w:eastAsia="zh-TW"/>
              </w:rPr>
              <w:t>VN</w:t>
            </w:r>
            <w:r>
              <w:rPr>
                <w:szCs w:val="20"/>
                <w:lang w:eastAsia="zh-TW"/>
              </w:rPr>
              <w:t xml:space="preserve"> – ADP GV Payroll</w:t>
            </w:r>
            <w:r w:rsidRPr="006A417D">
              <w:rPr>
                <w:szCs w:val="20"/>
                <w:lang w:eastAsia="zh-TW"/>
              </w:rPr>
              <w:t xml:space="preserve"> </w:t>
            </w:r>
            <w:r>
              <w:rPr>
                <w:szCs w:val="20"/>
                <w:lang w:eastAsia="zh-TW"/>
              </w:rPr>
              <w:t xml:space="preserve">Blueprint </w:t>
            </w:r>
            <w:r w:rsidRPr="006A417D">
              <w:rPr>
                <w:szCs w:val="20"/>
                <w:lang w:eastAsia="zh-TW"/>
              </w:rPr>
              <w:t>Configuration Worksheet</w:t>
            </w:r>
          </w:p>
        </w:tc>
        <w:tc>
          <w:tcPr>
            <w:tcW w:w="1843" w:type="dxa"/>
            <w:vAlign w:val="center"/>
          </w:tcPr>
          <w:p w:rsidR="00FA7A48" w:rsidRPr="0026611E" w:rsidRDefault="004E548C" w:rsidP="009A58D1">
            <w:pPr>
              <w:pStyle w:val="TableText"/>
              <w:jc w:val="center"/>
              <w:rPr>
                <w:szCs w:val="20"/>
                <w:lang w:eastAsia="zh-TW"/>
              </w:rPr>
            </w:pPr>
            <w:hyperlink r:id="rId29" w:history="1">
              <w:r w:rsidR="00FA7A48" w:rsidRPr="00FA7A48">
                <w:rPr>
                  <w:rStyle w:val="Hyperlink"/>
                  <w:szCs w:val="20"/>
                  <w:lang w:eastAsia="zh-TW"/>
                </w:rPr>
                <w:t>cRoom</w:t>
              </w:r>
            </w:hyperlink>
          </w:p>
        </w:tc>
      </w:tr>
      <w:tr w:rsidR="007177A2" w:rsidRPr="00F1402B" w:rsidTr="000D5DF5">
        <w:trPr>
          <w:cantSplit/>
          <w:trHeight w:val="255"/>
        </w:trPr>
        <w:tc>
          <w:tcPr>
            <w:tcW w:w="1560" w:type="dxa"/>
            <w:shd w:val="clear" w:color="auto" w:fill="auto"/>
            <w:noWrap/>
            <w:vAlign w:val="center"/>
          </w:tcPr>
          <w:p w:rsidR="007177A2" w:rsidRPr="000054E9" w:rsidRDefault="007177A2" w:rsidP="0026611E">
            <w:pPr>
              <w:jc w:val="center"/>
              <w:rPr>
                <w:rFonts w:ascii="Arial" w:eastAsia="MS Mincho" w:hAnsi="Arial" w:cs="Arial"/>
                <w:sz w:val="20"/>
                <w:szCs w:val="20"/>
                <w:lang w:eastAsia="en-AU"/>
              </w:rPr>
            </w:pPr>
          </w:p>
        </w:tc>
        <w:tc>
          <w:tcPr>
            <w:tcW w:w="6378" w:type="dxa"/>
            <w:vAlign w:val="center"/>
          </w:tcPr>
          <w:p w:rsidR="007177A2" w:rsidRDefault="007177A2" w:rsidP="000054E9">
            <w:pPr>
              <w:pStyle w:val="TableText"/>
              <w:rPr>
                <w:szCs w:val="20"/>
                <w:lang w:eastAsia="zh-TW"/>
              </w:rPr>
            </w:pPr>
          </w:p>
        </w:tc>
        <w:tc>
          <w:tcPr>
            <w:tcW w:w="1843" w:type="dxa"/>
            <w:vAlign w:val="center"/>
          </w:tcPr>
          <w:p w:rsidR="007177A2" w:rsidRDefault="007177A2" w:rsidP="0026611E">
            <w:pPr>
              <w:pStyle w:val="TableText"/>
              <w:jc w:val="center"/>
              <w:rPr>
                <w:szCs w:val="20"/>
                <w:lang w:eastAsia="zh-TW"/>
              </w:rPr>
            </w:pPr>
          </w:p>
        </w:tc>
      </w:tr>
    </w:tbl>
    <w:p w:rsidR="0026611E" w:rsidRDefault="0026611E" w:rsidP="0026611E"/>
    <w:sectPr w:rsidR="0026611E" w:rsidSect="00034326">
      <w:headerReference w:type="default" r:id="rId30"/>
      <w:footerReference w:type="even" r:id="rId31"/>
      <w:footerReference w:type="default" r:id="rId32"/>
      <w:headerReference w:type="first" r:id="rId33"/>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0" w:author="Dawson, Bre (ESI)" w:date="2019-09-25T21:48:00Z" w:initials="DB(">
    <w:p w:rsidR="006B015F" w:rsidRDefault="006B015F">
      <w:pPr>
        <w:pStyle w:val="CommentText"/>
      </w:pPr>
      <w:r>
        <w:rPr>
          <w:rStyle w:val="CommentReference"/>
        </w:rPr>
        <w:annotationRef/>
      </w:r>
      <w:r>
        <w:t>Open Item #1 – relies on shift swap solution</w:t>
      </w:r>
    </w:p>
  </w:comment>
  <w:comment w:id="183" w:author="Dawson, Bre (ESI)" w:date="2019-09-25T21:48:00Z" w:initials="DB(">
    <w:p w:rsidR="006B015F" w:rsidRDefault="006B015F">
      <w:pPr>
        <w:pStyle w:val="CommentText"/>
      </w:pPr>
      <w:r>
        <w:rPr>
          <w:rStyle w:val="CommentReference"/>
        </w:rPr>
        <w:annotationRef/>
      </w:r>
      <w:r>
        <w:t>Open Item #1 – relies on shift swap solution</w:t>
      </w:r>
    </w:p>
  </w:comment>
  <w:comment w:id="192" w:author="Dawson, Bre (ESI)" w:date="2019-09-25T21:48:00Z" w:initials="DB(">
    <w:p w:rsidR="006B015F" w:rsidRDefault="006B015F">
      <w:pPr>
        <w:pStyle w:val="CommentText"/>
      </w:pPr>
      <w:r>
        <w:rPr>
          <w:rStyle w:val="CommentReference"/>
        </w:rPr>
        <w:annotationRef/>
      </w:r>
      <w:r>
        <w:t>Open Item #1 – relies on shift swap solution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48C" w:rsidRDefault="004E548C" w:rsidP="00560574">
      <w:r>
        <w:separator/>
      </w:r>
    </w:p>
  </w:endnote>
  <w:endnote w:type="continuationSeparator" w:id="0">
    <w:p w:rsidR="004E548C" w:rsidRDefault="004E548C"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Kartika">
    <w:panose1 w:val="02020503030404060203"/>
    <w:charset w:val="00"/>
    <w:family w:val="roman"/>
    <w:pitch w:val="variable"/>
    <w:sig w:usb0="008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5F" w:rsidRDefault="006B015F"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6B015F" w:rsidRDefault="006B015F" w:rsidP="00560574">
    <w:pPr>
      <w:pStyle w:val="Footer"/>
    </w:pPr>
  </w:p>
  <w:p w:rsidR="006B015F" w:rsidRDefault="006B015F"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5F" w:rsidRPr="00610DD4" w:rsidRDefault="006B015F"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AU" w:eastAsia="en-AU"/>
      </w:rPr>
      <mc:AlternateContent>
        <mc:Choice Requires="wps">
          <w:drawing>
            <wp:anchor distT="0" distB="0" distL="114300" distR="114300" simplePos="0" relativeHeight="251659264" behindDoc="0" locked="0" layoutInCell="1" allowOverlap="1" wp14:anchorId="6AA55EEC" wp14:editId="65377972">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0;margin-top:-11.5pt;width:612pt;height:0;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lang w:val="en-AU"/>
      </w:rPr>
      <w:t xml:space="preserve">2007 – 2017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BC1F6F">
      <w:rPr>
        <w:rFonts w:ascii="Arial" w:hAnsi="Arial" w:cs="Arial"/>
        <w:bCs/>
        <w:noProof/>
        <w:sz w:val="16"/>
        <w:szCs w:val="16"/>
        <w:lang w:val="en-AU"/>
      </w:rPr>
      <w:t>34</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48C" w:rsidRDefault="004E548C" w:rsidP="00560574">
      <w:r>
        <w:separator/>
      </w:r>
    </w:p>
  </w:footnote>
  <w:footnote w:type="continuationSeparator" w:id="0">
    <w:p w:rsidR="004E548C" w:rsidRDefault="004E548C"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5F" w:rsidRPr="00362CAD" w:rsidRDefault="006B015F" w:rsidP="00560574">
    <w:pPr>
      <w:pStyle w:val="Header"/>
      <w:rPr>
        <w:color w:val="FFFFFF"/>
      </w:rPr>
    </w:pPr>
    <w:r>
      <w:rPr>
        <w:noProof/>
        <w:lang w:val="en-AU" w:eastAsia="en-AU"/>
      </w:rPr>
      <mc:AlternateContent>
        <mc:Choice Requires="wps">
          <w:drawing>
            <wp:anchor distT="0" distB="0" distL="114300" distR="114300" simplePos="0" relativeHeight="251655168" behindDoc="0" locked="0" layoutInCell="1" allowOverlap="1" wp14:anchorId="5CEB3FBC" wp14:editId="47F8FFEA">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15F" w:rsidRPr="00293A9A" w:rsidRDefault="006B015F" w:rsidP="00034326">
                          <w:pPr>
                            <w:jc w:val="right"/>
                            <w:rPr>
                              <w:rFonts w:ascii="Arial" w:hAnsi="Arial" w:cs="Arial"/>
                              <w:sz w:val="16"/>
                              <w:szCs w:val="16"/>
                            </w:rPr>
                          </w:pPr>
                          <w:r w:rsidRPr="00293A9A">
                            <w:rPr>
                              <w:rFonts w:ascii="Arial" w:hAnsi="Arial" w:cs="Arial"/>
                              <w:b/>
                              <w:sz w:val="16"/>
                              <w:szCs w:val="16"/>
                            </w:rPr>
                            <w:fldChar w:fldCharType="begin"/>
                          </w:r>
                          <w:r w:rsidRPr="00293A9A">
                            <w:rPr>
                              <w:rFonts w:ascii="Arial" w:hAnsi="Arial" w:cs="Arial"/>
                              <w:b/>
                              <w:sz w:val="16"/>
                              <w:szCs w:val="16"/>
                            </w:rPr>
                            <w:instrText xml:space="preserve"> STYLEREF  CoverPage-Title  \* MERGEFORMAT </w:instrText>
                          </w:r>
                          <w:r w:rsidRPr="00293A9A">
                            <w:rPr>
                              <w:rFonts w:ascii="Arial" w:hAnsi="Arial" w:cs="Arial"/>
                              <w:b/>
                              <w:sz w:val="16"/>
                              <w:szCs w:val="16"/>
                            </w:rPr>
                            <w:fldChar w:fldCharType="separate"/>
                          </w:r>
                          <w:r w:rsidR="00BC1F6F" w:rsidRPr="00BC1F6F">
                            <w:rPr>
                              <w:rFonts w:ascii="Arial" w:hAnsi="Arial" w:cs="Arial"/>
                              <w:bCs/>
                              <w:noProof/>
                              <w:sz w:val="16"/>
                              <w:szCs w:val="16"/>
                            </w:rPr>
                            <w:t>Business Blueprint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b/>
                              <w:sz w:val="16"/>
                              <w:szCs w:val="16"/>
                            </w:rPr>
                            <w:fldChar w:fldCharType="begin"/>
                          </w:r>
                          <w:r w:rsidRPr="00293A9A">
                            <w:rPr>
                              <w:rFonts w:ascii="Arial" w:hAnsi="Arial" w:cs="Arial"/>
                              <w:b/>
                              <w:sz w:val="16"/>
                              <w:szCs w:val="16"/>
                            </w:rPr>
                            <w:instrText xml:space="preserve"> STYLEREF  ClientName-Ref  \* MERGEFORMAT </w:instrText>
                          </w:r>
                          <w:r w:rsidRPr="00293A9A">
                            <w:rPr>
                              <w:rFonts w:ascii="Arial" w:hAnsi="Arial" w:cs="Arial"/>
                              <w:b/>
                              <w:sz w:val="16"/>
                              <w:szCs w:val="16"/>
                            </w:rPr>
                            <w:fldChar w:fldCharType="separate"/>
                          </w:r>
                          <w:r w:rsidR="00BC1F6F">
                            <w:rPr>
                              <w:rFonts w:ascii="Arial" w:hAnsi="Arial" w:cs="Arial"/>
                              <w:b/>
                              <w:noProof/>
                              <w:sz w:val="16"/>
                              <w:szCs w:val="16"/>
                            </w:rPr>
                            <w:t>RMIT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sz w:val="16"/>
                              <w:szCs w:val="16"/>
                            </w:rPr>
                            <w:t xml:space="preserve">Document Reference: </w:t>
                          </w:r>
                          <w:r w:rsidRPr="00293A9A">
                            <w:rPr>
                              <w:rFonts w:ascii="Arial" w:hAnsi="Arial" w:cs="Arial"/>
                              <w:sz w:val="16"/>
                              <w:szCs w:val="16"/>
                            </w:rPr>
                            <w:fldChar w:fldCharType="begin"/>
                          </w:r>
                          <w:r w:rsidRPr="00293A9A">
                            <w:rPr>
                              <w:rFonts w:ascii="Arial" w:hAnsi="Arial" w:cs="Arial"/>
                              <w:sz w:val="16"/>
                              <w:szCs w:val="16"/>
                            </w:rPr>
                            <w:instrText xml:space="preserve"> STYLEREF  DocRefText  \* MERGEFORMAT </w:instrText>
                          </w:r>
                          <w:r w:rsidRPr="00293A9A">
                            <w:rPr>
                              <w:rFonts w:ascii="Arial" w:hAnsi="Arial" w:cs="Arial"/>
                              <w:sz w:val="16"/>
                              <w:szCs w:val="16"/>
                            </w:rPr>
                            <w:fldChar w:fldCharType="separate"/>
                          </w:r>
                          <w:r w:rsidR="00BC1F6F" w:rsidRPr="00BC1F6F">
                            <w:rPr>
                              <w:rFonts w:ascii="Arial" w:hAnsi="Arial" w:cs="Arial"/>
                              <w:b/>
                              <w:bCs/>
                              <w:noProof/>
                              <w:sz w:val="16"/>
                              <w:szCs w:val="16"/>
                            </w:rPr>
                            <w:t>GV00006552</w:t>
                          </w:r>
                          <w:r w:rsidRPr="00293A9A">
                            <w:rPr>
                              <w:rFonts w:ascii="Arial" w:hAnsi="Arial" w:cs="Arial"/>
                              <w:sz w:val="16"/>
                              <w:szCs w:val="16"/>
                            </w:rPr>
                            <w:fldChar w:fldCharType="end"/>
                          </w:r>
                          <w:r w:rsidRPr="00293A9A">
                            <w:rPr>
                              <w:rFonts w:ascii="Arial" w:hAnsi="Arial" w:cs="Arial"/>
                              <w:sz w:val="16"/>
                              <w:szCs w:val="16"/>
                            </w:rPr>
                            <w:t xml:space="preserve">  Version </w:t>
                          </w:r>
                          <w:r>
                            <w:rPr>
                              <w:rFonts w:ascii="Arial" w:hAnsi="Arial" w:cs="Arial"/>
                              <w:sz w:val="16"/>
                              <w:szCs w:val="16"/>
                            </w:rPr>
                            <w:t>1.0</w:t>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68pt;margin-top:-19.7pt;width:355pt;height:4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rsidR="006B015F" w:rsidRPr="00293A9A" w:rsidRDefault="006B015F" w:rsidP="00034326">
                    <w:pPr>
                      <w:jc w:val="right"/>
                      <w:rPr>
                        <w:rFonts w:ascii="Arial" w:hAnsi="Arial" w:cs="Arial"/>
                        <w:sz w:val="16"/>
                        <w:szCs w:val="16"/>
                      </w:rPr>
                    </w:pPr>
                    <w:r w:rsidRPr="00293A9A">
                      <w:rPr>
                        <w:rFonts w:ascii="Arial" w:hAnsi="Arial" w:cs="Arial"/>
                        <w:b/>
                        <w:sz w:val="16"/>
                        <w:szCs w:val="16"/>
                      </w:rPr>
                      <w:fldChar w:fldCharType="begin"/>
                    </w:r>
                    <w:r w:rsidRPr="00293A9A">
                      <w:rPr>
                        <w:rFonts w:ascii="Arial" w:hAnsi="Arial" w:cs="Arial"/>
                        <w:b/>
                        <w:sz w:val="16"/>
                        <w:szCs w:val="16"/>
                      </w:rPr>
                      <w:instrText xml:space="preserve"> STYLEREF  CoverPage-Title  \* MERGEFORMAT </w:instrText>
                    </w:r>
                    <w:r w:rsidRPr="00293A9A">
                      <w:rPr>
                        <w:rFonts w:ascii="Arial" w:hAnsi="Arial" w:cs="Arial"/>
                        <w:b/>
                        <w:sz w:val="16"/>
                        <w:szCs w:val="16"/>
                      </w:rPr>
                      <w:fldChar w:fldCharType="separate"/>
                    </w:r>
                    <w:r w:rsidR="00BC1F6F" w:rsidRPr="00BC1F6F">
                      <w:rPr>
                        <w:rFonts w:ascii="Arial" w:hAnsi="Arial" w:cs="Arial"/>
                        <w:bCs/>
                        <w:noProof/>
                        <w:sz w:val="16"/>
                        <w:szCs w:val="16"/>
                      </w:rPr>
                      <w:t>Business Blueprint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b/>
                        <w:sz w:val="16"/>
                        <w:szCs w:val="16"/>
                      </w:rPr>
                      <w:fldChar w:fldCharType="begin"/>
                    </w:r>
                    <w:r w:rsidRPr="00293A9A">
                      <w:rPr>
                        <w:rFonts w:ascii="Arial" w:hAnsi="Arial" w:cs="Arial"/>
                        <w:b/>
                        <w:sz w:val="16"/>
                        <w:szCs w:val="16"/>
                      </w:rPr>
                      <w:instrText xml:space="preserve"> STYLEREF  ClientName-Ref  \* MERGEFORMAT </w:instrText>
                    </w:r>
                    <w:r w:rsidRPr="00293A9A">
                      <w:rPr>
                        <w:rFonts w:ascii="Arial" w:hAnsi="Arial" w:cs="Arial"/>
                        <w:b/>
                        <w:sz w:val="16"/>
                        <w:szCs w:val="16"/>
                      </w:rPr>
                      <w:fldChar w:fldCharType="separate"/>
                    </w:r>
                    <w:r w:rsidR="00BC1F6F">
                      <w:rPr>
                        <w:rFonts w:ascii="Arial" w:hAnsi="Arial" w:cs="Arial"/>
                        <w:b/>
                        <w:noProof/>
                        <w:sz w:val="16"/>
                        <w:szCs w:val="16"/>
                      </w:rPr>
                      <w:t>RMIT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sz w:val="16"/>
                        <w:szCs w:val="16"/>
                      </w:rPr>
                      <w:t xml:space="preserve">Document Reference: </w:t>
                    </w:r>
                    <w:r w:rsidRPr="00293A9A">
                      <w:rPr>
                        <w:rFonts w:ascii="Arial" w:hAnsi="Arial" w:cs="Arial"/>
                        <w:sz w:val="16"/>
                        <w:szCs w:val="16"/>
                      </w:rPr>
                      <w:fldChar w:fldCharType="begin"/>
                    </w:r>
                    <w:r w:rsidRPr="00293A9A">
                      <w:rPr>
                        <w:rFonts w:ascii="Arial" w:hAnsi="Arial" w:cs="Arial"/>
                        <w:sz w:val="16"/>
                        <w:szCs w:val="16"/>
                      </w:rPr>
                      <w:instrText xml:space="preserve"> STYLEREF  DocRefText  \* MERGEFORMAT </w:instrText>
                    </w:r>
                    <w:r w:rsidRPr="00293A9A">
                      <w:rPr>
                        <w:rFonts w:ascii="Arial" w:hAnsi="Arial" w:cs="Arial"/>
                        <w:sz w:val="16"/>
                        <w:szCs w:val="16"/>
                      </w:rPr>
                      <w:fldChar w:fldCharType="separate"/>
                    </w:r>
                    <w:r w:rsidR="00BC1F6F" w:rsidRPr="00BC1F6F">
                      <w:rPr>
                        <w:rFonts w:ascii="Arial" w:hAnsi="Arial" w:cs="Arial"/>
                        <w:b/>
                        <w:bCs/>
                        <w:noProof/>
                        <w:sz w:val="16"/>
                        <w:szCs w:val="16"/>
                      </w:rPr>
                      <w:t>GV00006552</w:t>
                    </w:r>
                    <w:r w:rsidRPr="00293A9A">
                      <w:rPr>
                        <w:rFonts w:ascii="Arial" w:hAnsi="Arial" w:cs="Arial"/>
                        <w:sz w:val="16"/>
                        <w:szCs w:val="16"/>
                      </w:rPr>
                      <w:fldChar w:fldCharType="end"/>
                    </w:r>
                    <w:r w:rsidRPr="00293A9A">
                      <w:rPr>
                        <w:rFonts w:ascii="Arial" w:hAnsi="Arial" w:cs="Arial"/>
                        <w:sz w:val="16"/>
                        <w:szCs w:val="16"/>
                      </w:rPr>
                      <w:t xml:space="preserve">  Version </w:t>
                    </w:r>
                    <w:r>
                      <w:rPr>
                        <w:rFonts w:ascii="Arial" w:hAnsi="Arial" w:cs="Arial"/>
                        <w:sz w:val="16"/>
                        <w:szCs w:val="16"/>
                      </w:rPr>
                      <w:t>1.0</w:t>
                    </w:r>
                  </w:p>
                </w:txbxContent>
              </v:textbox>
            </v:shape>
          </w:pict>
        </mc:Fallback>
      </mc:AlternateContent>
    </w:r>
  </w:p>
  <w:p w:rsidR="006B015F" w:rsidRDefault="006B015F" w:rsidP="00560574">
    <w:r>
      <w:rPr>
        <w:rFonts w:ascii="Arial" w:eastAsiaTheme="minorHAnsi" w:hAnsi="Arial" w:cs="Arial"/>
        <w:b/>
        <w:noProof/>
        <w:sz w:val="16"/>
        <w:szCs w:val="16"/>
        <w:lang w:eastAsia="en-AU"/>
      </w:rPr>
      <mc:AlternateContent>
        <mc:Choice Requires="wps">
          <w:drawing>
            <wp:anchor distT="0" distB="0" distL="114300" distR="114300" simplePos="0" relativeHeight="251658240" behindDoc="0" locked="0" layoutInCell="1" allowOverlap="1" wp14:anchorId="367E8E13" wp14:editId="301D2F1E">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0;margin-top:2.15pt;width:612pt;height:0;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5F" w:rsidRDefault="006B015F" w:rsidP="00560574">
    <w:r w:rsidRPr="00386A30">
      <w:rPr>
        <w:noProof/>
        <w:lang w:eastAsia="en-AU"/>
      </w:rPr>
      <w:drawing>
        <wp:anchor distT="0" distB="0" distL="114300" distR="114300" simplePos="0" relativeHeight="251657216" behindDoc="1" locked="0" layoutInCell="1" allowOverlap="1" wp14:anchorId="1C3AF1F8" wp14:editId="1C616B9F">
          <wp:simplePos x="0" y="0"/>
          <wp:positionH relativeFrom="column">
            <wp:posOffset>-431800</wp:posOffset>
          </wp:positionH>
          <wp:positionV relativeFrom="paragraph">
            <wp:posOffset>-355600</wp:posOffset>
          </wp:positionV>
          <wp:extent cx="3219450" cy="1839595"/>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6192" behindDoc="1" locked="0" layoutInCell="1" allowOverlap="1" wp14:anchorId="606A72E6" wp14:editId="6EC6CDF9">
          <wp:simplePos x="0" y="0"/>
          <wp:positionH relativeFrom="column">
            <wp:posOffset>-939800</wp:posOffset>
          </wp:positionH>
          <wp:positionV relativeFrom="paragraph">
            <wp:posOffset>3670300</wp:posOffset>
          </wp:positionV>
          <wp:extent cx="9144793" cy="6858594"/>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2CB4D00"/>
    <w:multiLevelType w:val="hybridMultilevel"/>
    <w:tmpl w:val="CF243B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9BB7A88"/>
    <w:multiLevelType w:val="hybridMultilevel"/>
    <w:tmpl w:val="FDF07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660F94"/>
    <w:multiLevelType w:val="hybridMultilevel"/>
    <w:tmpl w:val="8DEAD1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5875CF"/>
    <w:multiLevelType w:val="hybridMultilevel"/>
    <w:tmpl w:val="B9A20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2B02D82"/>
    <w:multiLevelType w:val="hybridMultilevel"/>
    <w:tmpl w:val="3E164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4261C5D"/>
    <w:multiLevelType w:val="hybridMultilevel"/>
    <w:tmpl w:val="94504A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6F453E9"/>
    <w:multiLevelType w:val="hybridMultilevel"/>
    <w:tmpl w:val="9D7AC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72343C8"/>
    <w:multiLevelType w:val="hybridMultilevel"/>
    <w:tmpl w:val="FE0CC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17567624"/>
    <w:multiLevelType w:val="hybridMultilevel"/>
    <w:tmpl w:val="1B226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7CF03D7"/>
    <w:multiLevelType w:val="hybridMultilevel"/>
    <w:tmpl w:val="14A20A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19575D26"/>
    <w:multiLevelType w:val="hybridMultilevel"/>
    <w:tmpl w:val="9864C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95C12B5"/>
    <w:multiLevelType w:val="hybridMultilevel"/>
    <w:tmpl w:val="B7B66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A4D3C01"/>
    <w:multiLevelType w:val="hybridMultilevel"/>
    <w:tmpl w:val="CF243B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186483E"/>
    <w:multiLevelType w:val="hybridMultilevel"/>
    <w:tmpl w:val="4726C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1C00C95"/>
    <w:multiLevelType w:val="hybridMultilevel"/>
    <w:tmpl w:val="DFF09E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6385D99"/>
    <w:multiLevelType w:val="hybridMultilevel"/>
    <w:tmpl w:val="FCBC48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30F72C41"/>
    <w:multiLevelType w:val="hybridMultilevel"/>
    <w:tmpl w:val="E7A8D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11A62A0"/>
    <w:multiLevelType w:val="hybridMultilevel"/>
    <w:tmpl w:val="B726A2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5CF5E2A"/>
    <w:multiLevelType w:val="hybridMultilevel"/>
    <w:tmpl w:val="7ECE4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8257BA5"/>
    <w:multiLevelType w:val="hybridMultilevel"/>
    <w:tmpl w:val="72407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01E5A53"/>
    <w:multiLevelType w:val="hybridMultilevel"/>
    <w:tmpl w:val="D000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3">
    <w:nsid w:val="5FDA7665"/>
    <w:multiLevelType w:val="multilevel"/>
    <w:tmpl w:val="E5F47DF0"/>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4531AD7"/>
    <w:multiLevelType w:val="hybridMultilevel"/>
    <w:tmpl w:val="EE6EB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03A2DD9"/>
    <w:multiLevelType w:val="hybridMultilevel"/>
    <w:tmpl w:val="53E63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12C6E0B"/>
    <w:multiLevelType w:val="hybridMultilevel"/>
    <w:tmpl w:val="F50C54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nsid w:val="740D5D7D"/>
    <w:multiLevelType w:val="hybridMultilevel"/>
    <w:tmpl w:val="800CA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69C185F"/>
    <w:multiLevelType w:val="hybridMultilevel"/>
    <w:tmpl w:val="7534BE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nsid w:val="78437AC6"/>
    <w:multiLevelType w:val="hybridMultilevel"/>
    <w:tmpl w:val="AFD28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8791B69"/>
    <w:multiLevelType w:val="hybridMultilevel"/>
    <w:tmpl w:val="8BC0B0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AD33B37"/>
    <w:multiLevelType w:val="hybridMultilevel"/>
    <w:tmpl w:val="FFB421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4"/>
  </w:num>
  <w:num w:numId="3">
    <w:abstractNumId w:val="21"/>
  </w:num>
  <w:num w:numId="4">
    <w:abstractNumId w:val="30"/>
  </w:num>
  <w:num w:numId="5">
    <w:abstractNumId w:val="9"/>
  </w:num>
  <w:num w:numId="6">
    <w:abstractNumId w:val="35"/>
  </w:num>
  <w:num w:numId="7">
    <w:abstractNumId w:val="11"/>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24"/>
  </w:num>
  <w:num w:numId="10">
    <w:abstractNumId w:val="1"/>
  </w:num>
  <w:num w:numId="11">
    <w:abstractNumId w:val="29"/>
  </w:num>
  <w:num w:numId="12">
    <w:abstractNumId w:val="32"/>
  </w:num>
  <w:num w:numId="13">
    <w:abstractNumId w:val="38"/>
  </w:num>
  <w:num w:numId="14">
    <w:abstractNumId w:val="20"/>
  </w:num>
  <w:num w:numId="15">
    <w:abstractNumId w:val="31"/>
  </w:num>
  <w:num w:numId="16">
    <w:abstractNumId w:val="36"/>
  </w:num>
  <w:num w:numId="17">
    <w:abstractNumId w:val="33"/>
  </w:num>
  <w:num w:numId="18">
    <w:abstractNumId w:val="12"/>
  </w:num>
  <w:num w:numId="19">
    <w:abstractNumId w:val="28"/>
  </w:num>
  <w:num w:numId="20">
    <w:abstractNumId w:val="25"/>
  </w:num>
  <w:num w:numId="21">
    <w:abstractNumId w:val="13"/>
  </w:num>
  <w:num w:numId="22">
    <w:abstractNumId w:val="6"/>
  </w:num>
  <w:num w:numId="23">
    <w:abstractNumId w:val="26"/>
  </w:num>
  <w:num w:numId="24">
    <w:abstractNumId w:val="10"/>
  </w:num>
  <w:num w:numId="25">
    <w:abstractNumId w:val="23"/>
  </w:num>
  <w:num w:numId="26">
    <w:abstractNumId w:val="37"/>
  </w:num>
  <w:num w:numId="27">
    <w:abstractNumId w:val="5"/>
  </w:num>
  <w:num w:numId="28">
    <w:abstractNumId w:val="22"/>
  </w:num>
  <w:num w:numId="29">
    <w:abstractNumId w:val="8"/>
  </w:num>
  <w:num w:numId="30">
    <w:abstractNumId w:val="15"/>
  </w:num>
  <w:num w:numId="31">
    <w:abstractNumId w:val="19"/>
  </w:num>
  <w:num w:numId="32">
    <w:abstractNumId w:val="3"/>
  </w:num>
  <w:num w:numId="33">
    <w:abstractNumId w:val="41"/>
  </w:num>
  <w:num w:numId="34">
    <w:abstractNumId w:val="40"/>
  </w:num>
  <w:num w:numId="35">
    <w:abstractNumId w:val="34"/>
  </w:num>
  <w:num w:numId="36">
    <w:abstractNumId w:val="17"/>
  </w:num>
  <w:num w:numId="37">
    <w:abstractNumId w:val="42"/>
  </w:num>
  <w:num w:numId="38">
    <w:abstractNumId w:val="2"/>
  </w:num>
  <w:num w:numId="39">
    <w:abstractNumId w:val="18"/>
  </w:num>
  <w:num w:numId="40">
    <w:abstractNumId w:val="7"/>
  </w:num>
  <w:num w:numId="41">
    <w:abstractNumId w:val="14"/>
  </w:num>
  <w:num w:numId="42">
    <w:abstractNumId w:val="4"/>
  </w:num>
  <w:num w:numId="43">
    <w:abstractNumId w:val="16"/>
  </w:num>
  <w:num w:numId="44">
    <w:abstractNumId w:val="43"/>
  </w:num>
  <w:num w:numId="45">
    <w:abstractNumId w:val="3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B07"/>
    <w:rsid w:val="00000499"/>
    <w:rsid w:val="00000673"/>
    <w:rsid w:val="00003254"/>
    <w:rsid w:val="000040B0"/>
    <w:rsid w:val="000054E9"/>
    <w:rsid w:val="00005B69"/>
    <w:rsid w:val="00005BC9"/>
    <w:rsid w:val="00006D68"/>
    <w:rsid w:val="000119CB"/>
    <w:rsid w:val="00012865"/>
    <w:rsid w:val="00013132"/>
    <w:rsid w:val="00017ABB"/>
    <w:rsid w:val="00017BAE"/>
    <w:rsid w:val="0002161C"/>
    <w:rsid w:val="0002185B"/>
    <w:rsid w:val="00022341"/>
    <w:rsid w:val="00022F95"/>
    <w:rsid w:val="0002341C"/>
    <w:rsid w:val="00024959"/>
    <w:rsid w:val="00024CCC"/>
    <w:rsid w:val="000263B0"/>
    <w:rsid w:val="000269BF"/>
    <w:rsid w:val="00030E26"/>
    <w:rsid w:val="00033748"/>
    <w:rsid w:val="00034326"/>
    <w:rsid w:val="00035AEA"/>
    <w:rsid w:val="0003739B"/>
    <w:rsid w:val="00037DAF"/>
    <w:rsid w:val="000415A4"/>
    <w:rsid w:val="000419C6"/>
    <w:rsid w:val="000426FC"/>
    <w:rsid w:val="0004283B"/>
    <w:rsid w:val="0004771D"/>
    <w:rsid w:val="00051DD8"/>
    <w:rsid w:val="00051F02"/>
    <w:rsid w:val="000525A3"/>
    <w:rsid w:val="0005474D"/>
    <w:rsid w:val="000557AD"/>
    <w:rsid w:val="00057AAC"/>
    <w:rsid w:val="00061788"/>
    <w:rsid w:val="00063D37"/>
    <w:rsid w:val="000701ED"/>
    <w:rsid w:val="000720BC"/>
    <w:rsid w:val="000761E0"/>
    <w:rsid w:val="00076324"/>
    <w:rsid w:val="0008049A"/>
    <w:rsid w:val="000810F5"/>
    <w:rsid w:val="000829D3"/>
    <w:rsid w:val="00082CC0"/>
    <w:rsid w:val="000840D6"/>
    <w:rsid w:val="0008549D"/>
    <w:rsid w:val="0008612F"/>
    <w:rsid w:val="00093493"/>
    <w:rsid w:val="00095349"/>
    <w:rsid w:val="00096624"/>
    <w:rsid w:val="000971E5"/>
    <w:rsid w:val="00097FAA"/>
    <w:rsid w:val="000A234B"/>
    <w:rsid w:val="000A23B9"/>
    <w:rsid w:val="000A326B"/>
    <w:rsid w:val="000A514E"/>
    <w:rsid w:val="000B04B6"/>
    <w:rsid w:val="000B283E"/>
    <w:rsid w:val="000B2B99"/>
    <w:rsid w:val="000B309B"/>
    <w:rsid w:val="000B3627"/>
    <w:rsid w:val="000B39ED"/>
    <w:rsid w:val="000B3B42"/>
    <w:rsid w:val="000B41E1"/>
    <w:rsid w:val="000B5162"/>
    <w:rsid w:val="000B5A0A"/>
    <w:rsid w:val="000C01A6"/>
    <w:rsid w:val="000C03EA"/>
    <w:rsid w:val="000C05B9"/>
    <w:rsid w:val="000C078A"/>
    <w:rsid w:val="000C0EE6"/>
    <w:rsid w:val="000C3523"/>
    <w:rsid w:val="000C3BD5"/>
    <w:rsid w:val="000C4278"/>
    <w:rsid w:val="000D002C"/>
    <w:rsid w:val="000D4686"/>
    <w:rsid w:val="000D52EE"/>
    <w:rsid w:val="000D54C6"/>
    <w:rsid w:val="000D5DF5"/>
    <w:rsid w:val="000D60A0"/>
    <w:rsid w:val="000D6E00"/>
    <w:rsid w:val="000D7699"/>
    <w:rsid w:val="000E118C"/>
    <w:rsid w:val="000E1682"/>
    <w:rsid w:val="000E5128"/>
    <w:rsid w:val="000E5E91"/>
    <w:rsid w:val="000E65E2"/>
    <w:rsid w:val="000E683F"/>
    <w:rsid w:val="000E7A36"/>
    <w:rsid w:val="000F156A"/>
    <w:rsid w:val="000F1CD5"/>
    <w:rsid w:val="000F31D7"/>
    <w:rsid w:val="000F4B23"/>
    <w:rsid w:val="000F69EA"/>
    <w:rsid w:val="000F6DC1"/>
    <w:rsid w:val="000F7548"/>
    <w:rsid w:val="000F7883"/>
    <w:rsid w:val="00100BD7"/>
    <w:rsid w:val="0010240F"/>
    <w:rsid w:val="00107FC1"/>
    <w:rsid w:val="0011293A"/>
    <w:rsid w:val="00113E61"/>
    <w:rsid w:val="00113EE9"/>
    <w:rsid w:val="00114C24"/>
    <w:rsid w:val="00114CAD"/>
    <w:rsid w:val="00116B4B"/>
    <w:rsid w:val="00123299"/>
    <w:rsid w:val="00123E27"/>
    <w:rsid w:val="00124149"/>
    <w:rsid w:val="00125580"/>
    <w:rsid w:val="00125716"/>
    <w:rsid w:val="00133389"/>
    <w:rsid w:val="00134316"/>
    <w:rsid w:val="001363D3"/>
    <w:rsid w:val="00136938"/>
    <w:rsid w:val="00136AE0"/>
    <w:rsid w:val="00140811"/>
    <w:rsid w:val="00142CC8"/>
    <w:rsid w:val="00142D23"/>
    <w:rsid w:val="00143B7F"/>
    <w:rsid w:val="001470EF"/>
    <w:rsid w:val="001479FC"/>
    <w:rsid w:val="00150460"/>
    <w:rsid w:val="00150F2E"/>
    <w:rsid w:val="001559C8"/>
    <w:rsid w:val="001569DD"/>
    <w:rsid w:val="00157ABA"/>
    <w:rsid w:val="0016112D"/>
    <w:rsid w:val="00164D17"/>
    <w:rsid w:val="00165BF0"/>
    <w:rsid w:val="00167F11"/>
    <w:rsid w:val="00174419"/>
    <w:rsid w:val="00174A23"/>
    <w:rsid w:val="00176980"/>
    <w:rsid w:val="001771B2"/>
    <w:rsid w:val="00177B79"/>
    <w:rsid w:val="001801A4"/>
    <w:rsid w:val="00181FE0"/>
    <w:rsid w:val="00183545"/>
    <w:rsid w:val="0018445C"/>
    <w:rsid w:val="00186D7B"/>
    <w:rsid w:val="00187212"/>
    <w:rsid w:val="001877FC"/>
    <w:rsid w:val="00190A7E"/>
    <w:rsid w:val="00191FA9"/>
    <w:rsid w:val="0019244E"/>
    <w:rsid w:val="00192B8A"/>
    <w:rsid w:val="00192C37"/>
    <w:rsid w:val="00194EF6"/>
    <w:rsid w:val="00194F56"/>
    <w:rsid w:val="00195A8D"/>
    <w:rsid w:val="001977DC"/>
    <w:rsid w:val="001A1E9A"/>
    <w:rsid w:val="001A4C45"/>
    <w:rsid w:val="001A500A"/>
    <w:rsid w:val="001A79DE"/>
    <w:rsid w:val="001A7DDD"/>
    <w:rsid w:val="001B0829"/>
    <w:rsid w:val="001B15EF"/>
    <w:rsid w:val="001B1CFE"/>
    <w:rsid w:val="001B34A2"/>
    <w:rsid w:val="001B51C1"/>
    <w:rsid w:val="001B73EA"/>
    <w:rsid w:val="001C4D1E"/>
    <w:rsid w:val="001C4D7E"/>
    <w:rsid w:val="001C558A"/>
    <w:rsid w:val="001C6174"/>
    <w:rsid w:val="001C6EB9"/>
    <w:rsid w:val="001C777E"/>
    <w:rsid w:val="001D1D98"/>
    <w:rsid w:val="001D2084"/>
    <w:rsid w:val="001D25C8"/>
    <w:rsid w:val="001D3E71"/>
    <w:rsid w:val="001D475A"/>
    <w:rsid w:val="001D7913"/>
    <w:rsid w:val="001E0531"/>
    <w:rsid w:val="001E074A"/>
    <w:rsid w:val="001E15F7"/>
    <w:rsid w:val="001E1C96"/>
    <w:rsid w:val="001E534F"/>
    <w:rsid w:val="001E6C3F"/>
    <w:rsid w:val="001E72C7"/>
    <w:rsid w:val="001E7BAC"/>
    <w:rsid w:val="001F0DF7"/>
    <w:rsid w:val="001F1971"/>
    <w:rsid w:val="001F4C2C"/>
    <w:rsid w:val="001F58AE"/>
    <w:rsid w:val="001F6DE0"/>
    <w:rsid w:val="001F7509"/>
    <w:rsid w:val="002004A5"/>
    <w:rsid w:val="002005B8"/>
    <w:rsid w:val="00201181"/>
    <w:rsid w:val="00202D1F"/>
    <w:rsid w:val="00203196"/>
    <w:rsid w:val="0020478A"/>
    <w:rsid w:val="00206553"/>
    <w:rsid w:val="0020673E"/>
    <w:rsid w:val="00206E69"/>
    <w:rsid w:val="0020777A"/>
    <w:rsid w:val="00207E03"/>
    <w:rsid w:val="0021323C"/>
    <w:rsid w:val="002163E5"/>
    <w:rsid w:val="002173DD"/>
    <w:rsid w:val="00217D36"/>
    <w:rsid w:val="00220CF8"/>
    <w:rsid w:val="00220F76"/>
    <w:rsid w:val="00221FC8"/>
    <w:rsid w:val="00222602"/>
    <w:rsid w:val="002235A9"/>
    <w:rsid w:val="00223CF4"/>
    <w:rsid w:val="00224BF6"/>
    <w:rsid w:val="00224D66"/>
    <w:rsid w:val="0023451A"/>
    <w:rsid w:val="00234CA1"/>
    <w:rsid w:val="002356CF"/>
    <w:rsid w:val="002365DE"/>
    <w:rsid w:val="00237A0A"/>
    <w:rsid w:val="00237E72"/>
    <w:rsid w:val="00240243"/>
    <w:rsid w:val="00241A5C"/>
    <w:rsid w:val="00241AE0"/>
    <w:rsid w:val="00246C30"/>
    <w:rsid w:val="00246D7A"/>
    <w:rsid w:val="002479D4"/>
    <w:rsid w:val="0025169D"/>
    <w:rsid w:val="00251ECC"/>
    <w:rsid w:val="002521E0"/>
    <w:rsid w:val="00252291"/>
    <w:rsid w:val="00252C8F"/>
    <w:rsid w:val="00252E05"/>
    <w:rsid w:val="00253854"/>
    <w:rsid w:val="002539D0"/>
    <w:rsid w:val="0025549B"/>
    <w:rsid w:val="00255A06"/>
    <w:rsid w:val="002561A5"/>
    <w:rsid w:val="002604E1"/>
    <w:rsid w:val="002606D9"/>
    <w:rsid w:val="00260C7C"/>
    <w:rsid w:val="0026611E"/>
    <w:rsid w:val="0026681D"/>
    <w:rsid w:val="00267434"/>
    <w:rsid w:val="00267ADA"/>
    <w:rsid w:val="00271B11"/>
    <w:rsid w:val="00273C1F"/>
    <w:rsid w:val="00274AEC"/>
    <w:rsid w:val="00276D10"/>
    <w:rsid w:val="0027799E"/>
    <w:rsid w:val="0028002F"/>
    <w:rsid w:val="002804C8"/>
    <w:rsid w:val="00280598"/>
    <w:rsid w:val="00280C76"/>
    <w:rsid w:val="002813F0"/>
    <w:rsid w:val="0028228D"/>
    <w:rsid w:val="00283C44"/>
    <w:rsid w:val="00283FDD"/>
    <w:rsid w:val="0028410D"/>
    <w:rsid w:val="00284731"/>
    <w:rsid w:val="0028562D"/>
    <w:rsid w:val="00285759"/>
    <w:rsid w:val="00287F9D"/>
    <w:rsid w:val="0029046E"/>
    <w:rsid w:val="002918F0"/>
    <w:rsid w:val="002931E7"/>
    <w:rsid w:val="00293624"/>
    <w:rsid w:val="00293A9A"/>
    <w:rsid w:val="00294105"/>
    <w:rsid w:val="002A148F"/>
    <w:rsid w:val="002A1ABC"/>
    <w:rsid w:val="002A379A"/>
    <w:rsid w:val="002A4FD8"/>
    <w:rsid w:val="002B0DC0"/>
    <w:rsid w:val="002B4EDE"/>
    <w:rsid w:val="002B53F1"/>
    <w:rsid w:val="002B645F"/>
    <w:rsid w:val="002B7719"/>
    <w:rsid w:val="002C099E"/>
    <w:rsid w:val="002C1FCC"/>
    <w:rsid w:val="002C2DCF"/>
    <w:rsid w:val="002C41D6"/>
    <w:rsid w:val="002C5D60"/>
    <w:rsid w:val="002C72D6"/>
    <w:rsid w:val="002C7912"/>
    <w:rsid w:val="002D481C"/>
    <w:rsid w:val="002D4A59"/>
    <w:rsid w:val="002D4BC7"/>
    <w:rsid w:val="002E0612"/>
    <w:rsid w:val="002E1D0A"/>
    <w:rsid w:val="002E2212"/>
    <w:rsid w:val="002E294F"/>
    <w:rsid w:val="002E2F58"/>
    <w:rsid w:val="002E4F9E"/>
    <w:rsid w:val="002E6D93"/>
    <w:rsid w:val="002E7546"/>
    <w:rsid w:val="002E7C86"/>
    <w:rsid w:val="002F001F"/>
    <w:rsid w:val="002F10D3"/>
    <w:rsid w:val="002F1A9F"/>
    <w:rsid w:val="002F28A8"/>
    <w:rsid w:val="002F36E2"/>
    <w:rsid w:val="002F5610"/>
    <w:rsid w:val="002F5708"/>
    <w:rsid w:val="00300E53"/>
    <w:rsid w:val="00301563"/>
    <w:rsid w:val="003019F6"/>
    <w:rsid w:val="00303456"/>
    <w:rsid w:val="003049CA"/>
    <w:rsid w:val="003067A4"/>
    <w:rsid w:val="00306C3F"/>
    <w:rsid w:val="003073C7"/>
    <w:rsid w:val="00311534"/>
    <w:rsid w:val="0031160D"/>
    <w:rsid w:val="00313494"/>
    <w:rsid w:val="00313B8C"/>
    <w:rsid w:val="0031457F"/>
    <w:rsid w:val="003163B6"/>
    <w:rsid w:val="00316711"/>
    <w:rsid w:val="0031673E"/>
    <w:rsid w:val="0032055A"/>
    <w:rsid w:val="00321814"/>
    <w:rsid w:val="00322BA1"/>
    <w:rsid w:val="00324D7A"/>
    <w:rsid w:val="00324FF5"/>
    <w:rsid w:val="00327172"/>
    <w:rsid w:val="00330D62"/>
    <w:rsid w:val="00333942"/>
    <w:rsid w:val="00333EE2"/>
    <w:rsid w:val="0033520C"/>
    <w:rsid w:val="00336E8E"/>
    <w:rsid w:val="003379C0"/>
    <w:rsid w:val="00340BE3"/>
    <w:rsid w:val="0034111F"/>
    <w:rsid w:val="00341E57"/>
    <w:rsid w:val="00342AD9"/>
    <w:rsid w:val="00343005"/>
    <w:rsid w:val="003468D2"/>
    <w:rsid w:val="00347824"/>
    <w:rsid w:val="00347DF2"/>
    <w:rsid w:val="00352BF6"/>
    <w:rsid w:val="00354568"/>
    <w:rsid w:val="003550AE"/>
    <w:rsid w:val="003553B4"/>
    <w:rsid w:val="0035572D"/>
    <w:rsid w:val="00355784"/>
    <w:rsid w:val="00355CD0"/>
    <w:rsid w:val="00362CAD"/>
    <w:rsid w:val="003674C9"/>
    <w:rsid w:val="003679A2"/>
    <w:rsid w:val="00370383"/>
    <w:rsid w:val="003711A1"/>
    <w:rsid w:val="0037169E"/>
    <w:rsid w:val="0037264C"/>
    <w:rsid w:val="00372A8D"/>
    <w:rsid w:val="00373236"/>
    <w:rsid w:val="0037728F"/>
    <w:rsid w:val="0038223E"/>
    <w:rsid w:val="00386A30"/>
    <w:rsid w:val="00386A33"/>
    <w:rsid w:val="003872E0"/>
    <w:rsid w:val="00387339"/>
    <w:rsid w:val="003877E0"/>
    <w:rsid w:val="00387A39"/>
    <w:rsid w:val="00393587"/>
    <w:rsid w:val="00393721"/>
    <w:rsid w:val="00395B6E"/>
    <w:rsid w:val="0039610E"/>
    <w:rsid w:val="003A0FE1"/>
    <w:rsid w:val="003A32CD"/>
    <w:rsid w:val="003A3E22"/>
    <w:rsid w:val="003A4F83"/>
    <w:rsid w:val="003A5E4C"/>
    <w:rsid w:val="003B0A96"/>
    <w:rsid w:val="003B4209"/>
    <w:rsid w:val="003B49BC"/>
    <w:rsid w:val="003B5F24"/>
    <w:rsid w:val="003B63A4"/>
    <w:rsid w:val="003B715E"/>
    <w:rsid w:val="003C05EF"/>
    <w:rsid w:val="003C0E77"/>
    <w:rsid w:val="003C1500"/>
    <w:rsid w:val="003C369E"/>
    <w:rsid w:val="003C47F6"/>
    <w:rsid w:val="003C5485"/>
    <w:rsid w:val="003C608E"/>
    <w:rsid w:val="003C7543"/>
    <w:rsid w:val="003D0B88"/>
    <w:rsid w:val="003D0CE6"/>
    <w:rsid w:val="003D33ED"/>
    <w:rsid w:val="003D386F"/>
    <w:rsid w:val="003D406E"/>
    <w:rsid w:val="003D579C"/>
    <w:rsid w:val="003D643E"/>
    <w:rsid w:val="003D68AB"/>
    <w:rsid w:val="003E079F"/>
    <w:rsid w:val="003E0BA8"/>
    <w:rsid w:val="003E1465"/>
    <w:rsid w:val="003E3DE6"/>
    <w:rsid w:val="003E4EE7"/>
    <w:rsid w:val="003E6BF6"/>
    <w:rsid w:val="003E7EA3"/>
    <w:rsid w:val="003F0498"/>
    <w:rsid w:val="003F0876"/>
    <w:rsid w:val="003F141A"/>
    <w:rsid w:val="003F1751"/>
    <w:rsid w:val="003F2F5F"/>
    <w:rsid w:val="003F342C"/>
    <w:rsid w:val="003F6AF0"/>
    <w:rsid w:val="003F7031"/>
    <w:rsid w:val="003F7032"/>
    <w:rsid w:val="003F7ECB"/>
    <w:rsid w:val="00401A06"/>
    <w:rsid w:val="004040B6"/>
    <w:rsid w:val="0040449C"/>
    <w:rsid w:val="004059BC"/>
    <w:rsid w:val="00405A6C"/>
    <w:rsid w:val="004074C2"/>
    <w:rsid w:val="004105BF"/>
    <w:rsid w:val="00410AF6"/>
    <w:rsid w:val="00412BD1"/>
    <w:rsid w:val="00413A70"/>
    <w:rsid w:val="00415B74"/>
    <w:rsid w:val="0041659D"/>
    <w:rsid w:val="00416A95"/>
    <w:rsid w:val="00423570"/>
    <w:rsid w:val="00424B0B"/>
    <w:rsid w:val="00426122"/>
    <w:rsid w:val="004266CD"/>
    <w:rsid w:val="00427433"/>
    <w:rsid w:val="00430F35"/>
    <w:rsid w:val="004318C2"/>
    <w:rsid w:val="00432CCF"/>
    <w:rsid w:val="004339BC"/>
    <w:rsid w:val="004339D7"/>
    <w:rsid w:val="00434C54"/>
    <w:rsid w:val="00436794"/>
    <w:rsid w:val="00437333"/>
    <w:rsid w:val="004373B8"/>
    <w:rsid w:val="00437CD4"/>
    <w:rsid w:val="00441EAF"/>
    <w:rsid w:val="0044222B"/>
    <w:rsid w:val="0044293F"/>
    <w:rsid w:val="004438EC"/>
    <w:rsid w:val="004439C2"/>
    <w:rsid w:val="00443A01"/>
    <w:rsid w:val="00444D9F"/>
    <w:rsid w:val="0044724A"/>
    <w:rsid w:val="0044743F"/>
    <w:rsid w:val="00450304"/>
    <w:rsid w:val="00450B80"/>
    <w:rsid w:val="00452E0E"/>
    <w:rsid w:val="00455690"/>
    <w:rsid w:val="0045588B"/>
    <w:rsid w:val="00456875"/>
    <w:rsid w:val="00456A29"/>
    <w:rsid w:val="00456B3D"/>
    <w:rsid w:val="00457033"/>
    <w:rsid w:val="0046026A"/>
    <w:rsid w:val="00463A36"/>
    <w:rsid w:val="00464F84"/>
    <w:rsid w:val="00466B8A"/>
    <w:rsid w:val="00467B07"/>
    <w:rsid w:val="00471AAF"/>
    <w:rsid w:val="00472B82"/>
    <w:rsid w:val="00473FCB"/>
    <w:rsid w:val="00477601"/>
    <w:rsid w:val="00477B42"/>
    <w:rsid w:val="00477F21"/>
    <w:rsid w:val="0048475C"/>
    <w:rsid w:val="00486269"/>
    <w:rsid w:val="00487997"/>
    <w:rsid w:val="00492C0B"/>
    <w:rsid w:val="00492DBA"/>
    <w:rsid w:val="00496355"/>
    <w:rsid w:val="004978E8"/>
    <w:rsid w:val="004A0702"/>
    <w:rsid w:val="004A1907"/>
    <w:rsid w:val="004A3449"/>
    <w:rsid w:val="004A436C"/>
    <w:rsid w:val="004B3E02"/>
    <w:rsid w:val="004B4ADC"/>
    <w:rsid w:val="004B52CF"/>
    <w:rsid w:val="004B53C4"/>
    <w:rsid w:val="004B6C12"/>
    <w:rsid w:val="004B7C0A"/>
    <w:rsid w:val="004C02B5"/>
    <w:rsid w:val="004C1871"/>
    <w:rsid w:val="004C2057"/>
    <w:rsid w:val="004C4107"/>
    <w:rsid w:val="004C6C17"/>
    <w:rsid w:val="004D2EFE"/>
    <w:rsid w:val="004D37FB"/>
    <w:rsid w:val="004D5617"/>
    <w:rsid w:val="004D5A30"/>
    <w:rsid w:val="004D7FA1"/>
    <w:rsid w:val="004E3281"/>
    <w:rsid w:val="004E3E7B"/>
    <w:rsid w:val="004E4E1B"/>
    <w:rsid w:val="004E548C"/>
    <w:rsid w:val="004E5A37"/>
    <w:rsid w:val="004E5B23"/>
    <w:rsid w:val="004E7047"/>
    <w:rsid w:val="004E7420"/>
    <w:rsid w:val="004F17C8"/>
    <w:rsid w:val="004F23CE"/>
    <w:rsid w:val="004F521E"/>
    <w:rsid w:val="004F5BBF"/>
    <w:rsid w:val="004F75FB"/>
    <w:rsid w:val="00501A59"/>
    <w:rsid w:val="00501AB6"/>
    <w:rsid w:val="005027D0"/>
    <w:rsid w:val="0050602E"/>
    <w:rsid w:val="00510D62"/>
    <w:rsid w:val="00512437"/>
    <w:rsid w:val="00512F61"/>
    <w:rsid w:val="005130DE"/>
    <w:rsid w:val="00515147"/>
    <w:rsid w:val="005174DD"/>
    <w:rsid w:val="00517C9F"/>
    <w:rsid w:val="00526737"/>
    <w:rsid w:val="00527BD8"/>
    <w:rsid w:val="005334E2"/>
    <w:rsid w:val="005339D7"/>
    <w:rsid w:val="00535F04"/>
    <w:rsid w:val="00535F4F"/>
    <w:rsid w:val="0053798E"/>
    <w:rsid w:val="005404E7"/>
    <w:rsid w:val="00541D84"/>
    <w:rsid w:val="00541FF0"/>
    <w:rsid w:val="00542774"/>
    <w:rsid w:val="00550BFE"/>
    <w:rsid w:val="00553837"/>
    <w:rsid w:val="005542FD"/>
    <w:rsid w:val="00554E04"/>
    <w:rsid w:val="00555E0A"/>
    <w:rsid w:val="00560574"/>
    <w:rsid w:val="005625AB"/>
    <w:rsid w:val="00562F69"/>
    <w:rsid w:val="00563313"/>
    <w:rsid w:val="00565237"/>
    <w:rsid w:val="00565543"/>
    <w:rsid w:val="00571155"/>
    <w:rsid w:val="005724FE"/>
    <w:rsid w:val="00576ADA"/>
    <w:rsid w:val="00576DD6"/>
    <w:rsid w:val="005807A6"/>
    <w:rsid w:val="00580A08"/>
    <w:rsid w:val="00581BF3"/>
    <w:rsid w:val="00583F01"/>
    <w:rsid w:val="0058452C"/>
    <w:rsid w:val="005852D4"/>
    <w:rsid w:val="005862D6"/>
    <w:rsid w:val="00592578"/>
    <w:rsid w:val="00593161"/>
    <w:rsid w:val="00593D65"/>
    <w:rsid w:val="005953C5"/>
    <w:rsid w:val="00596073"/>
    <w:rsid w:val="00597D28"/>
    <w:rsid w:val="005A09E2"/>
    <w:rsid w:val="005A362E"/>
    <w:rsid w:val="005A6C08"/>
    <w:rsid w:val="005A6D5C"/>
    <w:rsid w:val="005A7264"/>
    <w:rsid w:val="005B5CAB"/>
    <w:rsid w:val="005C3F0F"/>
    <w:rsid w:val="005C6130"/>
    <w:rsid w:val="005C6885"/>
    <w:rsid w:val="005C6DE3"/>
    <w:rsid w:val="005D0B1A"/>
    <w:rsid w:val="005D36BB"/>
    <w:rsid w:val="005D4DE6"/>
    <w:rsid w:val="005D57F0"/>
    <w:rsid w:val="005D623E"/>
    <w:rsid w:val="005E073D"/>
    <w:rsid w:val="005E0872"/>
    <w:rsid w:val="005E0C8F"/>
    <w:rsid w:val="005E1112"/>
    <w:rsid w:val="005E1ED9"/>
    <w:rsid w:val="005E22D6"/>
    <w:rsid w:val="005F1C2A"/>
    <w:rsid w:val="005F38ED"/>
    <w:rsid w:val="005F5493"/>
    <w:rsid w:val="005F6E39"/>
    <w:rsid w:val="0060068B"/>
    <w:rsid w:val="00600B49"/>
    <w:rsid w:val="00600CE3"/>
    <w:rsid w:val="00603F4B"/>
    <w:rsid w:val="0060471B"/>
    <w:rsid w:val="00604A29"/>
    <w:rsid w:val="00605BA5"/>
    <w:rsid w:val="00607BFF"/>
    <w:rsid w:val="00610DD4"/>
    <w:rsid w:val="00612002"/>
    <w:rsid w:val="0061251F"/>
    <w:rsid w:val="0061676C"/>
    <w:rsid w:val="0061765C"/>
    <w:rsid w:val="0062054E"/>
    <w:rsid w:val="00620908"/>
    <w:rsid w:val="00620D9B"/>
    <w:rsid w:val="006219C2"/>
    <w:rsid w:val="00622104"/>
    <w:rsid w:val="006228E7"/>
    <w:rsid w:val="00625E66"/>
    <w:rsid w:val="00626AF0"/>
    <w:rsid w:val="006302DD"/>
    <w:rsid w:val="006303A0"/>
    <w:rsid w:val="0063245E"/>
    <w:rsid w:val="0063407A"/>
    <w:rsid w:val="00634F20"/>
    <w:rsid w:val="00636065"/>
    <w:rsid w:val="006418DE"/>
    <w:rsid w:val="00642C45"/>
    <w:rsid w:val="00643022"/>
    <w:rsid w:val="00643C20"/>
    <w:rsid w:val="00643CA1"/>
    <w:rsid w:val="00643D3A"/>
    <w:rsid w:val="0064470F"/>
    <w:rsid w:val="0064486F"/>
    <w:rsid w:val="006473C1"/>
    <w:rsid w:val="00650C6C"/>
    <w:rsid w:val="00652347"/>
    <w:rsid w:val="00654564"/>
    <w:rsid w:val="00655394"/>
    <w:rsid w:val="00655701"/>
    <w:rsid w:val="00655B06"/>
    <w:rsid w:val="006567E3"/>
    <w:rsid w:val="006568B3"/>
    <w:rsid w:val="00660AE5"/>
    <w:rsid w:val="00661308"/>
    <w:rsid w:val="006613A4"/>
    <w:rsid w:val="00663BF4"/>
    <w:rsid w:val="00664D01"/>
    <w:rsid w:val="006656A6"/>
    <w:rsid w:val="00665E33"/>
    <w:rsid w:val="00666D1D"/>
    <w:rsid w:val="00666FB6"/>
    <w:rsid w:val="00670E03"/>
    <w:rsid w:val="006715AC"/>
    <w:rsid w:val="00671892"/>
    <w:rsid w:val="0067396A"/>
    <w:rsid w:val="0067414C"/>
    <w:rsid w:val="006765AC"/>
    <w:rsid w:val="00676647"/>
    <w:rsid w:val="006815B2"/>
    <w:rsid w:val="00681CFC"/>
    <w:rsid w:val="00685C45"/>
    <w:rsid w:val="0068798C"/>
    <w:rsid w:val="006902BE"/>
    <w:rsid w:val="00691095"/>
    <w:rsid w:val="006919FE"/>
    <w:rsid w:val="00691B40"/>
    <w:rsid w:val="00695196"/>
    <w:rsid w:val="00695F90"/>
    <w:rsid w:val="00696F3B"/>
    <w:rsid w:val="006A1E67"/>
    <w:rsid w:val="006A1E69"/>
    <w:rsid w:val="006A232A"/>
    <w:rsid w:val="006A3150"/>
    <w:rsid w:val="006A3201"/>
    <w:rsid w:val="006A417D"/>
    <w:rsid w:val="006B015F"/>
    <w:rsid w:val="006B6025"/>
    <w:rsid w:val="006B788E"/>
    <w:rsid w:val="006C0B38"/>
    <w:rsid w:val="006C11DB"/>
    <w:rsid w:val="006C1377"/>
    <w:rsid w:val="006C2419"/>
    <w:rsid w:val="006C28B5"/>
    <w:rsid w:val="006C2B58"/>
    <w:rsid w:val="006C31E8"/>
    <w:rsid w:val="006C7FBC"/>
    <w:rsid w:val="006D1074"/>
    <w:rsid w:val="006D1344"/>
    <w:rsid w:val="006D2FE6"/>
    <w:rsid w:val="006D40B8"/>
    <w:rsid w:val="006E280F"/>
    <w:rsid w:val="006E2E20"/>
    <w:rsid w:val="006E74C6"/>
    <w:rsid w:val="006F04F9"/>
    <w:rsid w:val="006F2416"/>
    <w:rsid w:val="006F5F02"/>
    <w:rsid w:val="00700AF4"/>
    <w:rsid w:val="00700AFB"/>
    <w:rsid w:val="00701F96"/>
    <w:rsid w:val="0070268B"/>
    <w:rsid w:val="00703EE4"/>
    <w:rsid w:val="00705B0C"/>
    <w:rsid w:val="00706C5D"/>
    <w:rsid w:val="00711FF8"/>
    <w:rsid w:val="007122C2"/>
    <w:rsid w:val="00713DF3"/>
    <w:rsid w:val="0071402F"/>
    <w:rsid w:val="0071446A"/>
    <w:rsid w:val="00716027"/>
    <w:rsid w:val="00716E3A"/>
    <w:rsid w:val="007176C6"/>
    <w:rsid w:val="007177A2"/>
    <w:rsid w:val="00721E16"/>
    <w:rsid w:val="007260BC"/>
    <w:rsid w:val="0072654E"/>
    <w:rsid w:val="00726A21"/>
    <w:rsid w:val="00726ADF"/>
    <w:rsid w:val="00732628"/>
    <w:rsid w:val="00732F07"/>
    <w:rsid w:val="00733E06"/>
    <w:rsid w:val="00736A5B"/>
    <w:rsid w:val="00737922"/>
    <w:rsid w:val="007379D1"/>
    <w:rsid w:val="00740DEA"/>
    <w:rsid w:val="00746B54"/>
    <w:rsid w:val="0074778E"/>
    <w:rsid w:val="00750D8F"/>
    <w:rsid w:val="0075207F"/>
    <w:rsid w:val="007524E8"/>
    <w:rsid w:val="00752FEF"/>
    <w:rsid w:val="00754AC2"/>
    <w:rsid w:val="00755435"/>
    <w:rsid w:val="00761810"/>
    <w:rsid w:val="00762608"/>
    <w:rsid w:val="00762CC1"/>
    <w:rsid w:val="00766682"/>
    <w:rsid w:val="0077078C"/>
    <w:rsid w:val="00773A94"/>
    <w:rsid w:val="00775079"/>
    <w:rsid w:val="0077543E"/>
    <w:rsid w:val="00775F60"/>
    <w:rsid w:val="0078309A"/>
    <w:rsid w:val="00784159"/>
    <w:rsid w:val="0078426A"/>
    <w:rsid w:val="007859CB"/>
    <w:rsid w:val="007865D8"/>
    <w:rsid w:val="00787E65"/>
    <w:rsid w:val="00791C31"/>
    <w:rsid w:val="0079344B"/>
    <w:rsid w:val="007934EF"/>
    <w:rsid w:val="00796517"/>
    <w:rsid w:val="00796C93"/>
    <w:rsid w:val="0079723F"/>
    <w:rsid w:val="007A0C9B"/>
    <w:rsid w:val="007A2D70"/>
    <w:rsid w:val="007A3293"/>
    <w:rsid w:val="007A5B64"/>
    <w:rsid w:val="007A5B9B"/>
    <w:rsid w:val="007B1247"/>
    <w:rsid w:val="007B2220"/>
    <w:rsid w:val="007B3292"/>
    <w:rsid w:val="007B5C6B"/>
    <w:rsid w:val="007B5FBC"/>
    <w:rsid w:val="007C0787"/>
    <w:rsid w:val="007C2800"/>
    <w:rsid w:val="007C494D"/>
    <w:rsid w:val="007C4C3A"/>
    <w:rsid w:val="007C69E2"/>
    <w:rsid w:val="007D0434"/>
    <w:rsid w:val="007D0886"/>
    <w:rsid w:val="007D0EC6"/>
    <w:rsid w:val="007D1817"/>
    <w:rsid w:val="007D2489"/>
    <w:rsid w:val="007D43BF"/>
    <w:rsid w:val="007D48B7"/>
    <w:rsid w:val="007D5712"/>
    <w:rsid w:val="007E1ACA"/>
    <w:rsid w:val="007E3855"/>
    <w:rsid w:val="007E4315"/>
    <w:rsid w:val="007E47AB"/>
    <w:rsid w:val="007F2040"/>
    <w:rsid w:val="007F2759"/>
    <w:rsid w:val="007F43E4"/>
    <w:rsid w:val="007F593F"/>
    <w:rsid w:val="007F5B28"/>
    <w:rsid w:val="00800131"/>
    <w:rsid w:val="0080030B"/>
    <w:rsid w:val="0080038D"/>
    <w:rsid w:val="00800FB4"/>
    <w:rsid w:val="00802D69"/>
    <w:rsid w:val="0080465D"/>
    <w:rsid w:val="008067DC"/>
    <w:rsid w:val="00807BFA"/>
    <w:rsid w:val="0081081B"/>
    <w:rsid w:val="00810E70"/>
    <w:rsid w:val="00810F49"/>
    <w:rsid w:val="0081169C"/>
    <w:rsid w:val="00811C30"/>
    <w:rsid w:val="008127DA"/>
    <w:rsid w:val="00812B6D"/>
    <w:rsid w:val="00812C5D"/>
    <w:rsid w:val="00812FBE"/>
    <w:rsid w:val="00814CC6"/>
    <w:rsid w:val="008154FC"/>
    <w:rsid w:val="00815A8A"/>
    <w:rsid w:val="00817FBE"/>
    <w:rsid w:val="00820D90"/>
    <w:rsid w:val="00821373"/>
    <w:rsid w:val="008213F3"/>
    <w:rsid w:val="008226CF"/>
    <w:rsid w:val="00822EAF"/>
    <w:rsid w:val="00822F2B"/>
    <w:rsid w:val="00826943"/>
    <w:rsid w:val="00827FAA"/>
    <w:rsid w:val="0083000E"/>
    <w:rsid w:val="00832D2A"/>
    <w:rsid w:val="008345C1"/>
    <w:rsid w:val="008348AB"/>
    <w:rsid w:val="00835A04"/>
    <w:rsid w:val="00836DF4"/>
    <w:rsid w:val="00843537"/>
    <w:rsid w:val="00843A3D"/>
    <w:rsid w:val="00844048"/>
    <w:rsid w:val="0084520E"/>
    <w:rsid w:val="00845848"/>
    <w:rsid w:val="008472D4"/>
    <w:rsid w:val="0084732C"/>
    <w:rsid w:val="0084742B"/>
    <w:rsid w:val="00852D2F"/>
    <w:rsid w:val="00853BC1"/>
    <w:rsid w:val="00853CFA"/>
    <w:rsid w:val="00853F92"/>
    <w:rsid w:val="008558B9"/>
    <w:rsid w:val="00857835"/>
    <w:rsid w:val="008602F3"/>
    <w:rsid w:val="0086035B"/>
    <w:rsid w:val="00860909"/>
    <w:rsid w:val="008642B5"/>
    <w:rsid w:val="008651FF"/>
    <w:rsid w:val="00865B70"/>
    <w:rsid w:val="008666C2"/>
    <w:rsid w:val="00866F47"/>
    <w:rsid w:val="00873D36"/>
    <w:rsid w:val="008760B0"/>
    <w:rsid w:val="0087688E"/>
    <w:rsid w:val="008806F9"/>
    <w:rsid w:val="00880B86"/>
    <w:rsid w:val="00881666"/>
    <w:rsid w:val="00883FC5"/>
    <w:rsid w:val="00885D72"/>
    <w:rsid w:val="00886614"/>
    <w:rsid w:val="00887F69"/>
    <w:rsid w:val="008902BC"/>
    <w:rsid w:val="00890DFB"/>
    <w:rsid w:val="00893864"/>
    <w:rsid w:val="00894139"/>
    <w:rsid w:val="008958F6"/>
    <w:rsid w:val="0089795E"/>
    <w:rsid w:val="008A01A3"/>
    <w:rsid w:val="008A0577"/>
    <w:rsid w:val="008A15F1"/>
    <w:rsid w:val="008A665E"/>
    <w:rsid w:val="008B02A0"/>
    <w:rsid w:val="008B364E"/>
    <w:rsid w:val="008B4A74"/>
    <w:rsid w:val="008B5CB9"/>
    <w:rsid w:val="008B6D78"/>
    <w:rsid w:val="008B72C6"/>
    <w:rsid w:val="008B77C8"/>
    <w:rsid w:val="008C3C11"/>
    <w:rsid w:val="008C3E97"/>
    <w:rsid w:val="008C568C"/>
    <w:rsid w:val="008C79E9"/>
    <w:rsid w:val="008C7E36"/>
    <w:rsid w:val="008D5D5C"/>
    <w:rsid w:val="008D7568"/>
    <w:rsid w:val="008D76AF"/>
    <w:rsid w:val="008E0072"/>
    <w:rsid w:val="008E0BF7"/>
    <w:rsid w:val="008E25AC"/>
    <w:rsid w:val="008E3033"/>
    <w:rsid w:val="008E309A"/>
    <w:rsid w:val="008E4DBC"/>
    <w:rsid w:val="008E5453"/>
    <w:rsid w:val="008E5CB9"/>
    <w:rsid w:val="008E6B49"/>
    <w:rsid w:val="008E7671"/>
    <w:rsid w:val="008E77EA"/>
    <w:rsid w:val="008F30BC"/>
    <w:rsid w:val="008F5517"/>
    <w:rsid w:val="008F56E2"/>
    <w:rsid w:val="008F67E5"/>
    <w:rsid w:val="008F7925"/>
    <w:rsid w:val="00907F1C"/>
    <w:rsid w:val="0091043A"/>
    <w:rsid w:val="00910E1C"/>
    <w:rsid w:val="00911F8D"/>
    <w:rsid w:val="009173F3"/>
    <w:rsid w:val="00917FAE"/>
    <w:rsid w:val="00920C6E"/>
    <w:rsid w:val="0092243A"/>
    <w:rsid w:val="00922E73"/>
    <w:rsid w:val="0092305A"/>
    <w:rsid w:val="00923855"/>
    <w:rsid w:val="00923DCA"/>
    <w:rsid w:val="00924416"/>
    <w:rsid w:val="00924C56"/>
    <w:rsid w:val="00926248"/>
    <w:rsid w:val="00926F96"/>
    <w:rsid w:val="00927EAF"/>
    <w:rsid w:val="00930088"/>
    <w:rsid w:val="00931D3D"/>
    <w:rsid w:val="00932558"/>
    <w:rsid w:val="00935500"/>
    <w:rsid w:val="00942AB6"/>
    <w:rsid w:val="0094423D"/>
    <w:rsid w:val="00944DD6"/>
    <w:rsid w:val="00946599"/>
    <w:rsid w:val="00946BFE"/>
    <w:rsid w:val="0094719C"/>
    <w:rsid w:val="00961235"/>
    <w:rsid w:val="00961717"/>
    <w:rsid w:val="00961EBD"/>
    <w:rsid w:val="00961F66"/>
    <w:rsid w:val="009646CB"/>
    <w:rsid w:val="00965B8B"/>
    <w:rsid w:val="00966A7B"/>
    <w:rsid w:val="00971314"/>
    <w:rsid w:val="0097211B"/>
    <w:rsid w:val="00972F14"/>
    <w:rsid w:val="00972F98"/>
    <w:rsid w:val="00974528"/>
    <w:rsid w:val="009755C2"/>
    <w:rsid w:val="00976289"/>
    <w:rsid w:val="00982E63"/>
    <w:rsid w:val="009832D6"/>
    <w:rsid w:val="0098503D"/>
    <w:rsid w:val="009859C5"/>
    <w:rsid w:val="009879DA"/>
    <w:rsid w:val="009901DE"/>
    <w:rsid w:val="009906C6"/>
    <w:rsid w:val="00991868"/>
    <w:rsid w:val="00991BB5"/>
    <w:rsid w:val="00992DDC"/>
    <w:rsid w:val="009975FE"/>
    <w:rsid w:val="00997601"/>
    <w:rsid w:val="009A0CFA"/>
    <w:rsid w:val="009A18C6"/>
    <w:rsid w:val="009A2B6A"/>
    <w:rsid w:val="009A350E"/>
    <w:rsid w:val="009A58D1"/>
    <w:rsid w:val="009A66F1"/>
    <w:rsid w:val="009A6CEA"/>
    <w:rsid w:val="009A75C1"/>
    <w:rsid w:val="009B04A1"/>
    <w:rsid w:val="009B1A0C"/>
    <w:rsid w:val="009B2467"/>
    <w:rsid w:val="009B2577"/>
    <w:rsid w:val="009B2887"/>
    <w:rsid w:val="009B50ED"/>
    <w:rsid w:val="009B557F"/>
    <w:rsid w:val="009C01C8"/>
    <w:rsid w:val="009C0479"/>
    <w:rsid w:val="009C16BB"/>
    <w:rsid w:val="009C28F8"/>
    <w:rsid w:val="009C3DE3"/>
    <w:rsid w:val="009C5D97"/>
    <w:rsid w:val="009C7B54"/>
    <w:rsid w:val="009D03AC"/>
    <w:rsid w:val="009D040D"/>
    <w:rsid w:val="009D0F73"/>
    <w:rsid w:val="009D195A"/>
    <w:rsid w:val="009D3835"/>
    <w:rsid w:val="009D3CD7"/>
    <w:rsid w:val="009D3E1B"/>
    <w:rsid w:val="009D5718"/>
    <w:rsid w:val="009D62BE"/>
    <w:rsid w:val="009D6669"/>
    <w:rsid w:val="009D718A"/>
    <w:rsid w:val="009D7B0F"/>
    <w:rsid w:val="009E0A39"/>
    <w:rsid w:val="009E5499"/>
    <w:rsid w:val="009E6D4E"/>
    <w:rsid w:val="009E795D"/>
    <w:rsid w:val="009E7EB9"/>
    <w:rsid w:val="009F1A90"/>
    <w:rsid w:val="009F2670"/>
    <w:rsid w:val="009F3639"/>
    <w:rsid w:val="009F365C"/>
    <w:rsid w:val="009F3AAE"/>
    <w:rsid w:val="009F3F73"/>
    <w:rsid w:val="009F4912"/>
    <w:rsid w:val="009F5751"/>
    <w:rsid w:val="009F582D"/>
    <w:rsid w:val="009F583B"/>
    <w:rsid w:val="00A00AC0"/>
    <w:rsid w:val="00A010E3"/>
    <w:rsid w:val="00A03906"/>
    <w:rsid w:val="00A05515"/>
    <w:rsid w:val="00A05CA7"/>
    <w:rsid w:val="00A074A4"/>
    <w:rsid w:val="00A10FB4"/>
    <w:rsid w:val="00A1115A"/>
    <w:rsid w:val="00A13141"/>
    <w:rsid w:val="00A1438C"/>
    <w:rsid w:val="00A14AAA"/>
    <w:rsid w:val="00A15317"/>
    <w:rsid w:val="00A16CF2"/>
    <w:rsid w:val="00A217AC"/>
    <w:rsid w:val="00A21F7E"/>
    <w:rsid w:val="00A27D2C"/>
    <w:rsid w:val="00A314EF"/>
    <w:rsid w:val="00A3304F"/>
    <w:rsid w:val="00A33059"/>
    <w:rsid w:val="00A33C3C"/>
    <w:rsid w:val="00A35865"/>
    <w:rsid w:val="00A361EB"/>
    <w:rsid w:val="00A40717"/>
    <w:rsid w:val="00A4141B"/>
    <w:rsid w:val="00A4167C"/>
    <w:rsid w:val="00A41D73"/>
    <w:rsid w:val="00A4231C"/>
    <w:rsid w:val="00A439D3"/>
    <w:rsid w:val="00A4405E"/>
    <w:rsid w:val="00A44188"/>
    <w:rsid w:val="00A4516C"/>
    <w:rsid w:val="00A45228"/>
    <w:rsid w:val="00A46776"/>
    <w:rsid w:val="00A476F5"/>
    <w:rsid w:val="00A47BC7"/>
    <w:rsid w:val="00A5398F"/>
    <w:rsid w:val="00A55BCF"/>
    <w:rsid w:val="00A574D0"/>
    <w:rsid w:val="00A57E2C"/>
    <w:rsid w:val="00A604AF"/>
    <w:rsid w:val="00A60572"/>
    <w:rsid w:val="00A626E4"/>
    <w:rsid w:val="00A629C1"/>
    <w:rsid w:val="00A630C4"/>
    <w:rsid w:val="00A6455D"/>
    <w:rsid w:val="00A64F31"/>
    <w:rsid w:val="00A65A18"/>
    <w:rsid w:val="00A66E96"/>
    <w:rsid w:val="00A6747B"/>
    <w:rsid w:val="00A67B63"/>
    <w:rsid w:val="00A67D23"/>
    <w:rsid w:val="00A72412"/>
    <w:rsid w:val="00A73644"/>
    <w:rsid w:val="00A769FD"/>
    <w:rsid w:val="00A81619"/>
    <w:rsid w:val="00A821EC"/>
    <w:rsid w:val="00A833D2"/>
    <w:rsid w:val="00A8382B"/>
    <w:rsid w:val="00A9049F"/>
    <w:rsid w:val="00A9156E"/>
    <w:rsid w:val="00A92E2D"/>
    <w:rsid w:val="00A94BD2"/>
    <w:rsid w:val="00AA0E4A"/>
    <w:rsid w:val="00AA177C"/>
    <w:rsid w:val="00AA215F"/>
    <w:rsid w:val="00AA2BA3"/>
    <w:rsid w:val="00AA2C29"/>
    <w:rsid w:val="00AA3BD5"/>
    <w:rsid w:val="00AA3C78"/>
    <w:rsid w:val="00AA4FC1"/>
    <w:rsid w:val="00AA5F5E"/>
    <w:rsid w:val="00AA61FF"/>
    <w:rsid w:val="00AA70BF"/>
    <w:rsid w:val="00AB1FFC"/>
    <w:rsid w:val="00AB3123"/>
    <w:rsid w:val="00AB3D49"/>
    <w:rsid w:val="00AB4EAF"/>
    <w:rsid w:val="00AB58C4"/>
    <w:rsid w:val="00AB7C50"/>
    <w:rsid w:val="00AC03B8"/>
    <w:rsid w:val="00AC3EEF"/>
    <w:rsid w:val="00AC4297"/>
    <w:rsid w:val="00AC42E8"/>
    <w:rsid w:val="00AC747B"/>
    <w:rsid w:val="00AD2040"/>
    <w:rsid w:val="00AD58C0"/>
    <w:rsid w:val="00AD6BF7"/>
    <w:rsid w:val="00AD7DB8"/>
    <w:rsid w:val="00AE052E"/>
    <w:rsid w:val="00AE06B4"/>
    <w:rsid w:val="00AE43B7"/>
    <w:rsid w:val="00AE5014"/>
    <w:rsid w:val="00AE55B4"/>
    <w:rsid w:val="00AE5821"/>
    <w:rsid w:val="00AF635A"/>
    <w:rsid w:val="00AF6575"/>
    <w:rsid w:val="00AF761A"/>
    <w:rsid w:val="00B04936"/>
    <w:rsid w:val="00B049AF"/>
    <w:rsid w:val="00B057DB"/>
    <w:rsid w:val="00B05F37"/>
    <w:rsid w:val="00B06074"/>
    <w:rsid w:val="00B124C8"/>
    <w:rsid w:val="00B1294E"/>
    <w:rsid w:val="00B14742"/>
    <w:rsid w:val="00B17413"/>
    <w:rsid w:val="00B20467"/>
    <w:rsid w:val="00B21029"/>
    <w:rsid w:val="00B30553"/>
    <w:rsid w:val="00B30CA1"/>
    <w:rsid w:val="00B3254B"/>
    <w:rsid w:val="00B32917"/>
    <w:rsid w:val="00B33116"/>
    <w:rsid w:val="00B372F7"/>
    <w:rsid w:val="00B42D00"/>
    <w:rsid w:val="00B44A37"/>
    <w:rsid w:val="00B4633D"/>
    <w:rsid w:val="00B4650D"/>
    <w:rsid w:val="00B47D71"/>
    <w:rsid w:val="00B5180C"/>
    <w:rsid w:val="00B55256"/>
    <w:rsid w:val="00B568E6"/>
    <w:rsid w:val="00B57A3E"/>
    <w:rsid w:val="00B6030D"/>
    <w:rsid w:val="00B60A9B"/>
    <w:rsid w:val="00B60E3F"/>
    <w:rsid w:val="00B60ECA"/>
    <w:rsid w:val="00B62845"/>
    <w:rsid w:val="00B6337B"/>
    <w:rsid w:val="00B633BF"/>
    <w:rsid w:val="00B63F92"/>
    <w:rsid w:val="00B649C2"/>
    <w:rsid w:val="00B64DD1"/>
    <w:rsid w:val="00B66110"/>
    <w:rsid w:val="00B6726A"/>
    <w:rsid w:val="00B7042D"/>
    <w:rsid w:val="00B707B6"/>
    <w:rsid w:val="00B72BB5"/>
    <w:rsid w:val="00B7301A"/>
    <w:rsid w:val="00B74AD4"/>
    <w:rsid w:val="00B74EFE"/>
    <w:rsid w:val="00B7520D"/>
    <w:rsid w:val="00B75321"/>
    <w:rsid w:val="00B80DFD"/>
    <w:rsid w:val="00B82A6C"/>
    <w:rsid w:val="00B83B5F"/>
    <w:rsid w:val="00B84346"/>
    <w:rsid w:val="00B845C0"/>
    <w:rsid w:val="00B84878"/>
    <w:rsid w:val="00B86B0A"/>
    <w:rsid w:val="00B8755A"/>
    <w:rsid w:val="00B87C75"/>
    <w:rsid w:val="00B923D0"/>
    <w:rsid w:val="00B92DDA"/>
    <w:rsid w:val="00B94EFE"/>
    <w:rsid w:val="00B96DB4"/>
    <w:rsid w:val="00B9718F"/>
    <w:rsid w:val="00BA14C9"/>
    <w:rsid w:val="00BA2B61"/>
    <w:rsid w:val="00BA6057"/>
    <w:rsid w:val="00BA6C40"/>
    <w:rsid w:val="00BA6E2E"/>
    <w:rsid w:val="00BA6ECB"/>
    <w:rsid w:val="00BB4DD6"/>
    <w:rsid w:val="00BB7C48"/>
    <w:rsid w:val="00BC13C9"/>
    <w:rsid w:val="00BC1A1A"/>
    <w:rsid w:val="00BC1F6F"/>
    <w:rsid w:val="00BC27CA"/>
    <w:rsid w:val="00BC333B"/>
    <w:rsid w:val="00BC3803"/>
    <w:rsid w:val="00BC7D47"/>
    <w:rsid w:val="00BD0229"/>
    <w:rsid w:val="00BD142F"/>
    <w:rsid w:val="00BD145A"/>
    <w:rsid w:val="00BD19C2"/>
    <w:rsid w:val="00BD1DD1"/>
    <w:rsid w:val="00BD24F2"/>
    <w:rsid w:val="00BD3E7C"/>
    <w:rsid w:val="00BD6ADD"/>
    <w:rsid w:val="00BD6E75"/>
    <w:rsid w:val="00BD7E19"/>
    <w:rsid w:val="00BE0120"/>
    <w:rsid w:val="00BE2B07"/>
    <w:rsid w:val="00BE50E9"/>
    <w:rsid w:val="00BE621A"/>
    <w:rsid w:val="00BF2716"/>
    <w:rsid w:val="00BF2E0A"/>
    <w:rsid w:val="00BF2F32"/>
    <w:rsid w:val="00BF3E85"/>
    <w:rsid w:val="00BF5F87"/>
    <w:rsid w:val="00BF6060"/>
    <w:rsid w:val="00BF7A7A"/>
    <w:rsid w:val="00C02C06"/>
    <w:rsid w:val="00C02F9A"/>
    <w:rsid w:val="00C048CD"/>
    <w:rsid w:val="00C0644E"/>
    <w:rsid w:val="00C0669E"/>
    <w:rsid w:val="00C078C8"/>
    <w:rsid w:val="00C133F2"/>
    <w:rsid w:val="00C14F31"/>
    <w:rsid w:val="00C15BB9"/>
    <w:rsid w:val="00C15C0F"/>
    <w:rsid w:val="00C16510"/>
    <w:rsid w:val="00C20DD6"/>
    <w:rsid w:val="00C232CA"/>
    <w:rsid w:val="00C25F29"/>
    <w:rsid w:val="00C30E27"/>
    <w:rsid w:val="00C335F8"/>
    <w:rsid w:val="00C34581"/>
    <w:rsid w:val="00C34768"/>
    <w:rsid w:val="00C41CF4"/>
    <w:rsid w:val="00C428E4"/>
    <w:rsid w:val="00C45204"/>
    <w:rsid w:val="00C458C2"/>
    <w:rsid w:val="00C46048"/>
    <w:rsid w:val="00C462F5"/>
    <w:rsid w:val="00C47B82"/>
    <w:rsid w:val="00C5018C"/>
    <w:rsid w:val="00C50291"/>
    <w:rsid w:val="00C503DE"/>
    <w:rsid w:val="00C51574"/>
    <w:rsid w:val="00C5233C"/>
    <w:rsid w:val="00C56544"/>
    <w:rsid w:val="00C567F3"/>
    <w:rsid w:val="00C57CAA"/>
    <w:rsid w:val="00C601D1"/>
    <w:rsid w:val="00C60E30"/>
    <w:rsid w:val="00C61604"/>
    <w:rsid w:val="00C622C8"/>
    <w:rsid w:val="00C65721"/>
    <w:rsid w:val="00C66F8B"/>
    <w:rsid w:val="00C67B81"/>
    <w:rsid w:val="00C67FB9"/>
    <w:rsid w:val="00C7024B"/>
    <w:rsid w:val="00C706B5"/>
    <w:rsid w:val="00C70753"/>
    <w:rsid w:val="00C714D4"/>
    <w:rsid w:val="00C8097B"/>
    <w:rsid w:val="00C81A7C"/>
    <w:rsid w:val="00C83023"/>
    <w:rsid w:val="00C83D59"/>
    <w:rsid w:val="00C847D0"/>
    <w:rsid w:val="00C84ABD"/>
    <w:rsid w:val="00C872FF"/>
    <w:rsid w:val="00C91084"/>
    <w:rsid w:val="00C940A0"/>
    <w:rsid w:val="00C9532A"/>
    <w:rsid w:val="00C95C32"/>
    <w:rsid w:val="00C96574"/>
    <w:rsid w:val="00CA0078"/>
    <w:rsid w:val="00CA31DD"/>
    <w:rsid w:val="00CA76DF"/>
    <w:rsid w:val="00CA776B"/>
    <w:rsid w:val="00CB1FFA"/>
    <w:rsid w:val="00CB2FCB"/>
    <w:rsid w:val="00CB327B"/>
    <w:rsid w:val="00CB4481"/>
    <w:rsid w:val="00CB6EF8"/>
    <w:rsid w:val="00CB7C8C"/>
    <w:rsid w:val="00CC1050"/>
    <w:rsid w:val="00CC47BD"/>
    <w:rsid w:val="00CC4937"/>
    <w:rsid w:val="00CC690A"/>
    <w:rsid w:val="00CC78E4"/>
    <w:rsid w:val="00CD0EC7"/>
    <w:rsid w:val="00CD1448"/>
    <w:rsid w:val="00CD1478"/>
    <w:rsid w:val="00CD17C7"/>
    <w:rsid w:val="00CD190E"/>
    <w:rsid w:val="00CD3FF0"/>
    <w:rsid w:val="00CD612D"/>
    <w:rsid w:val="00CD6D1B"/>
    <w:rsid w:val="00CE044D"/>
    <w:rsid w:val="00CE27A6"/>
    <w:rsid w:val="00CE3183"/>
    <w:rsid w:val="00CE4E1D"/>
    <w:rsid w:val="00CE5AFC"/>
    <w:rsid w:val="00CF10BD"/>
    <w:rsid w:val="00CF15AD"/>
    <w:rsid w:val="00CF2AA7"/>
    <w:rsid w:val="00CF3507"/>
    <w:rsid w:val="00CF3938"/>
    <w:rsid w:val="00CF4A4B"/>
    <w:rsid w:val="00CF4F8D"/>
    <w:rsid w:val="00CF554F"/>
    <w:rsid w:val="00CF6864"/>
    <w:rsid w:val="00D0164E"/>
    <w:rsid w:val="00D0197A"/>
    <w:rsid w:val="00D02BB4"/>
    <w:rsid w:val="00D03C3E"/>
    <w:rsid w:val="00D03E3A"/>
    <w:rsid w:val="00D04FD9"/>
    <w:rsid w:val="00D055A7"/>
    <w:rsid w:val="00D1058E"/>
    <w:rsid w:val="00D122AD"/>
    <w:rsid w:val="00D137BD"/>
    <w:rsid w:val="00D138E1"/>
    <w:rsid w:val="00D15779"/>
    <w:rsid w:val="00D210FB"/>
    <w:rsid w:val="00D21BFD"/>
    <w:rsid w:val="00D23DD1"/>
    <w:rsid w:val="00D27986"/>
    <w:rsid w:val="00D301CE"/>
    <w:rsid w:val="00D30C06"/>
    <w:rsid w:val="00D405A6"/>
    <w:rsid w:val="00D40DB8"/>
    <w:rsid w:val="00D41EB0"/>
    <w:rsid w:val="00D43761"/>
    <w:rsid w:val="00D44630"/>
    <w:rsid w:val="00D4485E"/>
    <w:rsid w:val="00D44CCF"/>
    <w:rsid w:val="00D44E10"/>
    <w:rsid w:val="00D46374"/>
    <w:rsid w:val="00D47D67"/>
    <w:rsid w:val="00D50452"/>
    <w:rsid w:val="00D5259F"/>
    <w:rsid w:val="00D55EA8"/>
    <w:rsid w:val="00D60AB1"/>
    <w:rsid w:val="00D61BEA"/>
    <w:rsid w:val="00D61F67"/>
    <w:rsid w:val="00D63149"/>
    <w:rsid w:val="00D63B3C"/>
    <w:rsid w:val="00D64984"/>
    <w:rsid w:val="00D65E67"/>
    <w:rsid w:val="00D66F94"/>
    <w:rsid w:val="00D72F14"/>
    <w:rsid w:val="00D73656"/>
    <w:rsid w:val="00D73C34"/>
    <w:rsid w:val="00D74A07"/>
    <w:rsid w:val="00D75265"/>
    <w:rsid w:val="00D75D8F"/>
    <w:rsid w:val="00D76BDA"/>
    <w:rsid w:val="00D76C25"/>
    <w:rsid w:val="00D77C9E"/>
    <w:rsid w:val="00D8077F"/>
    <w:rsid w:val="00D825C8"/>
    <w:rsid w:val="00D83983"/>
    <w:rsid w:val="00D8504F"/>
    <w:rsid w:val="00D8507D"/>
    <w:rsid w:val="00D85B87"/>
    <w:rsid w:val="00D90725"/>
    <w:rsid w:val="00D931C8"/>
    <w:rsid w:val="00D94894"/>
    <w:rsid w:val="00D94C35"/>
    <w:rsid w:val="00D967BF"/>
    <w:rsid w:val="00D96C7B"/>
    <w:rsid w:val="00D97F3D"/>
    <w:rsid w:val="00DA16F3"/>
    <w:rsid w:val="00DA2DD1"/>
    <w:rsid w:val="00DA31FB"/>
    <w:rsid w:val="00DA5B5F"/>
    <w:rsid w:val="00DA75B7"/>
    <w:rsid w:val="00DB0430"/>
    <w:rsid w:val="00DB1ACF"/>
    <w:rsid w:val="00DB276F"/>
    <w:rsid w:val="00DB3BB2"/>
    <w:rsid w:val="00DB45E3"/>
    <w:rsid w:val="00DB6A90"/>
    <w:rsid w:val="00DC0103"/>
    <w:rsid w:val="00DC0C2D"/>
    <w:rsid w:val="00DC2E95"/>
    <w:rsid w:val="00DC37CD"/>
    <w:rsid w:val="00DC4443"/>
    <w:rsid w:val="00DC6421"/>
    <w:rsid w:val="00DC685F"/>
    <w:rsid w:val="00DD01A7"/>
    <w:rsid w:val="00DD284E"/>
    <w:rsid w:val="00DD6A96"/>
    <w:rsid w:val="00DD6AA4"/>
    <w:rsid w:val="00DD792A"/>
    <w:rsid w:val="00DE1374"/>
    <w:rsid w:val="00DE3951"/>
    <w:rsid w:val="00DE39AD"/>
    <w:rsid w:val="00DE5C60"/>
    <w:rsid w:val="00DE6430"/>
    <w:rsid w:val="00DE6A00"/>
    <w:rsid w:val="00DE7C95"/>
    <w:rsid w:val="00DF0D3C"/>
    <w:rsid w:val="00DF1D93"/>
    <w:rsid w:val="00DF3033"/>
    <w:rsid w:val="00DF3AF9"/>
    <w:rsid w:val="00DF4FE9"/>
    <w:rsid w:val="00DF580C"/>
    <w:rsid w:val="00DF5A91"/>
    <w:rsid w:val="00DF646E"/>
    <w:rsid w:val="00DF79CC"/>
    <w:rsid w:val="00E01CF4"/>
    <w:rsid w:val="00E02595"/>
    <w:rsid w:val="00E027B8"/>
    <w:rsid w:val="00E028FD"/>
    <w:rsid w:val="00E03D0B"/>
    <w:rsid w:val="00E0592A"/>
    <w:rsid w:val="00E062EA"/>
    <w:rsid w:val="00E06420"/>
    <w:rsid w:val="00E0664C"/>
    <w:rsid w:val="00E074A0"/>
    <w:rsid w:val="00E12AE9"/>
    <w:rsid w:val="00E12D4A"/>
    <w:rsid w:val="00E14A64"/>
    <w:rsid w:val="00E15473"/>
    <w:rsid w:val="00E16855"/>
    <w:rsid w:val="00E16B22"/>
    <w:rsid w:val="00E207EF"/>
    <w:rsid w:val="00E21EE0"/>
    <w:rsid w:val="00E23349"/>
    <w:rsid w:val="00E23D83"/>
    <w:rsid w:val="00E25673"/>
    <w:rsid w:val="00E2653E"/>
    <w:rsid w:val="00E311AC"/>
    <w:rsid w:val="00E35AB4"/>
    <w:rsid w:val="00E364F2"/>
    <w:rsid w:val="00E36DED"/>
    <w:rsid w:val="00E37332"/>
    <w:rsid w:val="00E4286F"/>
    <w:rsid w:val="00E42D37"/>
    <w:rsid w:val="00E464A5"/>
    <w:rsid w:val="00E46E87"/>
    <w:rsid w:val="00E4704E"/>
    <w:rsid w:val="00E542E4"/>
    <w:rsid w:val="00E57677"/>
    <w:rsid w:val="00E64DF1"/>
    <w:rsid w:val="00E66B6E"/>
    <w:rsid w:val="00E6715D"/>
    <w:rsid w:val="00E72F5C"/>
    <w:rsid w:val="00E770D2"/>
    <w:rsid w:val="00E80944"/>
    <w:rsid w:val="00E8160F"/>
    <w:rsid w:val="00E83900"/>
    <w:rsid w:val="00E841F6"/>
    <w:rsid w:val="00E85334"/>
    <w:rsid w:val="00E86B3F"/>
    <w:rsid w:val="00E90589"/>
    <w:rsid w:val="00E91B8A"/>
    <w:rsid w:val="00E929E6"/>
    <w:rsid w:val="00E965B0"/>
    <w:rsid w:val="00E96652"/>
    <w:rsid w:val="00EA0C5E"/>
    <w:rsid w:val="00EA2749"/>
    <w:rsid w:val="00EA2818"/>
    <w:rsid w:val="00EA3CD8"/>
    <w:rsid w:val="00EA407C"/>
    <w:rsid w:val="00EA561A"/>
    <w:rsid w:val="00EB265F"/>
    <w:rsid w:val="00EB2F21"/>
    <w:rsid w:val="00EB34AF"/>
    <w:rsid w:val="00EB42D7"/>
    <w:rsid w:val="00EB4A0E"/>
    <w:rsid w:val="00EB4E09"/>
    <w:rsid w:val="00EB5092"/>
    <w:rsid w:val="00EB6272"/>
    <w:rsid w:val="00EC7A1D"/>
    <w:rsid w:val="00EC7BEB"/>
    <w:rsid w:val="00EC7E2E"/>
    <w:rsid w:val="00ED1018"/>
    <w:rsid w:val="00ED2044"/>
    <w:rsid w:val="00ED3057"/>
    <w:rsid w:val="00ED4337"/>
    <w:rsid w:val="00ED4D53"/>
    <w:rsid w:val="00ED50A7"/>
    <w:rsid w:val="00ED7DD7"/>
    <w:rsid w:val="00ED7FAB"/>
    <w:rsid w:val="00EE02C0"/>
    <w:rsid w:val="00EE1C2B"/>
    <w:rsid w:val="00EE1EFC"/>
    <w:rsid w:val="00EE2B8B"/>
    <w:rsid w:val="00EE3276"/>
    <w:rsid w:val="00EE5977"/>
    <w:rsid w:val="00EF10DF"/>
    <w:rsid w:val="00EF1366"/>
    <w:rsid w:val="00EF27DC"/>
    <w:rsid w:val="00EF322C"/>
    <w:rsid w:val="00EF369A"/>
    <w:rsid w:val="00EF57D4"/>
    <w:rsid w:val="00EF76CE"/>
    <w:rsid w:val="00F002AD"/>
    <w:rsid w:val="00F00964"/>
    <w:rsid w:val="00F00CE2"/>
    <w:rsid w:val="00F057D4"/>
    <w:rsid w:val="00F05E75"/>
    <w:rsid w:val="00F12AE6"/>
    <w:rsid w:val="00F163D8"/>
    <w:rsid w:val="00F17E88"/>
    <w:rsid w:val="00F20234"/>
    <w:rsid w:val="00F207D6"/>
    <w:rsid w:val="00F221AE"/>
    <w:rsid w:val="00F22E66"/>
    <w:rsid w:val="00F22E93"/>
    <w:rsid w:val="00F2365E"/>
    <w:rsid w:val="00F245A6"/>
    <w:rsid w:val="00F304E0"/>
    <w:rsid w:val="00F305C5"/>
    <w:rsid w:val="00F315DF"/>
    <w:rsid w:val="00F342DF"/>
    <w:rsid w:val="00F34A2A"/>
    <w:rsid w:val="00F35120"/>
    <w:rsid w:val="00F35D4C"/>
    <w:rsid w:val="00F36FC8"/>
    <w:rsid w:val="00F37989"/>
    <w:rsid w:val="00F37AB2"/>
    <w:rsid w:val="00F40E8E"/>
    <w:rsid w:val="00F4204F"/>
    <w:rsid w:val="00F44480"/>
    <w:rsid w:val="00F44DFD"/>
    <w:rsid w:val="00F45EFF"/>
    <w:rsid w:val="00F5071B"/>
    <w:rsid w:val="00F50DD4"/>
    <w:rsid w:val="00F5296F"/>
    <w:rsid w:val="00F5419E"/>
    <w:rsid w:val="00F55B42"/>
    <w:rsid w:val="00F604C5"/>
    <w:rsid w:val="00F607BA"/>
    <w:rsid w:val="00F64C41"/>
    <w:rsid w:val="00F652F7"/>
    <w:rsid w:val="00F65744"/>
    <w:rsid w:val="00F6610D"/>
    <w:rsid w:val="00F70C10"/>
    <w:rsid w:val="00F7124F"/>
    <w:rsid w:val="00F7318F"/>
    <w:rsid w:val="00F73D62"/>
    <w:rsid w:val="00F757BA"/>
    <w:rsid w:val="00F757D5"/>
    <w:rsid w:val="00F779CB"/>
    <w:rsid w:val="00F82F31"/>
    <w:rsid w:val="00F83880"/>
    <w:rsid w:val="00F85858"/>
    <w:rsid w:val="00F859B5"/>
    <w:rsid w:val="00F85B76"/>
    <w:rsid w:val="00F90A4D"/>
    <w:rsid w:val="00F92A4D"/>
    <w:rsid w:val="00F938D0"/>
    <w:rsid w:val="00F9794B"/>
    <w:rsid w:val="00F97ABA"/>
    <w:rsid w:val="00FA0D13"/>
    <w:rsid w:val="00FA1F4F"/>
    <w:rsid w:val="00FA240E"/>
    <w:rsid w:val="00FA38E8"/>
    <w:rsid w:val="00FA5CBE"/>
    <w:rsid w:val="00FA6E20"/>
    <w:rsid w:val="00FA758E"/>
    <w:rsid w:val="00FA7A48"/>
    <w:rsid w:val="00FB01D5"/>
    <w:rsid w:val="00FB0245"/>
    <w:rsid w:val="00FB2337"/>
    <w:rsid w:val="00FB3000"/>
    <w:rsid w:val="00FB498B"/>
    <w:rsid w:val="00FB6A2C"/>
    <w:rsid w:val="00FC20A1"/>
    <w:rsid w:val="00FC25B2"/>
    <w:rsid w:val="00FC2737"/>
    <w:rsid w:val="00FC42AF"/>
    <w:rsid w:val="00FC4A2C"/>
    <w:rsid w:val="00FC54F2"/>
    <w:rsid w:val="00FD0223"/>
    <w:rsid w:val="00FD13A8"/>
    <w:rsid w:val="00FD2E2F"/>
    <w:rsid w:val="00FD4356"/>
    <w:rsid w:val="00FD4B5E"/>
    <w:rsid w:val="00FD4BAE"/>
    <w:rsid w:val="00FD5871"/>
    <w:rsid w:val="00FD5F41"/>
    <w:rsid w:val="00FD7744"/>
    <w:rsid w:val="00FE2833"/>
    <w:rsid w:val="00FE2A62"/>
    <w:rsid w:val="00FE4220"/>
    <w:rsid w:val="00FE4344"/>
    <w:rsid w:val="00FE5CF9"/>
    <w:rsid w:val="00FF4647"/>
    <w:rsid w:val="00FF65C9"/>
    <w:rsid w:val="00FF6FD5"/>
    <w:rsid w:val="00FF71E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4d4f53"/>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able of authorities"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0"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eastAsia="en-US"/>
    </w:rPr>
  </w:style>
  <w:style w:type="paragraph" w:styleId="Heading1">
    <w:name w:val="heading 1"/>
    <w:basedOn w:val="Normal"/>
    <w:next w:val="Normal"/>
    <w:link w:val="Heading1Char"/>
    <w:qFormat/>
    <w:rsid w:val="00580A08"/>
    <w:pPr>
      <w:keepNext/>
      <w:pageBreakBefore/>
      <w:numPr>
        <w:numId w:val="17"/>
      </w:numPr>
      <w:spacing w:before="240" w:after="60"/>
      <w:ind w:left="567" w:hanging="567"/>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0761E0"/>
    <w:pPr>
      <w:numPr>
        <w:ilvl w:val="2"/>
        <w:numId w:val="17"/>
      </w:numPr>
      <w:spacing w:before="360" w:after="120"/>
      <w:outlineLvl w:val="2"/>
    </w:pPr>
  </w:style>
  <w:style w:type="paragraph" w:styleId="Heading4">
    <w:name w:val="heading 4"/>
    <w:basedOn w:val="Heading3"/>
    <w:next w:val="Normal"/>
    <w:link w:val="Heading4Char"/>
    <w:unhideWhenUsed/>
    <w:qFormat/>
    <w:rsid w:val="00800131"/>
    <w:pPr>
      <w:outlineLvl w:val="3"/>
    </w:pPr>
    <w:rPr>
      <w:sz w:val="22"/>
      <w:szCs w:val="22"/>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80A08"/>
    <w:rPr>
      <w:rFonts w:ascii="Arial" w:eastAsia="MS Gothic" w:hAnsi="Arial"/>
      <w:b/>
      <w:bCs/>
      <w:kern w:val="32"/>
      <w:sz w:val="36"/>
      <w:szCs w:val="32"/>
      <w:lang w:val="x-none" w:eastAsia="x-none"/>
    </w:rPr>
  </w:style>
  <w:style w:type="character" w:customStyle="1" w:styleId="Heading2Char">
    <w:name w:val="Heading 2 Char"/>
    <w:link w:val="Heading2"/>
    <w:uiPriority w:val="9"/>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0761E0"/>
    <w:rPr>
      <w:rFonts w:ascii="Arial" w:eastAsiaTheme="minorEastAsia" w:hAnsi="Arial" w:cs="Arial"/>
      <w:b/>
      <w:sz w:val="24"/>
      <w:szCs w:val="24"/>
      <w:lang w:eastAsia="en-US"/>
    </w:rPr>
  </w:style>
  <w:style w:type="character" w:customStyle="1" w:styleId="Heading4Char">
    <w:name w:val="Heading 4 Char"/>
    <w:link w:val="Heading4"/>
    <w:rsid w:val="00800131"/>
    <w:rPr>
      <w:rFonts w:ascii="Arial" w:eastAsiaTheme="minorEastAsia" w:hAnsi="Arial" w:cs="Arial"/>
      <w:b/>
      <w:sz w:val="22"/>
      <w:szCs w:val="22"/>
      <w:lang w:eastAsia="en-US"/>
    </w:r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qFormat/>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157ABA"/>
    <w:pPr>
      <w:tabs>
        <w:tab w:val="left" w:pos="660"/>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C714D4"/>
    <w:pPr>
      <w:tabs>
        <w:tab w:val="left" w:pos="1418"/>
        <w:tab w:val="right" w:leader="dot" w:pos="9356"/>
      </w:tabs>
      <w:spacing w:after="100"/>
      <w:ind w:left="709"/>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qFormat/>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rPr>
  </w:style>
  <w:style w:type="paragraph" w:styleId="FootnoteText">
    <w:name w:val="footnote text"/>
    <w:basedOn w:val="Normal"/>
    <w:link w:val="FootnoteTextChar"/>
    <w:semiHidden/>
    <w:rsid w:val="000119CB"/>
    <w:pPr>
      <w:spacing w:line="240" w:lineRule="atLeast"/>
    </w:pPr>
    <w:rPr>
      <w:rFonts w:eastAsia="Times New Roman"/>
      <w:szCs w:val="20"/>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uiPriority w:val="39"/>
    <w:rsid w:val="000D5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rPr>
  </w:style>
  <w:style w:type="paragraph" w:customStyle="1" w:styleId="ADPBody">
    <w:name w:val="ADP Body"/>
    <w:basedOn w:val="PlainText"/>
    <w:rsid w:val="00467B07"/>
    <w:pPr>
      <w:spacing w:after="120" w:line="260" w:lineRule="exact"/>
    </w:pPr>
    <w:rPr>
      <w:rFonts w:ascii="Arial" w:eastAsiaTheme="minorHAnsi" w:hAnsi="Arial" w:cs="Courier New"/>
      <w:sz w:val="20"/>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uiPriority w:val="20"/>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rPr>
  </w:style>
  <w:style w:type="paragraph" w:styleId="TOCHeading">
    <w:name w:val="TOC Heading"/>
    <w:basedOn w:val="Heading1"/>
    <w:next w:val="Normal"/>
    <w:uiPriority w:val="39"/>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unhideWhenUsed/>
    <w:rsid w:val="00003254"/>
    <w:pPr>
      <w:spacing w:before="0" w:line="240" w:lineRule="atLeast"/>
      <w:ind w:left="360"/>
    </w:pPr>
    <w:rPr>
      <w:rFonts w:ascii="Palatino Linotype" w:eastAsia="Times New Roman" w:hAnsi="Palatino Linotype"/>
      <w:sz w:val="16"/>
      <w:szCs w:val="16"/>
    </w:rPr>
  </w:style>
  <w:style w:type="character" w:customStyle="1" w:styleId="BodyTextIndent3Char">
    <w:name w:val="Body Text Indent 3 Char"/>
    <w:basedOn w:val="DefaultParagraphFont"/>
    <w:link w:val="BodyTextIndent3"/>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tblInd w:w="0" w:type="dxa"/>
      <w:tblCellMar>
        <w:top w:w="0" w:type="dxa"/>
        <w:left w:w="108" w:type="dxa"/>
        <w:bottom w:w="0" w:type="dxa"/>
        <w:right w:w="108" w:type="dxa"/>
      </w:tblCellMa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character" w:styleId="PlaceholderText">
    <w:name w:val="Placeholder Text"/>
    <w:basedOn w:val="DefaultParagraphFont"/>
    <w:uiPriority w:val="99"/>
    <w:unhideWhenUsed/>
    <w:rsid w:val="00100BD7"/>
    <w:rPr>
      <w:color w:val="808080"/>
    </w:rPr>
  </w:style>
  <w:style w:type="character" w:customStyle="1" w:styleId="Country-Ref">
    <w:name w:val="Country-Ref"/>
    <w:basedOn w:val="DefaultParagraphFont"/>
    <w:uiPriority w:val="1"/>
    <w:qFormat/>
    <w:rsid w:val="00100BD7"/>
    <w:rPr>
      <w:rFonts w:asciiTheme="minorHAnsi" w:hAnsiTheme="minorHAnsi"/>
      <w:b/>
      <w:i/>
      <w:sz w:val="40"/>
    </w:rPr>
  </w:style>
  <w:style w:type="paragraph" w:customStyle="1" w:styleId="Default">
    <w:name w:val="Default"/>
    <w:rsid w:val="0044724A"/>
    <w:pPr>
      <w:autoSpaceDE w:val="0"/>
      <w:autoSpaceDN w:val="0"/>
      <w:adjustRightInd w:val="0"/>
    </w:pPr>
    <w:rPr>
      <w:rFonts w:ascii="Arial" w:hAnsi="Arial" w:cs="Arial"/>
      <w:color w:val="000000"/>
      <w:sz w:val="24"/>
      <w:szCs w:val="24"/>
    </w:rPr>
  </w:style>
  <w:style w:type="paragraph" w:customStyle="1" w:styleId="Workday">
    <w:name w:val="~Workday"/>
    <w:basedOn w:val="Normal"/>
    <w:link w:val="WorkdayChar"/>
    <w:qFormat/>
    <w:rsid w:val="004E3E7B"/>
    <w:pPr>
      <w:shd w:val="clear" w:color="auto" w:fill="EAF1DD" w:themeFill="accent3" w:themeFillTint="33"/>
      <w:spacing w:before="0" w:line="240" w:lineRule="atLeast"/>
    </w:pPr>
    <w:rPr>
      <w:rFonts w:ascii="Arial" w:eastAsia="Times New Roman" w:hAnsi="Arial" w:cs="Microsoft Sans Serif"/>
      <w:color w:val="00B050"/>
      <w:sz w:val="20"/>
      <w:szCs w:val="20"/>
    </w:rPr>
  </w:style>
  <w:style w:type="character" w:customStyle="1" w:styleId="WorkdayChar">
    <w:name w:val="~Workday Char"/>
    <w:basedOn w:val="DefaultParagraphFont"/>
    <w:link w:val="Workday"/>
    <w:rsid w:val="004E3E7B"/>
    <w:rPr>
      <w:rFonts w:ascii="Arial" w:eastAsia="Times New Roman" w:hAnsi="Arial" w:cs="Microsoft Sans Serif"/>
      <w:color w:val="00B050"/>
      <w:shd w:val="clear" w:color="auto" w:fill="EAF1DD" w:themeFill="accent3" w:themeFillTint="33"/>
      <w:lang w:eastAsia="en-US"/>
    </w:rPr>
  </w:style>
  <w:style w:type="paragraph" w:customStyle="1" w:styleId="Arial10">
    <w:name w:val="Arial10"/>
    <w:basedOn w:val="Normal"/>
    <w:link w:val="Arial10Char"/>
    <w:qFormat/>
    <w:rsid w:val="00C67FB9"/>
    <w:pPr>
      <w:spacing w:before="0" w:line="240" w:lineRule="auto"/>
    </w:pPr>
    <w:rPr>
      <w:rFonts w:ascii="Arial" w:eastAsia="MS Mincho" w:hAnsi="Arial"/>
      <w:sz w:val="20"/>
      <w:szCs w:val="20"/>
      <w:lang w:val="en-US"/>
    </w:rPr>
  </w:style>
  <w:style w:type="character" w:customStyle="1" w:styleId="Arial10Char">
    <w:name w:val="Arial10 Char"/>
    <w:basedOn w:val="DefaultParagraphFont"/>
    <w:link w:val="Arial10"/>
    <w:rsid w:val="00C67FB9"/>
    <w:rPr>
      <w:rFonts w:ascii="Arial" w:hAnsi="Arial"/>
      <w:lang w:val="en-US" w:eastAsia="en-US"/>
    </w:rPr>
  </w:style>
  <w:style w:type="paragraph" w:customStyle="1" w:styleId="BP3">
    <w:name w:val="BP3"/>
    <w:basedOn w:val="Normal"/>
    <w:next w:val="Normal"/>
    <w:link w:val="BP3Char"/>
    <w:qFormat/>
    <w:rsid w:val="0063407A"/>
    <w:pPr>
      <w:keepNext/>
      <w:spacing w:before="0" w:after="240" w:line="240" w:lineRule="exact"/>
      <w:outlineLvl w:val="2"/>
    </w:pPr>
    <w:rPr>
      <w:rFonts w:ascii="Arial" w:eastAsia="PMingLiU" w:hAnsi="Arial"/>
      <w:b/>
      <w:sz w:val="22"/>
      <w:szCs w:val="20"/>
      <w:lang w:val="en-US"/>
    </w:rPr>
  </w:style>
  <w:style w:type="character" w:customStyle="1" w:styleId="BP3Char">
    <w:name w:val="BP3 Char"/>
    <w:basedOn w:val="DefaultParagraphFont"/>
    <w:link w:val="BP3"/>
    <w:rsid w:val="0063407A"/>
    <w:rPr>
      <w:rFonts w:ascii="Arial" w:eastAsia="PMingLiU" w:hAnsi="Arial"/>
      <w:b/>
      <w:sz w:val="22"/>
      <w:lang w:val="en-US" w:eastAsia="en-US"/>
    </w:rPr>
  </w:style>
  <w:style w:type="character" w:customStyle="1" w:styleId="st1">
    <w:name w:val="st1"/>
    <w:basedOn w:val="DefaultParagraphFont"/>
    <w:rsid w:val="009B557F"/>
  </w:style>
  <w:style w:type="paragraph" w:styleId="Revision">
    <w:name w:val="Revision"/>
    <w:hidden/>
    <w:uiPriority w:val="71"/>
    <w:rsid w:val="004E3281"/>
    <w:rPr>
      <w:rFonts w:ascii="Times New Roman" w:eastAsiaTheme="minorEastAsia" w:hAnsi="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able of authorities"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0"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eastAsia="en-US"/>
    </w:rPr>
  </w:style>
  <w:style w:type="paragraph" w:styleId="Heading1">
    <w:name w:val="heading 1"/>
    <w:basedOn w:val="Normal"/>
    <w:next w:val="Normal"/>
    <w:link w:val="Heading1Char"/>
    <w:qFormat/>
    <w:rsid w:val="00580A08"/>
    <w:pPr>
      <w:keepNext/>
      <w:pageBreakBefore/>
      <w:numPr>
        <w:numId w:val="17"/>
      </w:numPr>
      <w:spacing w:before="240" w:after="60"/>
      <w:ind w:left="567" w:hanging="567"/>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0761E0"/>
    <w:pPr>
      <w:numPr>
        <w:ilvl w:val="2"/>
        <w:numId w:val="17"/>
      </w:numPr>
      <w:spacing w:before="360" w:after="120"/>
      <w:outlineLvl w:val="2"/>
    </w:pPr>
  </w:style>
  <w:style w:type="paragraph" w:styleId="Heading4">
    <w:name w:val="heading 4"/>
    <w:basedOn w:val="Heading3"/>
    <w:next w:val="Normal"/>
    <w:link w:val="Heading4Char"/>
    <w:unhideWhenUsed/>
    <w:qFormat/>
    <w:rsid w:val="00800131"/>
    <w:pPr>
      <w:outlineLvl w:val="3"/>
    </w:pPr>
    <w:rPr>
      <w:sz w:val="22"/>
      <w:szCs w:val="22"/>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80A08"/>
    <w:rPr>
      <w:rFonts w:ascii="Arial" w:eastAsia="MS Gothic" w:hAnsi="Arial"/>
      <w:b/>
      <w:bCs/>
      <w:kern w:val="32"/>
      <w:sz w:val="36"/>
      <w:szCs w:val="32"/>
      <w:lang w:val="x-none" w:eastAsia="x-none"/>
    </w:rPr>
  </w:style>
  <w:style w:type="character" w:customStyle="1" w:styleId="Heading2Char">
    <w:name w:val="Heading 2 Char"/>
    <w:link w:val="Heading2"/>
    <w:uiPriority w:val="9"/>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0761E0"/>
    <w:rPr>
      <w:rFonts w:ascii="Arial" w:eastAsiaTheme="minorEastAsia" w:hAnsi="Arial" w:cs="Arial"/>
      <w:b/>
      <w:sz w:val="24"/>
      <w:szCs w:val="24"/>
      <w:lang w:eastAsia="en-US"/>
    </w:rPr>
  </w:style>
  <w:style w:type="character" w:customStyle="1" w:styleId="Heading4Char">
    <w:name w:val="Heading 4 Char"/>
    <w:link w:val="Heading4"/>
    <w:rsid w:val="00800131"/>
    <w:rPr>
      <w:rFonts w:ascii="Arial" w:eastAsiaTheme="minorEastAsia" w:hAnsi="Arial" w:cs="Arial"/>
      <w:b/>
      <w:sz w:val="22"/>
      <w:szCs w:val="22"/>
      <w:lang w:eastAsia="en-US"/>
    </w:r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qFormat/>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157ABA"/>
    <w:pPr>
      <w:tabs>
        <w:tab w:val="left" w:pos="660"/>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C714D4"/>
    <w:pPr>
      <w:tabs>
        <w:tab w:val="left" w:pos="1418"/>
        <w:tab w:val="right" w:leader="dot" w:pos="9356"/>
      </w:tabs>
      <w:spacing w:after="100"/>
      <w:ind w:left="709"/>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qFormat/>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rPr>
  </w:style>
  <w:style w:type="paragraph" w:styleId="FootnoteText">
    <w:name w:val="footnote text"/>
    <w:basedOn w:val="Normal"/>
    <w:link w:val="FootnoteTextChar"/>
    <w:semiHidden/>
    <w:rsid w:val="000119CB"/>
    <w:pPr>
      <w:spacing w:line="240" w:lineRule="atLeast"/>
    </w:pPr>
    <w:rPr>
      <w:rFonts w:eastAsia="Times New Roman"/>
      <w:szCs w:val="20"/>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uiPriority w:val="39"/>
    <w:rsid w:val="000D5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rPr>
  </w:style>
  <w:style w:type="paragraph" w:customStyle="1" w:styleId="ADPBody">
    <w:name w:val="ADP Body"/>
    <w:basedOn w:val="PlainText"/>
    <w:rsid w:val="00467B07"/>
    <w:pPr>
      <w:spacing w:after="120" w:line="260" w:lineRule="exact"/>
    </w:pPr>
    <w:rPr>
      <w:rFonts w:ascii="Arial" w:eastAsiaTheme="minorHAnsi" w:hAnsi="Arial" w:cs="Courier New"/>
      <w:sz w:val="20"/>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uiPriority w:val="20"/>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rPr>
  </w:style>
  <w:style w:type="paragraph" w:styleId="TOCHeading">
    <w:name w:val="TOC Heading"/>
    <w:basedOn w:val="Heading1"/>
    <w:next w:val="Normal"/>
    <w:uiPriority w:val="39"/>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unhideWhenUsed/>
    <w:rsid w:val="00003254"/>
    <w:pPr>
      <w:spacing w:before="0" w:line="240" w:lineRule="atLeast"/>
      <w:ind w:left="360"/>
    </w:pPr>
    <w:rPr>
      <w:rFonts w:ascii="Palatino Linotype" w:eastAsia="Times New Roman" w:hAnsi="Palatino Linotype"/>
      <w:sz w:val="16"/>
      <w:szCs w:val="16"/>
    </w:rPr>
  </w:style>
  <w:style w:type="character" w:customStyle="1" w:styleId="BodyTextIndent3Char">
    <w:name w:val="Body Text Indent 3 Char"/>
    <w:basedOn w:val="DefaultParagraphFont"/>
    <w:link w:val="BodyTextIndent3"/>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tblInd w:w="0" w:type="dxa"/>
      <w:tblCellMar>
        <w:top w:w="0" w:type="dxa"/>
        <w:left w:w="108" w:type="dxa"/>
        <w:bottom w:w="0" w:type="dxa"/>
        <w:right w:w="108" w:type="dxa"/>
      </w:tblCellMa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character" w:styleId="PlaceholderText">
    <w:name w:val="Placeholder Text"/>
    <w:basedOn w:val="DefaultParagraphFont"/>
    <w:uiPriority w:val="99"/>
    <w:unhideWhenUsed/>
    <w:rsid w:val="00100BD7"/>
    <w:rPr>
      <w:color w:val="808080"/>
    </w:rPr>
  </w:style>
  <w:style w:type="character" w:customStyle="1" w:styleId="Country-Ref">
    <w:name w:val="Country-Ref"/>
    <w:basedOn w:val="DefaultParagraphFont"/>
    <w:uiPriority w:val="1"/>
    <w:qFormat/>
    <w:rsid w:val="00100BD7"/>
    <w:rPr>
      <w:rFonts w:asciiTheme="minorHAnsi" w:hAnsiTheme="minorHAnsi"/>
      <w:b/>
      <w:i/>
      <w:sz w:val="40"/>
    </w:rPr>
  </w:style>
  <w:style w:type="paragraph" w:customStyle="1" w:styleId="Default">
    <w:name w:val="Default"/>
    <w:rsid w:val="0044724A"/>
    <w:pPr>
      <w:autoSpaceDE w:val="0"/>
      <w:autoSpaceDN w:val="0"/>
      <w:adjustRightInd w:val="0"/>
    </w:pPr>
    <w:rPr>
      <w:rFonts w:ascii="Arial" w:hAnsi="Arial" w:cs="Arial"/>
      <w:color w:val="000000"/>
      <w:sz w:val="24"/>
      <w:szCs w:val="24"/>
    </w:rPr>
  </w:style>
  <w:style w:type="paragraph" w:customStyle="1" w:styleId="Workday">
    <w:name w:val="~Workday"/>
    <w:basedOn w:val="Normal"/>
    <w:link w:val="WorkdayChar"/>
    <w:qFormat/>
    <w:rsid w:val="004E3E7B"/>
    <w:pPr>
      <w:shd w:val="clear" w:color="auto" w:fill="EAF1DD" w:themeFill="accent3" w:themeFillTint="33"/>
      <w:spacing w:before="0" w:line="240" w:lineRule="atLeast"/>
    </w:pPr>
    <w:rPr>
      <w:rFonts w:ascii="Arial" w:eastAsia="Times New Roman" w:hAnsi="Arial" w:cs="Microsoft Sans Serif"/>
      <w:color w:val="00B050"/>
      <w:sz w:val="20"/>
      <w:szCs w:val="20"/>
    </w:rPr>
  </w:style>
  <w:style w:type="character" w:customStyle="1" w:styleId="WorkdayChar">
    <w:name w:val="~Workday Char"/>
    <w:basedOn w:val="DefaultParagraphFont"/>
    <w:link w:val="Workday"/>
    <w:rsid w:val="004E3E7B"/>
    <w:rPr>
      <w:rFonts w:ascii="Arial" w:eastAsia="Times New Roman" w:hAnsi="Arial" w:cs="Microsoft Sans Serif"/>
      <w:color w:val="00B050"/>
      <w:shd w:val="clear" w:color="auto" w:fill="EAF1DD" w:themeFill="accent3" w:themeFillTint="33"/>
      <w:lang w:eastAsia="en-US"/>
    </w:rPr>
  </w:style>
  <w:style w:type="paragraph" w:customStyle="1" w:styleId="Arial10">
    <w:name w:val="Arial10"/>
    <w:basedOn w:val="Normal"/>
    <w:link w:val="Arial10Char"/>
    <w:qFormat/>
    <w:rsid w:val="00C67FB9"/>
    <w:pPr>
      <w:spacing w:before="0" w:line="240" w:lineRule="auto"/>
    </w:pPr>
    <w:rPr>
      <w:rFonts w:ascii="Arial" w:eastAsia="MS Mincho" w:hAnsi="Arial"/>
      <w:sz w:val="20"/>
      <w:szCs w:val="20"/>
      <w:lang w:val="en-US"/>
    </w:rPr>
  </w:style>
  <w:style w:type="character" w:customStyle="1" w:styleId="Arial10Char">
    <w:name w:val="Arial10 Char"/>
    <w:basedOn w:val="DefaultParagraphFont"/>
    <w:link w:val="Arial10"/>
    <w:rsid w:val="00C67FB9"/>
    <w:rPr>
      <w:rFonts w:ascii="Arial" w:hAnsi="Arial"/>
      <w:lang w:val="en-US" w:eastAsia="en-US"/>
    </w:rPr>
  </w:style>
  <w:style w:type="paragraph" w:customStyle="1" w:styleId="BP3">
    <w:name w:val="BP3"/>
    <w:basedOn w:val="Normal"/>
    <w:next w:val="Normal"/>
    <w:link w:val="BP3Char"/>
    <w:qFormat/>
    <w:rsid w:val="0063407A"/>
    <w:pPr>
      <w:keepNext/>
      <w:spacing w:before="0" w:after="240" w:line="240" w:lineRule="exact"/>
      <w:outlineLvl w:val="2"/>
    </w:pPr>
    <w:rPr>
      <w:rFonts w:ascii="Arial" w:eastAsia="PMingLiU" w:hAnsi="Arial"/>
      <w:b/>
      <w:sz w:val="22"/>
      <w:szCs w:val="20"/>
      <w:lang w:val="en-US"/>
    </w:rPr>
  </w:style>
  <w:style w:type="character" w:customStyle="1" w:styleId="BP3Char">
    <w:name w:val="BP3 Char"/>
    <w:basedOn w:val="DefaultParagraphFont"/>
    <w:link w:val="BP3"/>
    <w:rsid w:val="0063407A"/>
    <w:rPr>
      <w:rFonts w:ascii="Arial" w:eastAsia="PMingLiU" w:hAnsi="Arial"/>
      <w:b/>
      <w:sz w:val="22"/>
      <w:lang w:val="en-US" w:eastAsia="en-US"/>
    </w:rPr>
  </w:style>
  <w:style w:type="character" w:customStyle="1" w:styleId="st1">
    <w:name w:val="st1"/>
    <w:basedOn w:val="DefaultParagraphFont"/>
    <w:rsid w:val="009B557F"/>
  </w:style>
  <w:style w:type="paragraph" w:styleId="Revision">
    <w:name w:val="Revision"/>
    <w:hidden/>
    <w:uiPriority w:val="71"/>
    <w:rsid w:val="004E3281"/>
    <w:rPr>
      <w:rFonts w:ascii="Times New Roman" w:eastAsiaTheme="minorEastAsia"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43256683">
      <w:bodyDiv w:val="1"/>
      <w:marLeft w:val="0"/>
      <w:marRight w:val="0"/>
      <w:marTop w:val="0"/>
      <w:marBottom w:val="0"/>
      <w:divBdr>
        <w:top w:val="none" w:sz="0" w:space="0" w:color="auto"/>
        <w:left w:val="none" w:sz="0" w:space="0" w:color="auto"/>
        <w:bottom w:val="none" w:sz="0" w:space="0" w:color="auto"/>
        <w:right w:val="none" w:sz="0" w:space="0" w:color="auto"/>
      </w:divBdr>
    </w:div>
    <w:div w:id="79834568">
      <w:bodyDiv w:val="1"/>
      <w:marLeft w:val="0"/>
      <w:marRight w:val="0"/>
      <w:marTop w:val="0"/>
      <w:marBottom w:val="0"/>
      <w:divBdr>
        <w:top w:val="none" w:sz="0" w:space="0" w:color="auto"/>
        <w:left w:val="none" w:sz="0" w:space="0" w:color="auto"/>
        <w:bottom w:val="none" w:sz="0" w:space="0" w:color="auto"/>
        <w:right w:val="none" w:sz="0" w:space="0" w:color="auto"/>
      </w:divBdr>
    </w:div>
    <w:div w:id="111480623">
      <w:bodyDiv w:val="1"/>
      <w:marLeft w:val="0"/>
      <w:marRight w:val="0"/>
      <w:marTop w:val="0"/>
      <w:marBottom w:val="0"/>
      <w:divBdr>
        <w:top w:val="none" w:sz="0" w:space="0" w:color="auto"/>
        <w:left w:val="none" w:sz="0" w:space="0" w:color="auto"/>
        <w:bottom w:val="none" w:sz="0" w:space="0" w:color="auto"/>
        <w:right w:val="none" w:sz="0" w:space="0" w:color="auto"/>
      </w:divBdr>
      <w:divsChild>
        <w:div w:id="1296251084">
          <w:marLeft w:val="0"/>
          <w:marRight w:val="0"/>
          <w:marTop w:val="0"/>
          <w:marBottom w:val="0"/>
          <w:divBdr>
            <w:top w:val="none" w:sz="0" w:space="0" w:color="auto"/>
            <w:left w:val="none" w:sz="0" w:space="0" w:color="auto"/>
            <w:bottom w:val="none" w:sz="0" w:space="0" w:color="auto"/>
            <w:right w:val="none" w:sz="0" w:space="0" w:color="auto"/>
          </w:divBdr>
          <w:divsChild>
            <w:div w:id="253444446">
              <w:marLeft w:val="0"/>
              <w:marRight w:val="0"/>
              <w:marTop w:val="0"/>
              <w:marBottom w:val="0"/>
              <w:divBdr>
                <w:top w:val="none" w:sz="0" w:space="0" w:color="auto"/>
                <w:left w:val="none" w:sz="0" w:space="0" w:color="auto"/>
                <w:bottom w:val="none" w:sz="0" w:space="0" w:color="auto"/>
                <w:right w:val="none" w:sz="0" w:space="0" w:color="auto"/>
              </w:divBdr>
              <w:divsChild>
                <w:div w:id="1193498380">
                  <w:marLeft w:val="0"/>
                  <w:marRight w:val="0"/>
                  <w:marTop w:val="0"/>
                  <w:marBottom w:val="0"/>
                  <w:divBdr>
                    <w:top w:val="none" w:sz="0" w:space="0" w:color="auto"/>
                    <w:left w:val="none" w:sz="0" w:space="0" w:color="auto"/>
                    <w:bottom w:val="none" w:sz="0" w:space="0" w:color="auto"/>
                    <w:right w:val="none" w:sz="0" w:space="0" w:color="auto"/>
                  </w:divBdr>
                  <w:divsChild>
                    <w:div w:id="192423834">
                      <w:marLeft w:val="0"/>
                      <w:marRight w:val="0"/>
                      <w:marTop w:val="0"/>
                      <w:marBottom w:val="0"/>
                      <w:divBdr>
                        <w:top w:val="none" w:sz="0" w:space="0" w:color="auto"/>
                        <w:left w:val="none" w:sz="0" w:space="0" w:color="auto"/>
                        <w:bottom w:val="none" w:sz="0" w:space="0" w:color="auto"/>
                        <w:right w:val="none" w:sz="0" w:space="0" w:color="auto"/>
                      </w:divBdr>
                      <w:divsChild>
                        <w:div w:id="12942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629">
      <w:bodyDiv w:val="1"/>
      <w:marLeft w:val="0"/>
      <w:marRight w:val="0"/>
      <w:marTop w:val="0"/>
      <w:marBottom w:val="0"/>
      <w:divBdr>
        <w:top w:val="none" w:sz="0" w:space="0" w:color="auto"/>
        <w:left w:val="none" w:sz="0" w:space="0" w:color="auto"/>
        <w:bottom w:val="none" w:sz="0" w:space="0" w:color="auto"/>
        <w:right w:val="none" w:sz="0" w:space="0" w:color="auto"/>
      </w:divBdr>
    </w:div>
    <w:div w:id="230316856">
      <w:bodyDiv w:val="1"/>
      <w:marLeft w:val="0"/>
      <w:marRight w:val="0"/>
      <w:marTop w:val="0"/>
      <w:marBottom w:val="0"/>
      <w:divBdr>
        <w:top w:val="none" w:sz="0" w:space="0" w:color="auto"/>
        <w:left w:val="none" w:sz="0" w:space="0" w:color="auto"/>
        <w:bottom w:val="none" w:sz="0" w:space="0" w:color="auto"/>
        <w:right w:val="none" w:sz="0" w:space="0" w:color="auto"/>
      </w:divBdr>
    </w:div>
    <w:div w:id="257059778">
      <w:bodyDiv w:val="1"/>
      <w:marLeft w:val="0"/>
      <w:marRight w:val="0"/>
      <w:marTop w:val="0"/>
      <w:marBottom w:val="0"/>
      <w:divBdr>
        <w:top w:val="none" w:sz="0" w:space="0" w:color="auto"/>
        <w:left w:val="none" w:sz="0" w:space="0" w:color="auto"/>
        <w:bottom w:val="none" w:sz="0" w:space="0" w:color="auto"/>
        <w:right w:val="none" w:sz="0" w:space="0" w:color="auto"/>
      </w:divBdr>
    </w:div>
    <w:div w:id="279529225">
      <w:bodyDiv w:val="1"/>
      <w:marLeft w:val="0"/>
      <w:marRight w:val="0"/>
      <w:marTop w:val="0"/>
      <w:marBottom w:val="0"/>
      <w:divBdr>
        <w:top w:val="none" w:sz="0" w:space="0" w:color="auto"/>
        <w:left w:val="none" w:sz="0" w:space="0" w:color="auto"/>
        <w:bottom w:val="none" w:sz="0" w:space="0" w:color="auto"/>
        <w:right w:val="none" w:sz="0" w:space="0" w:color="auto"/>
      </w:divBdr>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37585527">
      <w:bodyDiv w:val="1"/>
      <w:marLeft w:val="0"/>
      <w:marRight w:val="0"/>
      <w:marTop w:val="0"/>
      <w:marBottom w:val="0"/>
      <w:divBdr>
        <w:top w:val="none" w:sz="0" w:space="0" w:color="auto"/>
        <w:left w:val="none" w:sz="0" w:space="0" w:color="auto"/>
        <w:bottom w:val="none" w:sz="0" w:space="0" w:color="auto"/>
        <w:right w:val="none" w:sz="0" w:space="0" w:color="auto"/>
      </w:divBdr>
    </w:div>
    <w:div w:id="358507636">
      <w:bodyDiv w:val="1"/>
      <w:marLeft w:val="0"/>
      <w:marRight w:val="0"/>
      <w:marTop w:val="0"/>
      <w:marBottom w:val="0"/>
      <w:divBdr>
        <w:top w:val="none" w:sz="0" w:space="0" w:color="auto"/>
        <w:left w:val="none" w:sz="0" w:space="0" w:color="auto"/>
        <w:bottom w:val="none" w:sz="0" w:space="0" w:color="auto"/>
        <w:right w:val="none" w:sz="0" w:space="0" w:color="auto"/>
      </w:divBdr>
    </w:div>
    <w:div w:id="364334843">
      <w:bodyDiv w:val="1"/>
      <w:marLeft w:val="0"/>
      <w:marRight w:val="0"/>
      <w:marTop w:val="0"/>
      <w:marBottom w:val="0"/>
      <w:divBdr>
        <w:top w:val="none" w:sz="0" w:space="0" w:color="auto"/>
        <w:left w:val="none" w:sz="0" w:space="0" w:color="auto"/>
        <w:bottom w:val="none" w:sz="0" w:space="0" w:color="auto"/>
        <w:right w:val="none" w:sz="0" w:space="0" w:color="auto"/>
      </w:divBdr>
    </w:div>
    <w:div w:id="389351834">
      <w:bodyDiv w:val="1"/>
      <w:marLeft w:val="0"/>
      <w:marRight w:val="0"/>
      <w:marTop w:val="0"/>
      <w:marBottom w:val="0"/>
      <w:divBdr>
        <w:top w:val="none" w:sz="0" w:space="0" w:color="auto"/>
        <w:left w:val="none" w:sz="0" w:space="0" w:color="auto"/>
        <w:bottom w:val="none" w:sz="0" w:space="0" w:color="auto"/>
        <w:right w:val="none" w:sz="0" w:space="0" w:color="auto"/>
      </w:divBdr>
    </w:div>
    <w:div w:id="393898128">
      <w:bodyDiv w:val="1"/>
      <w:marLeft w:val="0"/>
      <w:marRight w:val="0"/>
      <w:marTop w:val="0"/>
      <w:marBottom w:val="0"/>
      <w:divBdr>
        <w:top w:val="none" w:sz="0" w:space="0" w:color="auto"/>
        <w:left w:val="none" w:sz="0" w:space="0" w:color="auto"/>
        <w:bottom w:val="none" w:sz="0" w:space="0" w:color="auto"/>
        <w:right w:val="none" w:sz="0" w:space="0" w:color="auto"/>
      </w:divBdr>
    </w:div>
    <w:div w:id="401365881">
      <w:bodyDiv w:val="1"/>
      <w:marLeft w:val="0"/>
      <w:marRight w:val="0"/>
      <w:marTop w:val="0"/>
      <w:marBottom w:val="0"/>
      <w:divBdr>
        <w:top w:val="none" w:sz="0" w:space="0" w:color="auto"/>
        <w:left w:val="none" w:sz="0" w:space="0" w:color="auto"/>
        <w:bottom w:val="none" w:sz="0" w:space="0" w:color="auto"/>
        <w:right w:val="none" w:sz="0" w:space="0" w:color="auto"/>
      </w:divBdr>
    </w:div>
    <w:div w:id="403260159">
      <w:bodyDiv w:val="1"/>
      <w:marLeft w:val="0"/>
      <w:marRight w:val="0"/>
      <w:marTop w:val="0"/>
      <w:marBottom w:val="0"/>
      <w:divBdr>
        <w:top w:val="none" w:sz="0" w:space="0" w:color="auto"/>
        <w:left w:val="none" w:sz="0" w:space="0" w:color="auto"/>
        <w:bottom w:val="none" w:sz="0" w:space="0" w:color="auto"/>
        <w:right w:val="none" w:sz="0" w:space="0" w:color="auto"/>
      </w:divBdr>
    </w:div>
    <w:div w:id="424573417">
      <w:bodyDiv w:val="1"/>
      <w:marLeft w:val="0"/>
      <w:marRight w:val="0"/>
      <w:marTop w:val="0"/>
      <w:marBottom w:val="0"/>
      <w:divBdr>
        <w:top w:val="none" w:sz="0" w:space="0" w:color="auto"/>
        <w:left w:val="none" w:sz="0" w:space="0" w:color="auto"/>
        <w:bottom w:val="none" w:sz="0" w:space="0" w:color="auto"/>
        <w:right w:val="none" w:sz="0" w:space="0" w:color="auto"/>
      </w:divBdr>
    </w:div>
    <w:div w:id="427047513">
      <w:bodyDiv w:val="1"/>
      <w:marLeft w:val="0"/>
      <w:marRight w:val="0"/>
      <w:marTop w:val="0"/>
      <w:marBottom w:val="0"/>
      <w:divBdr>
        <w:top w:val="none" w:sz="0" w:space="0" w:color="auto"/>
        <w:left w:val="none" w:sz="0" w:space="0" w:color="auto"/>
        <w:bottom w:val="none" w:sz="0" w:space="0" w:color="auto"/>
        <w:right w:val="none" w:sz="0" w:space="0" w:color="auto"/>
      </w:divBdr>
    </w:div>
    <w:div w:id="438070358">
      <w:bodyDiv w:val="1"/>
      <w:marLeft w:val="0"/>
      <w:marRight w:val="0"/>
      <w:marTop w:val="0"/>
      <w:marBottom w:val="0"/>
      <w:divBdr>
        <w:top w:val="none" w:sz="0" w:space="0" w:color="auto"/>
        <w:left w:val="none" w:sz="0" w:space="0" w:color="auto"/>
        <w:bottom w:val="none" w:sz="0" w:space="0" w:color="auto"/>
        <w:right w:val="none" w:sz="0" w:space="0" w:color="auto"/>
      </w:divBdr>
    </w:div>
    <w:div w:id="535970620">
      <w:bodyDiv w:val="1"/>
      <w:marLeft w:val="0"/>
      <w:marRight w:val="0"/>
      <w:marTop w:val="0"/>
      <w:marBottom w:val="0"/>
      <w:divBdr>
        <w:top w:val="none" w:sz="0" w:space="0" w:color="auto"/>
        <w:left w:val="none" w:sz="0" w:space="0" w:color="auto"/>
        <w:bottom w:val="none" w:sz="0" w:space="0" w:color="auto"/>
        <w:right w:val="none" w:sz="0" w:space="0" w:color="auto"/>
      </w:divBdr>
    </w:div>
    <w:div w:id="5415558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20721670">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77582817">
      <w:bodyDiv w:val="1"/>
      <w:marLeft w:val="0"/>
      <w:marRight w:val="0"/>
      <w:marTop w:val="0"/>
      <w:marBottom w:val="0"/>
      <w:divBdr>
        <w:top w:val="none" w:sz="0" w:space="0" w:color="auto"/>
        <w:left w:val="none" w:sz="0" w:space="0" w:color="auto"/>
        <w:bottom w:val="none" w:sz="0" w:space="0" w:color="auto"/>
        <w:right w:val="none" w:sz="0" w:space="0" w:color="auto"/>
      </w:divBdr>
    </w:div>
    <w:div w:id="727345197">
      <w:bodyDiv w:val="1"/>
      <w:marLeft w:val="0"/>
      <w:marRight w:val="0"/>
      <w:marTop w:val="0"/>
      <w:marBottom w:val="0"/>
      <w:divBdr>
        <w:top w:val="none" w:sz="0" w:space="0" w:color="auto"/>
        <w:left w:val="none" w:sz="0" w:space="0" w:color="auto"/>
        <w:bottom w:val="none" w:sz="0" w:space="0" w:color="auto"/>
        <w:right w:val="none" w:sz="0" w:space="0" w:color="auto"/>
      </w:divBdr>
      <w:divsChild>
        <w:div w:id="341517275">
          <w:marLeft w:val="0"/>
          <w:marRight w:val="0"/>
          <w:marTop w:val="84"/>
          <w:marBottom w:val="0"/>
          <w:divBdr>
            <w:top w:val="none" w:sz="0" w:space="0" w:color="auto"/>
            <w:left w:val="none" w:sz="0" w:space="0" w:color="auto"/>
            <w:bottom w:val="none" w:sz="0" w:space="0" w:color="auto"/>
            <w:right w:val="none" w:sz="0" w:space="0" w:color="auto"/>
          </w:divBdr>
        </w:div>
        <w:div w:id="375785755">
          <w:marLeft w:val="0"/>
          <w:marRight w:val="0"/>
          <w:marTop w:val="84"/>
          <w:marBottom w:val="0"/>
          <w:divBdr>
            <w:top w:val="none" w:sz="0" w:space="0" w:color="auto"/>
            <w:left w:val="none" w:sz="0" w:space="0" w:color="auto"/>
            <w:bottom w:val="none" w:sz="0" w:space="0" w:color="auto"/>
            <w:right w:val="none" w:sz="0" w:space="0" w:color="auto"/>
          </w:divBdr>
        </w:div>
        <w:div w:id="702174067">
          <w:marLeft w:val="0"/>
          <w:marRight w:val="0"/>
          <w:marTop w:val="84"/>
          <w:marBottom w:val="0"/>
          <w:divBdr>
            <w:top w:val="none" w:sz="0" w:space="0" w:color="auto"/>
            <w:left w:val="none" w:sz="0" w:space="0" w:color="auto"/>
            <w:bottom w:val="none" w:sz="0" w:space="0" w:color="auto"/>
            <w:right w:val="none" w:sz="0" w:space="0" w:color="auto"/>
          </w:divBdr>
        </w:div>
        <w:div w:id="1171064891">
          <w:marLeft w:val="0"/>
          <w:marRight w:val="0"/>
          <w:marTop w:val="84"/>
          <w:marBottom w:val="0"/>
          <w:divBdr>
            <w:top w:val="none" w:sz="0" w:space="0" w:color="auto"/>
            <w:left w:val="none" w:sz="0" w:space="0" w:color="auto"/>
            <w:bottom w:val="none" w:sz="0" w:space="0" w:color="auto"/>
            <w:right w:val="none" w:sz="0" w:space="0" w:color="auto"/>
          </w:divBdr>
        </w:div>
        <w:div w:id="1314792479">
          <w:marLeft w:val="0"/>
          <w:marRight w:val="0"/>
          <w:marTop w:val="84"/>
          <w:marBottom w:val="0"/>
          <w:divBdr>
            <w:top w:val="none" w:sz="0" w:space="0" w:color="auto"/>
            <w:left w:val="none" w:sz="0" w:space="0" w:color="auto"/>
            <w:bottom w:val="none" w:sz="0" w:space="0" w:color="auto"/>
            <w:right w:val="none" w:sz="0" w:space="0" w:color="auto"/>
          </w:divBdr>
        </w:div>
        <w:div w:id="1332949940">
          <w:marLeft w:val="0"/>
          <w:marRight w:val="0"/>
          <w:marTop w:val="84"/>
          <w:marBottom w:val="0"/>
          <w:divBdr>
            <w:top w:val="none" w:sz="0" w:space="0" w:color="auto"/>
            <w:left w:val="none" w:sz="0" w:space="0" w:color="auto"/>
            <w:bottom w:val="none" w:sz="0" w:space="0" w:color="auto"/>
            <w:right w:val="none" w:sz="0" w:space="0" w:color="auto"/>
          </w:divBdr>
        </w:div>
        <w:div w:id="1415319588">
          <w:marLeft w:val="0"/>
          <w:marRight w:val="0"/>
          <w:marTop w:val="84"/>
          <w:marBottom w:val="0"/>
          <w:divBdr>
            <w:top w:val="none" w:sz="0" w:space="0" w:color="auto"/>
            <w:left w:val="none" w:sz="0" w:space="0" w:color="auto"/>
            <w:bottom w:val="none" w:sz="0" w:space="0" w:color="auto"/>
            <w:right w:val="none" w:sz="0" w:space="0" w:color="auto"/>
          </w:divBdr>
        </w:div>
        <w:div w:id="1674648375">
          <w:marLeft w:val="0"/>
          <w:marRight w:val="0"/>
          <w:marTop w:val="84"/>
          <w:marBottom w:val="0"/>
          <w:divBdr>
            <w:top w:val="none" w:sz="0" w:space="0" w:color="auto"/>
            <w:left w:val="none" w:sz="0" w:space="0" w:color="auto"/>
            <w:bottom w:val="none" w:sz="0" w:space="0" w:color="auto"/>
            <w:right w:val="none" w:sz="0" w:space="0" w:color="auto"/>
          </w:divBdr>
        </w:div>
        <w:div w:id="1858541646">
          <w:marLeft w:val="0"/>
          <w:marRight w:val="0"/>
          <w:marTop w:val="84"/>
          <w:marBottom w:val="0"/>
          <w:divBdr>
            <w:top w:val="none" w:sz="0" w:space="0" w:color="auto"/>
            <w:left w:val="none" w:sz="0" w:space="0" w:color="auto"/>
            <w:bottom w:val="none" w:sz="0" w:space="0" w:color="auto"/>
            <w:right w:val="none" w:sz="0" w:space="0" w:color="auto"/>
          </w:divBdr>
        </w:div>
        <w:div w:id="2132746728">
          <w:marLeft w:val="0"/>
          <w:marRight w:val="0"/>
          <w:marTop w:val="84"/>
          <w:marBottom w:val="0"/>
          <w:divBdr>
            <w:top w:val="none" w:sz="0" w:space="0" w:color="auto"/>
            <w:left w:val="none" w:sz="0" w:space="0" w:color="auto"/>
            <w:bottom w:val="none" w:sz="0" w:space="0" w:color="auto"/>
            <w:right w:val="none" w:sz="0" w:space="0" w:color="auto"/>
          </w:divBdr>
        </w:div>
      </w:divsChild>
    </w:div>
    <w:div w:id="866674396">
      <w:bodyDiv w:val="1"/>
      <w:marLeft w:val="0"/>
      <w:marRight w:val="0"/>
      <w:marTop w:val="0"/>
      <w:marBottom w:val="0"/>
      <w:divBdr>
        <w:top w:val="none" w:sz="0" w:space="0" w:color="auto"/>
        <w:left w:val="none" w:sz="0" w:space="0" w:color="auto"/>
        <w:bottom w:val="none" w:sz="0" w:space="0" w:color="auto"/>
        <w:right w:val="none" w:sz="0" w:space="0" w:color="auto"/>
      </w:divBdr>
    </w:div>
    <w:div w:id="867379470">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86939056">
      <w:bodyDiv w:val="1"/>
      <w:marLeft w:val="0"/>
      <w:marRight w:val="0"/>
      <w:marTop w:val="0"/>
      <w:marBottom w:val="0"/>
      <w:divBdr>
        <w:top w:val="none" w:sz="0" w:space="0" w:color="auto"/>
        <w:left w:val="none" w:sz="0" w:space="0" w:color="auto"/>
        <w:bottom w:val="none" w:sz="0" w:space="0" w:color="auto"/>
        <w:right w:val="none" w:sz="0" w:space="0" w:color="auto"/>
      </w:divBdr>
    </w:div>
    <w:div w:id="1018699843">
      <w:bodyDiv w:val="1"/>
      <w:marLeft w:val="0"/>
      <w:marRight w:val="0"/>
      <w:marTop w:val="0"/>
      <w:marBottom w:val="0"/>
      <w:divBdr>
        <w:top w:val="none" w:sz="0" w:space="0" w:color="auto"/>
        <w:left w:val="none" w:sz="0" w:space="0" w:color="auto"/>
        <w:bottom w:val="none" w:sz="0" w:space="0" w:color="auto"/>
        <w:right w:val="none" w:sz="0" w:space="0" w:color="auto"/>
      </w:divBdr>
    </w:div>
    <w:div w:id="1033924020">
      <w:bodyDiv w:val="1"/>
      <w:marLeft w:val="0"/>
      <w:marRight w:val="0"/>
      <w:marTop w:val="0"/>
      <w:marBottom w:val="0"/>
      <w:divBdr>
        <w:top w:val="none" w:sz="0" w:space="0" w:color="auto"/>
        <w:left w:val="none" w:sz="0" w:space="0" w:color="auto"/>
        <w:bottom w:val="none" w:sz="0" w:space="0" w:color="auto"/>
        <w:right w:val="none" w:sz="0" w:space="0" w:color="auto"/>
      </w:divBdr>
    </w:div>
    <w:div w:id="1035738814">
      <w:bodyDiv w:val="1"/>
      <w:marLeft w:val="0"/>
      <w:marRight w:val="0"/>
      <w:marTop w:val="0"/>
      <w:marBottom w:val="0"/>
      <w:divBdr>
        <w:top w:val="none" w:sz="0" w:space="0" w:color="auto"/>
        <w:left w:val="none" w:sz="0" w:space="0" w:color="auto"/>
        <w:bottom w:val="none" w:sz="0" w:space="0" w:color="auto"/>
        <w:right w:val="none" w:sz="0" w:space="0" w:color="auto"/>
      </w:divBdr>
    </w:div>
    <w:div w:id="1041440590">
      <w:bodyDiv w:val="1"/>
      <w:marLeft w:val="0"/>
      <w:marRight w:val="0"/>
      <w:marTop w:val="0"/>
      <w:marBottom w:val="0"/>
      <w:divBdr>
        <w:top w:val="none" w:sz="0" w:space="0" w:color="auto"/>
        <w:left w:val="none" w:sz="0" w:space="0" w:color="auto"/>
        <w:bottom w:val="none" w:sz="0" w:space="0" w:color="auto"/>
        <w:right w:val="none" w:sz="0" w:space="0" w:color="auto"/>
      </w:divBdr>
    </w:div>
    <w:div w:id="1229027078">
      <w:bodyDiv w:val="1"/>
      <w:marLeft w:val="0"/>
      <w:marRight w:val="0"/>
      <w:marTop w:val="0"/>
      <w:marBottom w:val="0"/>
      <w:divBdr>
        <w:top w:val="none" w:sz="0" w:space="0" w:color="auto"/>
        <w:left w:val="none" w:sz="0" w:space="0" w:color="auto"/>
        <w:bottom w:val="none" w:sz="0" w:space="0" w:color="auto"/>
        <w:right w:val="none" w:sz="0" w:space="0" w:color="auto"/>
      </w:divBdr>
    </w:div>
    <w:div w:id="1295864419">
      <w:bodyDiv w:val="1"/>
      <w:marLeft w:val="0"/>
      <w:marRight w:val="0"/>
      <w:marTop w:val="0"/>
      <w:marBottom w:val="0"/>
      <w:divBdr>
        <w:top w:val="none" w:sz="0" w:space="0" w:color="auto"/>
        <w:left w:val="none" w:sz="0" w:space="0" w:color="auto"/>
        <w:bottom w:val="none" w:sz="0" w:space="0" w:color="auto"/>
        <w:right w:val="none" w:sz="0" w:space="0" w:color="auto"/>
      </w:divBdr>
    </w:div>
    <w:div w:id="1334795562">
      <w:bodyDiv w:val="1"/>
      <w:marLeft w:val="0"/>
      <w:marRight w:val="0"/>
      <w:marTop w:val="0"/>
      <w:marBottom w:val="0"/>
      <w:divBdr>
        <w:top w:val="none" w:sz="0" w:space="0" w:color="auto"/>
        <w:left w:val="none" w:sz="0" w:space="0" w:color="auto"/>
        <w:bottom w:val="none" w:sz="0" w:space="0" w:color="auto"/>
        <w:right w:val="none" w:sz="0" w:space="0" w:color="auto"/>
      </w:divBdr>
    </w:div>
    <w:div w:id="1367827078">
      <w:bodyDiv w:val="1"/>
      <w:marLeft w:val="0"/>
      <w:marRight w:val="0"/>
      <w:marTop w:val="0"/>
      <w:marBottom w:val="0"/>
      <w:divBdr>
        <w:top w:val="none" w:sz="0" w:space="0" w:color="auto"/>
        <w:left w:val="none" w:sz="0" w:space="0" w:color="auto"/>
        <w:bottom w:val="none" w:sz="0" w:space="0" w:color="auto"/>
        <w:right w:val="none" w:sz="0" w:space="0" w:color="auto"/>
      </w:divBdr>
    </w:div>
    <w:div w:id="1413939783">
      <w:bodyDiv w:val="1"/>
      <w:marLeft w:val="0"/>
      <w:marRight w:val="0"/>
      <w:marTop w:val="0"/>
      <w:marBottom w:val="0"/>
      <w:divBdr>
        <w:top w:val="none" w:sz="0" w:space="0" w:color="auto"/>
        <w:left w:val="none" w:sz="0" w:space="0" w:color="auto"/>
        <w:bottom w:val="none" w:sz="0" w:space="0" w:color="auto"/>
        <w:right w:val="none" w:sz="0" w:space="0" w:color="auto"/>
      </w:divBdr>
    </w:div>
    <w:div w:id="1416786789">
      <w:bodyDiv w:val="1"/>
      <w:marLeft w:val="0"/>
      <w:marRight w:val="0"/>
      <w:marTop w:val="0"/>
      <w:marBottom w:val="0"/>
      <w:divBdr>
        <w:top w:val="none" w:sz="0" w:space="0" w:color="auto"/>
        <w:left w:val="none" w:sz="0" w:space="0" w:color="auto"/>
        <w:bottom w:val="none" w:sz="0" w:space="0" w:color="auto"/>
        <w:right w:val="none" w:sz="0" w:space="0" w:color="auto"/>
      </w:divBdr>
    </w:div>
    <w:div w:id="1476795263">
      <w:bodyDiv w:val="1"/>
      <w:marLeft w:val="0"/>
      <w:marRight w:val="0"/>
      <w:marTop w:val="0"/>
      <w:marBottom w:val="0"/>
      <w:divBdr>
        <w:top w:val="none" w:sz="0" w:space="0" w:color="auto"/>
        <w:left w:val="none" w:sz="0" w:space="0" w:color="auto"/>
        <w:bottom w:val="none" w:sz="0" w:space="0" w:color="auto"/>
        <w:right w:val="none" w:sz="0" w:space="0" w:color="auto"/>
      </w:divBdr>
    </w:div>
    <w:div w:id="1524202571">
      <w:bodyDiv w:val="1"/>
      <w:marLeft w:val="0"/>
      <w:marRight w:val="0"/>
      <w:marTop w:val="0"/>
      <w:marBottom w:val="0"/>
      <w:divBdr>
        <w:top w:val="none" w:sz="0" w:space="0" w:color="auto"/>
        <w:left w:val="none" w:sz="0" w:space="0" w:color="auto"/>
        <w:bottom w:val="none" w:sz="0" w:space="0" w:color="auto"/>
        <w:right w:val="none" w:sz="0" w:space="0" w:color="auto"/>
      </w:divBdr>
    </w:div>
    <w:div w:id="1586576202">
      <w:bodyDiv w:val="1"/>
      <w:marLeft w:val="0"/>
      <w:marRight w:val="0"/>
      <w:marTop w:val="0"/>
      <w:marBottom w:val="0"/>
      <w:divBdr>
        <w:top w:val="none" w:sz="0" w:space="0" w:color="auto"/>
        <w:left w:val="none" w:sz="0" w:space="0" w:color="auto"/>
        <w:bottom w:val="none" w:sz="0" w:space="0" w:color="auto"/>
        <w:right w:val="none" w:sz="0" w:space="0" w:color="auto"/>
      </w:divBdr>
    </w:div>
    <w:div w:id="1625426781">
      <w:bodyDiv w:val="1"/>
      <w:marLeft w:val="0"/>
      <w:marRight w:val="0"/>
      <w:marTop w:val="0"/>
      <w:marBottom w:val="0"/>
      <w:divBdr>
        <w:top w:val="none" w:sz="0" w:space="0" w:color="auto"/>
        <w:left w:val="none" w:sz="0" w:space="0" w:color="auto"/>
        <w:bottom w:val="none" w:sz="0" w:space="0" w:color="auto"/>
        <w:right w:val="none" w:sz="0" w:space="0" w:color="auto"/>
      </w:divBdr>
    </w:div>
    <w:div w:id="1667661013">
      <w:bodyDiv w:val="1"/>
      <w:marLeft w:val="0"/>
      <w:marRight w:val="0"/>
      <w:marTop w:val="0"/>
      <w:marBottom w:val="0"/>
      <w:divBdr>
        <w:top w:val="none" w:sz="0" w:space="0" w:color="auto"/>
        <w:left w:val="none" w:sz="0" w:space="0" w:color="auto"/>
        <w:bottom w:val="none" w:sz="0" w:space="0" w:color="auto"/>
        <w:right w:val="none" w:sz="0" w:space="0" w:color="auto"/>
      </w:divBdr>
    </w:div>
    <w:div w:id="1756366948">
      <w:bodyDiv w:val="1"/>
      <w:marLeft w:val="0"/>
      <w:marRight w:val="0"/>
      <w:marTop w:val="0"/>
      <w:marBottom w:val="0"/>
      <w:divBdr>
        <w:top w:val="none" w:sz="0" w:space="0" w:color="auto"/>
        <w:left w:val="none" w:sz="0" w:space="0" w:color="auto"/>
        <w:bottom w:val="none" w:sz="0" w:space="0" w:color="auto"/>
        <w:right w:val="none" w:sz="0" w:space="0" w:color="auto"/>
      </w:divBdr>
    </w:div>
    <w:div w:id="1790514654">
      <w:bodyDiv w:val="1"/>
      <w:marLeft w:val="0"/>
      <w:marRight w:val="0"/>
      <w:marTop w:val="0"/>
      <w:marBottom w:val="0"/>
      <w:divBdr>
        <w:top w:val="none" w:sz="0" w:space="0" w:color="auto"/>
        <w:left w:val="none" w:sz="0" w:space="0" w:color="auto"/>
        <w:bottom w:val="none" w:sz="0" w:space="0" w:color="auto"/>
        <w:right w:val="none" w:sz="0" w:space="0" w:color="auto"/>
      </w:divBdr>
    </w:div>
    <w:div w:id="1825008373">
      <w:bodyDiv w:val="1"/>
      <w:marLeft w:val="0"/>
      <w:marRight w:val="0"/>
      <w:marTop w:val="0"/>
      <w:marBottom w:val="0"/>
      <w:divBdr>
        <w:top w:val="none" w:sz="0" w:space="0" w:color="auto"/>
        <w:left w:val="none" w:sz="0" w:space="0" w:color="auto"/>
        <w:bottom w:val="none" w:sz="0" w:space="0" w:color="auto"/>
        <w:right w:val="none" w:sz="0" w:space="0" w:color="auto"/>
      </w:divBdr>
    </w:div>
    <w:div w:id="1825857887">
      <w:bodyDiv w:val="1"/>
      <w:marLeft w:val="0"/>
      <w:marRight w:val="0"/>
      <w:marTop w:val="0"/>
      <w:marBottom w:val="0"/>
      <w:divBdr>
        <w:top w:val="none" w:sz="0" w:space="0" w:color="auto"/>
        <w:left w:val="none" w:sz="0" w:space="0" w:color="auto"/>
        <w:bottom w:val="none" w:sz="0" w:space="0" w:color="auto"/>
        <w:right w:val="none" w:sz="0" w:space="0" w:color="auto"/>
      </w:divBdr>
    </w:div>
    <w:div w:id="1836455012">
      <w:bodyDiv w:val="1"/>
      <w:marLeft w:val="0"/>
      <w:marRight w:val="0"/>
      <w:marTop w:val="0"/>
      <w:marBottom w:val="0"/>
      <w:divBdr>
        <w:top w:val="none" w:sz="0" w:space="0" w:color="auto"/>
        <w:left w:val="none" w:sz="0" w:space="0" w:color="auto"/>
        <w:bottom w:val="none" w:sz="0" w:space="0" w:color="auto"/>
        <w:right w:val="none" w:sz="0" w:space="0" w:color="auto"/>
      </w:divBdr>
    </w:div>
    <w:div w:id="1846703798">
      <w:bodyDiv w:val="1"/>
      <w:marLeft w:val="0"/>
      <w:marRight w:val="0"/>
      <w:marTop w:val="0"/>
      <w:marBottom w:val="0"/>
      <w:divBdr>
        <w:top w:val="none" w:sz="0" w:space="0" w:color="auto"/>
        <w:left w:val="none" w:sz="0" w:space="0" w:color="auto"/>
        <w:bottom w:val="none" w:sz="0" w:space="0" w:color="auto"/>
        <w:right w:val="none" w:sz="0" w:space="0" w:color="auto"/>
      </w:divBdr>
    </w:div>
    <w:div w:id="1919560454">
      <w:bodyDiv w:val="1"/>
      <w:marLeft w:val="0"/>
      <w:marRight w:val="0"/>
      <w:marTop w:val="0"/>
      <w:marBottom w:val="0"/>
      <w:divBdr>
        <w:top w:val="none" w:sz="0" w:space="0" w:color="auto"/>
        <w:left w:val="none" w:sz="0" w:space="0" w:color="auto"/>
        <w:bottom w:val="none" w:sz="0" w:space="0" w:color="auto"/>
        <w:right w:val="none" w:sz="0" w:space="0" w:color="auto"/>
      </w:divBdr>
    </w:div>
    <w:div w:id="1927642978">
      <w:bodyDiv w:val="1"/>
      <w:marLeft w:val="0"/>
      <w:marRight w:val="0"/>
      <w:marTop w:val="0"/>
      <w:marBottom w:val="0"/>
      <w:divBdr>
        <w:top w:val="none" w:sz="0" w:space="0" w:color="auto"/>
        <w:left w:val="none" w:sz="0" w:space="0" w:color="auto"/>
        <w:bottom w:val="none" w:sz="0" w:space="0" w:color="auto"/>
        <w:right w:val="none" w:sz="0" w:space="0" w:color="auto"/>
      </w:divBdr>
    </w:div>
    <w:div w:id="1942494102">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61758368">
      <w:bodyDiv w:val="1"/>
      <w:marLeft w:val="0"/>
      <w:marRight w:val="0"/>
      <w:marTop w:val="0"/>
      <w:marBottom w:val="0"/>
      <w:divBdr>
        <w:top w:val="none" w:sz="0" w:space="0" w:color="auto"/>
        <w:left w:val="none" w:sz="0" w:space="0" w:color="auto"/>
        <w:bottom w:val="none" w:sz="0" w:space="0" w:color="auto"/>
        <w:right w:val="none" w:sz="0" w:space="0" w:color="auto"/>
      </w:divBdr>
    </w:div>
    <w:div w:id="2001804883">
      <w:bodyDiv w:val="1"/>
      <w:marLeft w:val="0"/>
      <w:marRight w:val="0"/>
      <w:marTop w:val="0"/>
      <w:marBottom w:val="0"/>
      <w:divBdr>
        <w:top w:val="none" w:sz="0" w:space="0" w:color="auto"/>
        <w:left w:val="none" w:sz="0" w:space="0" w:color="auto"/>
        <w:bottom w:val="none" w:sz="0" w:space="0" w:color="auto"/>
        <w:right w:val="none" w:sz="0" w:space="0" w:color="auto"/>
      </w:divBdr>
    </w:div>
    <w:div w:id="2008895286">
      <w:bodyDiv w:val="1"/>
      <w:marLeft w:val="0"/>
      <w:marRight w:val="0"/>
      <w:marTop w:val="0"/>
      <w:marBottom w:val="0"/>
      <w:divBdr>
        <w:top w:val="none" w:sz="0" w:space="0" w:color="auto"/>
        <w:left w:val="none" w:sz="0" w:space="0" w:color="auto"/>
        <w:bottom w:val="none" w:sz="0" w:space="0" w:color="auto"/>
        <w:right w:val="none" w:sz="0" w:space="0" w:color="auto"/>
      </w:divBdr>
    </w:div>
    <w:div w:id="2028630892">
      <w:bodyDiv w:val="1"/>
      <w:marLeft w:val="0"/>
      <w:marRight w:val="0"/>
      <w:marTop w:val="0"/>
      <w:marBottom w:val="0"/>
      <w:divBdr>
        <w:top w:val="none" w:sz="0" w:space="0" w:color="auto"/>
        <w:left w:val="none" w:sz="0" w:space="0" w:color="auto"/>
        <w:bottom w:val="none" w:sz="0" w:space="0" w:color="auto"/>
        <w:right w:val="none" w:sz="0" w:space="0" w:color="auto"/>
      </w:divBdr>
    </w:div>
    <w:div w:id="2046321617">
      <w:bodyDiv w:val="1"/>
      <w:marLeft w:val="0"/>
      <w:marRight w:val="0"/>
      <w:marTop w:val="0"/>
      <w:marBottom w:val="0"/>
      <w:divBdr>
        <w:top w:val="none" w:sz="0" w:space="0" w:color="auto"/>
        <w:left w:val="none" w:sz="0" w:space="0" w:color="auto"/>
        <w:bottom w:val="none" w:sz="0" w:space="0" w:color="auto"/>
        <w:right w:val="none" w:sz="0" w:space="0" w:color="auto"/>
      </w:divBdr>
    </w:div>
    <w:div w:id="2092117167">
      <w:bodyDiv w:val="1"/>
      <w:marLeft w:val="0"/>
      <w:marRight w:val="0"/>
      <w:marTop w:val="0"/>
      <w:marBottom w:val="0"/>
      <w:divBdr>
        <w:top w:val="none" w:sz="0" w:space="0" w:color="auto"/>
        <w:left w:val="none" w:sz="0" w:space="0" w:color="auto"/>
        <w:bottom w:val="none" w:sz="0" w:space="0" w:color="auto"/>
        <w:right w:val="none" w:sz="0" w:space="0" w:color="auto"/>
      </w:divBdr>
    </w:div>
    <w:div w:id="2139519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3" Type="http://schemas.openxmlformats.org/officeDocument/2006/relationships/customXml" Target="../customXml/item3.xml"/><Relationship Id="rId21"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package" Target="embeddings/Microsoft_Excel_Worksheet2.xlsx"/><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emf"/><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package" Target="embeddings/Microsoft_Excel_Worksheet1.xlsx"/><Relationship Id="rId28"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30" Type="http://schemas.openxmlformats.org/officeDocument/2006/relationships/header" Target="head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AppData\Roaming\Microsoft\Templates\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3E0D12B-0E72-4D93-BAE2-61F78B785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Template>
  <TotalTime>13995</TotalTime>
  <Pages>34</Pages>
  <Words>7741</Words>
  <Characters>44124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51762</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Dawson, Bre (ESI)</cp:lastModifiedBy>
  <cp:revision>57</cp:revision>
  <dcterms:created xsi:type="dcterms:W3CDTF">2018-10-08T02:46:00Z</dcterms:created>
  <dcterms:modified xsi:type="dcterms:W3CDTF">2019-09-27T01:23:00Z</dcterms:modified>
</cp:coreProperties>
</file>