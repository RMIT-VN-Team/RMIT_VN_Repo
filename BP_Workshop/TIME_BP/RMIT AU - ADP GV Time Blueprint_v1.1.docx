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443C83" w14:textId="77777777" w:rsidR="0044724A" w:rsidRDefault="0044724A" w:rsidP="0044724A">
      <w:pPr>
        <w:pStyle w:val="Default"/>
      </w:pPr>
    </w:p>
    <w:p w14:paraId="44D22B55" w14:textId="77777777" w:rsidR="00362CAD" w:rsidRPr="00034326" w:rsidRDefault="0044724A" w:rsidP="0044724A">
      <w:pPr>
        <w:pStyle w:val="CoverPageGlobalViewText"/>
      </w:pPr>
      <w:r>
        <w:t xml:space="preserve"> </w:t>
      </w:r>
      <w:r>
        <w:rPr>
          <w:b w:val="0"/>
          <w:bCs/>
        </w:rPr>
        <w:t>ADP Solution Design</w:t>
      </w:r>
    </w:p>
    <w:p w14:paraId="4DD52921" w14:textId="77777777" w:rsidR="00F757BA" w:rsidRDefault="00F757BA" w:rsidP="00D76C25"/>
    <w:p w14:paraId="0597BB3F" w14:textId="77777777" w:rsidR="0044724A" w:rsidRPr="00386A30" w:rsidRDefault="0044724A" w:rsidP="00D76C25"/>
    <w:p w14:paraId="28F714B7" w14:textId="77777777" w:rsidR="002C1FCC" w:rsidRDefault="003872E0" w:rsidP="00467B07">
      <w:pPr>
        <w:pStyle w:val="CoverPage-Title"/>
        <w:rPr>
          <w:sz w:val="68"/>
          <w:szCs w:val="68"/>
        </w:rPr>
      </w:pPr>
      <w:r w:rsidRPr="002C1FCC">
        <w:rPr>
          <w:sz w:val="68"/>
          <w:szCs w:val="68"/>
        </w:rPr>
        <w:t>Time M</w:t>
      </w:r>
      <w:r w:rsidR="002C1FCC" w:rsidRPr="002C1FCC">
        <w:rPr>
          <w:sz w:val="68"/>
          <w:szCs w:val="68"/>
        </w:rPr>
        <w:t xml:space="preserve">anagement </w:t>
      </w:r>
    </w:p>
    <w:p w14:paraId="29E26621" w14:textId="77777777" w:rsidR="00467B07" w:rsidRPr="002C1FCC" w:rsidRDefault="00260C7C" w:rsidP="00467B07">
      <w:pPr>
        <w:pStyle w:val="CoverPage-Title"/>
        <w:rPr>
          <w:sz w:val="68"/>
          <w:szCs w:val="68"/>
        </w:rPr>
      </w:pPr>
      <w:r w:rsidRPr="002C1FCC">
        <w:rPr>
          <w:sz w:val="68"/>
          <w:szCs w:val="68"/>
        </w:rPr>
        <w:t xml:space="preserve">Business Blueprint </w:t>
      </w:r>
      <w:r w:rsidR="00100BD7" w:rsidRPr="002C1FCC">
        <w:rPr>
          <w:sz w:val="68"/>
          <w:szCs w:val="68"/>
        </w:rPr>
        <w:t>Australia</w:t>
      </w:r>
    </w:p>
    <w:p w14:paraId="6D74DBEC" w14:textId="77777777" w:rsidR="00467B07" w:rsidRPr="0044724A" w:rsidRDefault="002D481C" w:rsidP="00467B07">
      <w:pPr>
        <w:pStyle w:val="ClientName-Ref"/>
        <w:rPr>
          <w:i/>
        </w:rPr>
      </w:pPr>
      <w:r>
        <w:t xml:space="preserve">RMIT </w:t>
      </w:r>
      <w:r w:rsidR="0044724A">
        <w:t xml:space="preserve">Australia </w:t>
      </w:r>
    </w:p>
    <w:p w14:paraId="3725E811" w14:textId="77777777" w:rsidR="00581BF3" w:rsidRDefault="00362CAD" w:rsidP="00034326">
      <w:pPr>
        <w:pStyle w:val="CoverPageSubtitle"/>
      </w:pPr>
      <w:r>
        <w:t xml:space="preserve">Commercial in Confidence </w:t>
      </w:r>
    </w:p>
    <w:p w14:paraId="4444AD6A" w14:textId="77777777" w:rsidR="000D54C6" w:rsidRDefault="000D54C6" w:rsidP="00D76C25"/>
    <w:p w14:paraId="19BDA22A" w14:textId="77777777" w:rsidR="000D54C6" w:rsidRDefault="000D54C6" w:rsidP="00D76C25"/>
    <w:p w14:paraId="1B02D2E4" w14:textId="77777777" w:rsidR="000D54C6" w:rsidRDefault="000D54C6" w:rsidP="00D76C25"/>
    <w:p w14:paraId="5661400E" w14:textId="77777777" w:rsidR="000D54C6" w:rsidRDefault="000D54C6" w:rsidP="00D76C25"/>
    <w:p w14:paraId="6BE34102" w14:textId="77777777" w:rsidR="000D54C6" w:rsidRDefault="000D54C6" w:rsidP="00D76C25"/>
    <w:p w14:paraId="0841E776" w14:textId="77777777" w:rsidR="000D54C6" w:rsidRDefault="000D54C6" w:rsidP="00D76C25"/>
    <w:tbl>
      <w:tblPr>
        <w:tblpPr w:leftFromText="180" w:rightFromText="180" w:vertAnchor="text" w:horzAnchor="margin" w:tblpXSpec="right"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3144"/>
      </w:tblGrid>
      <w:tr w:rsidR="00B60ECA" w:rsidRPr="009878B3" w14:paraId="65193A56" w14:textId="77777777" w:rsidTr="00E96652">
        <w:tc>
          <w:tcPr>
            <w:tcW w:w="2736" w:type="dxa"/>
            <w:shd w:val="clear" w:color="auto" w:fill="auto"/>
            <w:vAlign w:val="center"/>
          </w:tcPr>
          <w:p w14:paraId="6359458C" w14:textId="77777777" w:rsidR="00B60ECA" w:rsidRPr="000C0EE6" w:rsidRDefault="00B60ECA" w:rsidP="00E96652">
            <w:pPr>
              <w:pStyle w:val="Meta-Text"/>
              <w:rPr>
                <w:rFonts w:ascii="Arial" w:hAnsi="Arial" w:cs="Arial"/>
                <w:b/>
              </w:rPr>
            </w:pPr>
            <w:r w:rsidRPr="000C0EE6">
              <w:rPr>
                <w:rFonts w:ascii="Arial" w:hAnsi="Arial" w:cs="Arial"/>
                <w:b/>
              </w:rPr>
              <w:t>Author</w:t>
            </w:r>
          </w:p>
        </w:tc>
        <w:tc>
          <w:tcPr>
            <w:tcW w:w="3144" w:type="dxa"/>
            <w:vAlign w:val="center"/>
          </w:tcPr>
          <w:p w14:paraId="72CE0816" w14:textId="77777777" w:rsidR="00B60ECA" w:rsidRPr="00E96652" w:rsidRDefault="002C1FCC" w:rsidP="00E96652">
            <w:pPr>
              <w:pStyle w:val="Meta-Text"/>
              <w:rPr>
                <w:rFonts w:ascii="Arial" w:hAnsi="Arial" w:cs="Arial"/>
              </w:rPr>
            </w:pPr>
            <w:r>
              <w:rPr>
                <w:rFonts w:ascii="Arial" w:hAnsi="Arial" w:cs="Arial"/>
              </w:rPr>
              <w:t>Bre Dawson</w:t>
            </w:r>
          </w:p>
        </w:tc>
      </w:tr>
      <w:tr w:rsidR="00B60ECA" w:rsidRPr="009878B3" w14:paraId="5A606B18" w14:textId="77777777" w:rsidTr="00E96652">
        <w:tc>
          <w:tcPr>
            <w:tcW w:w="2736" w:type="dxa"/>
            <w:shd w:val="clear" w:color="auto" w:fill="auto"/>
            <w:vAlign w:val="center"/>
          </w:tcPr>
          <w:p w14:paraId="13DFE94F" w14:textId="77777777" w:rsidR="00B60ECA" w:rsidRPr="000C0EE6" w:rsidRDefault="00B60ECA" w:rsidP="00E96652">
            <w:pPr>
              <w:pStyle w:val="Meta-Text"/>
              <w:rPr>
                <w:rFonts w:ascii="Arial" w:hAnsi="Arial" w:cs="Arial"/>
                <w:b/>
              </w:rPr>
            </w:pPr>
            <w:r w:rsidRPr="000C0EE6">
              <w:rPr>
                <w:rFonts w:ascii="Arial" w:hAnsi="Arial" w:cs="Arial"/>
                <w:b/>
              </w:rPr>
              <w:t>Document Reference</w:t>
            </w:r>
          </w:p>
        </w:tc>
        <w:tc>
          <w:tcPr>
            <w:tcW w:w="3144" w:type="dxa"/>
            <w:vAlign w:val="center"/>
          </w:tcPr>
          <w:p w14:paraId="10063D0A" w14:textId="77777777" w:rsidR="00B60ECA" w:rsidRPr="00E96652" w:rsidRDefault="00100BD7" w:rsidP="00E96652">
            <w:pPr>
              <w:pStyle w:val="DocRefText"/>
              <w:framePr w:hSpace="0" w:wrap="auto" w:vAnchor="margin" w:hAnchor="text" w:xAlign="left" w:yAlign="inline"/>
              <w:rPr>
                <w:rFonts w:ascii="Arial" w:hAnsi="Arial" w:cs="Arial"/>
              </w:rPr>
            </w:pPr>
            <w:r w:rsidRPr="00E96652">
              <w:rPr>
                <w:rFonts w:ascii="Arial" w:hAnsi="Arial" w:cs="Arial"/>
              </w:rPr>
              <w:t>GV00006552</w:t>
            </w:r>
          </w:p>
        </w:tc>
      </w:tr>
      <w:tr w:rsidR="00B60ECA" w:rsidRPr="009878B3" w14:paraId="30B790B4" w14:textId="77777777" w:rsidTr="00E96652">
        <w:tc>
          <w:tcPr>
            <w:tcW w:w="2736" w:type="dxa"/>
            <w:shd w:val="clear" w:color="auto" w:fill="auto"/>
            <w:vAlign w:val="center"/>
          </w:tcPr>
          <w:p w14:paraId="3FF955FB" w14:textId="77777777" w:rsidR="00B60ECA" w:rsidRPr="000C0EE6" w:rsidRDefault="00B60ECA" w:rsidP="00E96652">
            <w:pPr>
              <w:pStyle w:val="Meta-Text"/>
              <w:rPr>
                <w:rFonts w:ascii="Arial" w:hAnsi="Arial" w:cs="Arial"/>
                <w:b/>
              </w:rPr>
            </w:pPr>
            <w:r w:rsidRPr="000C0EE6">
              <w:rPr>
                <w:rFonts w:ascii="Arial" w:hAnsi="Arial" w:cs="Arial"/>
                <w:b/>
              </w:rPr>
              <w:t>Date</w:t>
            </w:r>
          </w:p>
        </w:tc>
        <w:tc>
          <w:tcPr>
            <w:tcW w:w="3144" w:type="dxa"/>
            <w:vAlign w:val="center"/>
          </w:tcPr>
          <w:p w14:paraId="5B6444FD" w14:textId="742837D3" w:rsidR="00B60ECA" w:rsidRPr="00FE2A62" w:rsidRDefault="00E41589" w:rsidP="00665439">
            <w:pPr>
              <w:pStyle w:val="Meta-Text"/>
              <w:rPr>
                <w:rFonts w:ascii="Arial" w:hAnsi="Arial" w:cs="Arial"/>
                <w:lang w:eastAsia="ja-JP"/>
              </w:rPr>
            </w:pPr>
            <w:del w:id="0" w:author="Dawson, Bre (ESI)" w:date="2020-03-23T11:01:00Z">
              <w:r w:rsidDel="00F23556">
                <w:rPr>
                  <w:rFonts w:ascii="Arial" w:hAnsi="Arial" w:cs="Arial"/>
                  <w:lang w:eastAsia="ja-JP"/>
                </w:rPr>
                <w:delText>2</w:delText>
              </w:r>
              <w:r w:rsidR="00665439" w:rsidDel="00F23556">
                <w:rPr>
                  <w:rFonts w:ascii="Arial" w:hAnsi="Arial" w:cs="Arial"/>
                  <w:lang w:eastAsia="ja-JP"/>
                </w:rPr>
                <w:delText>7</w:delText>
              </w:r>
              <w:r w:rsidR="009859C5" w:rsidDel="00F23556">
                <w:rPr>
                  <w:rFonts w:ascii="Arial" w:hAnsi="Arial" w:cs="Arial"/>
                  <w:lang w:eastAsia="ja-JP"/>
                </w:rPr>
                <w:delText>/09/2019</w:delText>
              </w:r>
            </w:del>
            <w:ins w:id="1" w:author="Dawson, Bre (ESI)" w:date="2020-03-23T11:01:00Z">
              <w:r w:rsidR="00F23556">
                <w:rPr>
                  <w:rFonts w:ascii="Arial" w:hAnsi="Arial" w:cs="Arial"/>
                  <w:lang w:eastAsia="ja-JP"/>
                </w:rPr>
                <w:t>23/03/2020</w:t>
              </w:r>
            </w:ins>
          </w:p>
        </w:tc>
      </w:tr>
      <w:tr w:rsidR="00B60ECA" w:rsidRPr="009878B3" w14:paraId="1CD4E5E0" w14:textId="77777777" w:rsidTr="00E96652">
        <w:tc>
          <w:tcPr>
            <w:tcW w:w="2736" w:type="dxa"/>
            <w:shd w:val="clear" w:color="auto" w:fill="auto"/>
            <w:vAlign w:val="center"/>
          </w:tcPr>
          <w:p w14:paraId="0D37075C" w14:textId="77777777" w:rsidR="00B60ECA" w:rsidRPr="000C0EE6" w:rsidRDefault="00B60ECA" w:rsidP="00E96652">
            <w:pPr>
              <w:pStyle w:val="Meta-Text"/>
              <w:rPr>
                <w:rFonts w:ascii="Arial" w:hAnsi="Arial" w:cs="Arial"/>
                <w:b/>
              </w:rPr>
            </w:pPr>
            <w:r w:rsidRPr="000C0EE6">
              <w:rPr>
                <w:rFonts w:ascii="Arial" w:hAnsi="Arial" w:cs="Arial"/>
                <w:b/>
              </w:rPr>
              <w:t>Version</w:t>
            </w:r>
          </w:p>
        </w:tc>
        <w:tc>
          <w:tcPr>
            <w:tcW w:w="3144" w:type="dxa"/>
            <w:vAlign w:val="center"/>
          </w:tcPr>
          <w:p w14:paraId="13221038" w14:textId="69EA9D3A" w:rsidR="00B60ECA" w:rsidRPr="00FE2A62" w:rsidRDefault="00EA2711" w:rsidP="00E41589">
            <w:pPr>
              <w:pStyle w:val="VersionRefText"/>
              <w:framePr w:hSpace="0" w:wrap="auto" w:vAnchor="margin" w:hAnchor="text" w:xAlign="left" w:yAlign="inline"/>
              <w:tabs>
                <w:tab w:val="center" w:pos="1464"/>
              </w:tabs>
              <w:rPr>
                <w:rFonts w:ascii="Arial" w:hAnsi="Arial" w:cs="Arial"/>
              </w:rPr>
            </w:pPr>
            <w:r>
              <w:rPr>
                <w:rFonts w:ascii="Arial" w:hAnsi="Arial" w:cs="Arial"/>
              </w:rPr>
              <w:t>1.</w:t>
            </w:r>
            <w:del w:id="2" w:author="Dawson, Bre (ESI)" w:date="2020-03-23T11:01:00Z">
              <w:r w:rsidDel="00F23556">
                <w:rPr>
                  <w:rFonts w:ascii="Arial" w:hAnsi="Arial" w:cs="Arial"/>
                </w:rPr>
                <w:delText>0</w:delText>
              </w:r>
            </w:del>
            <w:ins w:id="3" w:author="Dawson, Bre (ESI)" w:date="2020-03-23T11:01:00Z">
              <w:r w:rsidR="00F23556">
                <w:rPr>
                  <w:rFonts w:ascii="Arial" w:hAnsi="Arial" w:cs="Arial"/>
                </w:rPr>
                <w:t>1</w:t>
              </w:r>
            </w:ins>
          </w:p>
        </w:tc>
      </w:tr>
    </w:tbl>
    <w:p w14:paraId="2E837853" w14:textId="77777777" w:rsidR="000D54C6" w:rsidRDefault="000D54C6" w:rsidP="00D76C25"/>
    <w:p w14:paraId="04ABD99A" w14:textId="77777777" w:rsidR="000D54C6" w:rsidRDefault="000D54C6" w:rsidP="00D76C25"/>
    <w:p w14:paraId="4FC7AD6E" w14:textId="77777777" w:rsidR="000D54C6" w:rsidRDefault="000D54C6" w:rsidP="00D76C25"/>
    <w:p w14:paraId="3A552F8D" w14:textId="77777777" w:rsidR="000D54C6" w:rsidRPr="000D54C6" w:rsidRDefault="000D54C6" w:rsidP="00D76C25"/>
    <w:p w14:paraId="710DFED9" w14:textId="77777777" w:rsidR="00362CAD" w:rsidRDefault="00C57CAA" w:rsidP="00560574">
      <w:pPr>
        <w:pStyle w:val="Heading5"/>
      </w:pPr>
      <w:r>
        <w:br w:type="page"/>
      </w:r>
      <w:r w:rsidR="006919FE">
        <w:lastRenderedPageBreak/>
        <w:t>Copyright</w:t>
      </w:r>
      <w:r w:rsidR="00917FAE">
        <w:t xml:space="preserve"> and Confidentiality</w:t>
      </w:r>
    </w:p>
    <w:p w14:paraId="40F6C7BD" w14:textId="77777777" w:rsidR="00581BF3" w:rsidRPr="00E96652" w:rsidRDefault="00100BD7" w:rsidP="00034326">
      <w:pPr>
        <w:pStyle w:val="Meta-Text"/>
        <w:rPr>
          <w:rFonts w:ascii="Arial" w:hAnsi="Arial" w:cs="Arial"/>
          <w:sz w:val="18"/>
          <w:szCs w:val="18"/>
        </w:rPr>
      </w:pPr>
      <w:r w:rsidRPr="00E96652">
        <w:rPr>
          <w:rFonts w:ascii="Arial" w:hAnsi="Arial" w:cs="Arial"/>
          <w:sz w:val="18"/>
          <w:szCs w:val="18"/>
        </w:rPr>
        <w:t xml:space="preserve">Copyright © 2007 – 2017 </w:t>
      </w:r>
      <w:r w:rsidR="00581BF3" w:rsidRPr="00E96652">
        <w:rPr>
          <w:rFonts w:ascii="Arial" w:hAnsi="Arial" w:cs="Arial"/>
          <w:sz w:val="18"/>
          <w:szCs w:val="18"/>
        </w:rPr>
        <w:t>ADP, LLC. ADP Proprietary and Confi</w:t>
      </w:r>
      <w:r w:rsidR="00917FAE" w:rsidRPr="00E96652">
        <w:rPr>
          <w:rFonts w:ascii="Arial" w:hAnsi="Arial" w:cs="Arial"/>
          <w:sz w:val="18"/>
          <w:szCs w:val="18"/>
        </w:rPr>
        <w:t xml:space="preserve">dential </w:t>
      </w:r>
      <w:r w:rsidR="00E96652" w:rsidRPr="00E96652">
        <w:rPr>
          <w:rFonts w:ascii="Arial" w:hAnsi="Arial" w:cs="Arial"/>
          <w:sz w:val="18"/>
          <w:szCs w:val="18"/>
        </w:rPr>
        <w:t>–</w:t>
      </w:r>
      <w:r w:rsidR="00917FAE" w:rsidRPr="00E96652">
        <w:rPr>
          <w:rFonts w:ascii="Arial" w:hAnsi="Arial" w:cs="Arial"/>
          <w:sz w:val="18"/>
          <w:szCs w:val="18"/>
        </w:rPr>
        <w:t xml:space="preserve"> All Rights Reserved. </w:t>
      </w:r>
      <w:r w:rsidR="00581BF3" w:rsidRPr="00E96652">
        <w:rPr>
          <w:rFonts w:ascii="Arial" w:hAnsi="Arial" w:cs="Arial"/>
          <w:sz w:val="18"/>
          <w:szCs w:val="18"/>
        </w:rPr>
        <w:t xml:space="preserve">These materials may not be reproduced in any format without the express written permission of ADP, LLC. This document </w:t>
      </w:r>
      <w:proofErr w:type="gramStart"/>
      <w:r w:rsidR="00581BF3" w:rsidRPr="00E96652">
        <w:rPr>
          <w:rFonts w:ascii="Arial" w:hAnsi="Arial" w:cs="Arial"/>
          <w:sz w:val="18"/>
          <w:szCs w:val="18"/>
        </w:rPr>
        <w:t>must be kept strictly confidential at all times</w:t>
      </w:r>
      <w:proofErr w:type="gramEnd"/>
      <w:r w:rsidR="00581BF3" w:rsidRPr="00E96652">
        <w:rPr>
          <w:rFonts w:ascii="Arial" w:hAnsi="Arial" w:cs="Arial"/>
          <w:sz w:val="18"/>
          <w:szCs w:val="18"/>
        </w:rPr>
        <w:t xml:space="preserve">. It must not be disclosed to any person without the prior written consent of ADP, LLC. </w:t>
      </w:r>
    </w:p>
    <w:p w14:paraId="56596FB5" w14:textId="77777777" w:rsidR="00581BF3" w:rsidRPr="00E96652" w:rsidRDefault="00581BF3" w:rsidP="00034326">
      <w:pPr>
        <w:pStyle w:val="Meta-Text"/>
        <w:rPr>
          <w:rFonts w:ascii="Arial" w:hAnsi="Arial" w:cs="Arial"/>
          <w:sz w:val="18"/>
          <w:szCs w:val="18"/>
        </w:rPr>
      </w:pPr>
      <w:r w:rsidRPr="00E96652">
        <w:rPr>
          <w:rFonts w:ascii="Arial" w:hAnsi="Arial" w:cs="Arial"/>
          <w:sz w:val="18"/>
          <w:szCs w:val="18"/>
        </w:rPr>
        <w:t xml:space="preserve">ADP provides this publication </w:t>
      </w:r>
      <w:r w:rsidR="00E96652" w:rsidRPr="00E96652">
        <w:rPr>
          <w:rFonts w:ascii="Arial" w:hAnsi="Arial" w:cs="Arial"/>
          <w:sz w:val="18"/>
          <w:szCs w:val="18"/>
        </w:rPr>
        <w:t>“</w:t>
      </w:r>
      <w:r w:rsidRPr="00E96652">
        <w:rPr>
          <w:rFonts w:ascii="Arial" w:hAnsi="Arial" w:cs="Arial"/>
          <w:sz w:val="18"/>
          <w:szCs w:val="18"/>
        </w:rPr>
        <w:t>as is</w:t>
      </w:r>
      <w:r w:rsidR="00E96652" w:rsidRPr="00E96652">
        <w:rPr>
          <w:rFonts w:ascii="Arial" w:hAnsi="Arial" w:cs="Arial"/>
          <w:sz w:val="18"/>
          <w:szCs w:val="18"/>
        </w:rPr>
        <w:t>”</w:t>
      </w:r>
      <w:r w:rsidRPr="00E96652">
        <w:rPr>
          <w:rFonts w:ascii="Arial" w:hAnsi="Arial" w:cs="Arial"/>
          <w:sz w:val="18"/>
          <w:szCs w:val="18"/>
        </w:rPr>
        <w:t xml:space="preserve"> without warranty of any kind, either express or implied, including, but not limited to, the implied warranties of merchantability or fitness for a </w:t>
      </w:r>
      <w:proofErr w:type="gramStart"/>
      <w:r w:rsidRPr="00E96652">
        <w:rPr>
          <w:rFonts w:ascii="Arial" w:hAnsi="Arial" w:cs="Arial"/>
          <w:sz w:val="18"/>
          <w:szCs w:val="18"/>
        </w:rPr>
        <w:t>particular purpose</w:t>
      </w:r>
      <w:proofErr w:type="gramEnd"/>
      <w:r w:rsidRPr="00E96652">
        <w:rPr>
          <w:rFonts w:ascii="Arial" w:hAnsi="Arial" w:cs="Arial"/>
          <w:sz w:val="18"/>
          <w:szCs w:val="18"/>
        </w:rPr>
        <w:t>. ADP is not responsible for any technical inaccuracies or typographical errors which may be contained in this publication. Changes are periodically made to the information herein, and such changes will be incorporated in new editions of this publication. ADP may make improvements and/or changes in the product and/or the programs described in this publication at any time without notice.</w:t>
      </w:r>
    </w:p>
    <w:p w14:paraId="401F489F" w14:textId="77777777" w:rsidR="00581BF3" w:rsidRPr="00E96652" w:rsidRDefault="00581BF3" w:rsidP="00034326">
      <w:pPr>
        <w:pStyle w:val="Meta-Text"/>
        <w:rPr>
          <w:rFonts w:ascii="Arial" w:hAnsi="Arial" w:cs="Arial"/>
          <w:sz w:val="18"/>
          <w:szCs w:val="18"/>
        </w:rPr>
      </w:pPr>
      <w:r w:rsidRPr="00E96652">
        <w:rPr>
          <w:rFonts w:ascii="Arial" w:hAnsi="Arial" w:cs="Arial"/>
          <w:sz w:val="18"/>
          <w:szCs w:val="18"/>
        </w:rPr>
        <w:t xml:space="preserve">The ADP® logo and ADP® letters are registered trademarks of ADP, LLC. </w:t>
      </w:r>
      <w:proofErr w:type="spellStart"/>
      <w:r w:rsidRPr="00E96652">
        <w:rPr>
          <w:rFonts w:ascii="Arial" w:hAnsi="Arial" w:cs="Arial"/>
          <w:sz w:val="18"/>
          <w:szCs w:val="18"/>
        </w:rPr>
        <w:t>GlobalView</w:t>
      </w:r>
      <w:proofErr w:type="spellEnd"/>
      <w:r w:rsidRPr="00E96652">
        <w:rPr>
          <w:rFonts w:ascii="Arial" w:hAnsi="Arial" w:cs="Arial"/>
          <w:sz w:val="18"/>
          <w:szCs w:val="18"/>
        </w:rPr>
        <w:t xml:space="preserve">® is a registered trademark of ADP, LLC. </w:t>
      </w:r>
      <w:proofErr w:type="spellStart"/>
      <w:r w:rsidRPr="00E96652">
        <w:rPr>
          <w:rFonts w:ascii="Arial" w:hAnsi="Arial" w:cs="Arial"/>
          <w:sz w:val="18"/>
          <w:szCs w:val="18"/>
        </w:rPr>
        <w:t>iLearn@ADP</w:t>
      </w:r>
      <w:proofErr w:type="spellEnd"/>
      <w:r w:rsidRPr="00E96652">
        <w:rPr>
          <w:rFonts w:ascii="Arial" w:hAnsi="Arial" w:cs="Arial"/>
          <w:sz w:val="18"/>
          <w:szCs w:val="18"/>
        </w:rPr>
        <w:t xml:space="preserve">® is a registered trademark of ADP, LLC. In the Business of Your </w:t>
      </w:r>
      <w:proofErr w:type="gramStart"/>
      <w:r w:rsidRPr="00E96652">
        <w:rPr>
          <w:rFonts w:ascii="Arial" w:hAnsi="Arial" w:cs="Arial"/>
          <w:sz w:val="18"/>
          <w:szCs w:val="18"/>
        </w:rPr>
        <w:t>Success(</w:t>
      </w:r>
      <w:proofErr w:type="gramEnd"/>
      <w:r w:rsidRPr="00E96652">
        <w:rPr>
          <w:rFonts w:ascii="Arial" w:hAnsi="Arial" w:cs="Arial"/>
          <w:sz w:val="18"/>
          <w:szCs w:val="18"/>
        </w:rPr>
        <w:t>SM) is a service mark of ADP, LLC.</w:t>
      </w:r>
    </w:p>
    <w:p w14:paraId="0B31DBC0" w14:textId="77777777" w:rsidR="00581BF3" w:rsidRPr="00E96652" w:rsidRDefault="00581BF3" w:rsidP="00034326">
      <w:pPr>
        <w:pStyle w:val="Meta-Text"/>
        <w:rPr>
          <w:rFonts w:ascii="Arial" w:hAnsi="Arial" w:cs="Arial"/>
          <w:sz w:val="18"/>
          <w:szCs w:val="18"/>
        </w:rPr>
      </w:pPr>
    </w:p>
    <w:p w14:paraId="12C7FC04" w14:textId="77777777" w:rsidR="00581BF3" w:rsidRPr="00E96652" w:rsidRDefault="00581BF3" w:rsidP="00034326">
      <w:pPr>
        <w:pStyle w:val="Meta-Text"/>
        <w:rPr>
          <w:rFonts w:ascii="Arial" w:hAnsi="Arial" w:cs="Arial"/>
          <w:b/>
          <w:sz w:val="18"/>
          <w:szCs w:val="18"/>
        </w:rPr>
      </w:pPr>
      <w:r w:rsidRPr="00E96652">
        <w:rPr>
          <w:rFonts w:ascii="Arial" w:hAnsi="Arial" w:cs="Arial"/>
          <w:b/>
          <w:sz w:val="18"/>
          <w:szCs w:val="18"/>
        </w:rPr>
        <w:t>Third-Party Trademarks</w:t>
      </w:r>
    </w:p>
    <w:p w14:paraId="1D1BDFD3" w14:textId="77777777" w:rsidR="00581BF3" w:rsidRPr="00E96652" w:rsidRDefault="00581BF3" w:rsidP="00034326">
      <w:pPr>
        <w:pStyle w:val="Meta-Text"/>
        <w:rPr>
          <w:rFonts w:ascii="Arial" w:hAnsi="Arial" w:cs="Arial"/>
          <w:sz w:val="18"/>
          <w:szCs w:val="18"/>
        </w:rPr>
      </w:pPr>
      <w:r w:rsidRPr="00E96652">
        <w:rPr>
          <w:rFonts w:ascii="Arial" w:hAnsi="Arial" w:cs="Arial"/>
          <w:sz w:val="18"/>
          <w:szCs w:val="18"/>
        </w:rPr>
        <w:t>Adobe® is a registered trademark and Acrobat</w:t>
      </w:r>
      <w:r w:rsidR="00E96652" w:rsidRPr="00E96652">
        <w:rPr>
          <w:rFonts w:ascii="Arial" w:hAnsi="Arial" w:cs="Arial"/>
          <w:sz w:val="18"/>
          <w:szCs w:val="18"/>
        </w:rPr>
        <w:t>™</w:t>
      </w:r>
      <w:r w:rsidRPr="00E96652">
        <w:rPr>
          <w:rFonts w:ascii="Arial" w:hAnsi="Arial" w:cs="Arial"/>
          <w:sz w:val="18"/>
          <w:szCs w:val="18"/>
        </w:rPr>
        <w:t xml:space="preserve"> is a trademark of Adobe Systems Incorporated. </w:t>
      </w:r>
    </w:p>
    <w:p w14:paraId="5166683C" w14:textId="77777777" w:rsidR="00581BF3" w:rsidRPr="00E96652" w:rsidRDefault="00581BF3" w:rsidP="00034326">
      <w:pPr>
        <w:pStyle w:val="Meta-Text"/>
        <w:rPr>
          <w:rFonts w:ascii="Arial" w:hAnsi="Arial" w:cs="Arial"/>
          <w:sz w:val="18"/>
          <w:szCs w:val="18"/>
        </w:rPr>
      </w:pPr>
      <w:r w:rsidRPr="00E96652">
        <w:rPr>
          <w:rFonts w:ascii="Arial" w:hAnsi="Arial" w:cs="Arial"/>
          <w:sz w:val="18"/>
          <w:szCs w:val="18"/>
        </w:rPr>
        <w:t>Microsoft®, Windows®, Internet Explorer®, Word®, and Excel® are registered trademarks of Microsoft Corporation.</w:t>
      </w:r>
    </w:p>
    <w:p w14:paraId="60B9A3AE" w14:textId="77777777" w:rsidR="00581BF3" w:rsidRPr="00E96652" w:rsidRDefault="00581BF3" w:rsidP="00034326">
      <w:pPr>
        <w:pStyle w:val="Meta-Text"/>
        <w:rPr>
          <w:rFonts w:ascii="Arial" w:hAnsi="Arial" w:cs="Arial"/>
          <w:sz w:val="18"/>
          <w:szCs w:val="18"/>
        </w:rPr>
      </w:pPr>
      <w:r w:rsidRPr="00E96652">
        <w:rPr>
          <w:rFonts w:ascii="Arial" w:hAnsi="Arial" w:cs="Arial"/>
          <w:sz w:val="18"/>
          <w:szCs w:val="18"/>
        </w:rPr>
        <w:t>SAP® and SAP® R/3® are registered trademarks of SAP AG in Germany and in several other countries.</w:t>
      </w:r>
    </w:p>
    <w:p w14:paraId="4CC93AE7" w14:textId="77777777" w:rsidR="00362CAD" w:rsidRPr="00E96652" w:rsidRDefault="00581BF3" w:rsidP="00034326">
      <w:pPr>
        <w:pStyle w:val="Meta-Text"/>
        <w:rPr>
          <w:rFonts w:ascii="Arial" w:hAnsi="Arial" w:cs="Arial"/>
          <w:sz w:val="18"/>
          <w:szCs w:val="18"/>
        </w:rPr>
      </w:pPr>
      <w:r w:rsidRPr="00E96652">
        <w:rPr>
          <w:rFonts w:ascii="Arial" w:hAnsi="Arial" w:cs="Arial"/>
          <w:sz w:val="18"/>
          <w:szCs w:val="18"/>
        </w:rPr>
        <w:t>All other trademarks and service marks are the property of their respective owners.</w:t>
      </w:r>
    </w:p>
    <w:p w14:paraId="5EE590F3" w14:textId="77777777" w:rsidR="00467B07" w:rsidRDefault="00467B07" w:rsidP="00467B07">
      <w:pPr>
        <w:pStyle w:val="Meta-Text"/>
      </w:pPr>
    </w:p>
    <w:p w14:paraId="27F69CBC" w14:textId="77777777" w:rsidR="00467B07" w:rsidRDefault="00467B07" w:rsidP="00467B07">
      <w:pPr>
        <w:pStyle w:val="Heading5"/>
      </w:pPr>
      <w:bookmarkStart w:id="4" w:name="_Toc419115315"/>
      <w:r w:rsidRPr="007A5FB0">
        <w:t>Release Notice</w:t>
      </w:r>
      <w:bookmarkEnd w:id="4"/>
      <w:r w:rsidRPr="007A5FB0">
        <w:t xml:space="preserve"> </w:t>
      </w:r>
    </w:p>
    <w:p w14:paraId="3AE7A5B3" w14:textId="77777777" w:rsidR="00467B07" w:rsidRPr="00E96652" w:rsidRDefault="00467B07" w:rsidP="00467B07">
      <w:pPr>
        <w:pStyle w:val="Meta-Text"/>
        <w:rPr>
          <w:rFonts w:ascii="Arial" w:hAnsi="Arial" w:cs="Arial"/>
          <w:sz w:val="18"/>
          <w:szCs w:val="18"/>
        </w:rPr>
      </w:pPr>
      <w:r w:rsidRPr="00E96652">
        <w:rPr>
          <w:rFonts w:ascii="Arial" w:hAnsi="Arial" w:cs="Arial"/>
          <w:sz w:val="18"/>
          <w:szCs w:val="18"/>
        </w:rPr>
        <w:t xml:space="preserve">This document applies to the ECC6 SAP R/3 version of the </w:t>
      </w:r>
      <w:proofErr w:type="spellStart"/>
      <w:r w:rsidRPr="00E96652">
        <w:rPr>
          <w:rFonts w:ascii="Arial" w:hAnsi="Arial" w:cs="Arial"/>
          <w:sz w:val="18"/>
          <w:szCs w:val="18"/>
        </w:rPr>
        <w:t>GlobalView</w:t>
      </w:r>
      <w:proofErr w:type="spellEnd"/>
      <w:r w:rsidRPr="00E96652">
        <w:rPr>
          <w:rFonts w:ascii="Arial" w:hAnsi="Arial" w:cs="Arial"/>
          <w:sz w:val="18"/>
          <w:szCs w:val="18"/>
        </w:rPr>
        <w:t>® product solution. It is valid for ECC6-upgraded projects as well as new implementations done on the ECC6 template. It includes documentation of template enhancements from January 2011 and forward. Check the Document Attributes panel for reference to the ECC5 version.</w:t>
      </w:r>
    </w:p>
    <w:p w14:paraId="63CC8FDA" w14:textId="77777777" w:rsidR="00467B07" w:rsidRPr="00467B07" w:rsidRDefault="00467B07" w:rsidP="00467B07">
      <w:pPr>
        <w:pStyle w:val="Meta-Text"/>
      </w:pPr>
    </w:p>
    <w:p w14:paraId="39B79781" w14:textId="77777777" w:rsidR="00362CAD" w:rsidRDefault="00362CAD" w:rsidP="00560574">
      <w:pPr>
        <w:pStyle w:val="Heading5"/>
      </w:pPr>
      <w:r>
        <w:t xml:space="preserve">Authorizations and Amendments History </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5"/>
        <w:gridCol w:w="1917"/>
        <w:gridCol w:w="1915"/>
        <w:gridCol w:w="1765"/>
        <w:gridCol w:w="2062"/>
      </w:tblGrid>
      <w:tr w:rsidR="00362CAD" w:rsidRPr="005D62AF" w14:paraId="56FD51FF" w14:textId="77777777" w:rsidTr="0020777A">
        <w:trPr>
          <w:trHeight w:val="226"/>
          <w:tblHeader/>
        </w:trPr>
        <w:tc>
          <w:tcPr>
            <w:tcW w:w="1000" w:type="pct"/>
            <w:shd w:val="clear" w:color="auto" w:fill="17365D" w:themeFill="text2" w:themeFillShade="BF"/>
            <w:vAlign w:val="center"/>
          </w:tcPr>
          <w:p w14:paraId="533C0CA0" w14:textId="77777777" w:rsidR="00362CAD" w:rsidRPr="005D62AF" w:rsidRDefault="00362CAD" w:rsidP="00034326">
            <w:pPr>
              <w:pStyle w:val="TableHeader"/>
            </w:pPr>
            <w:r w:rsidRPr="005D62AF">
              <w:t>Version</w:t>
            </w:r>
          </w:p>
        </w:tc>
        <w:tc>
          <w:tcPr>
            <w:tcW w:w="1001" w:type="pct"/>
            <w:shd w:val="clear" w:color="auto" w:fill="17365D" w:themeFill="text2" w:themeFillShade="BF"/>
            <w:vAlign w:val="center"/>
          </w:tcPr>
          <w:p w14:paraId="41BD2B05" w14:textId="77777777" w:rsidR="00362CAD" w:rsidRPr="005D62AF" w:rsidRDefault="00362CAD" w:rsidP="00034326">
            <w:pPr>
              <w:pStyle w:val="TableHeader"/>
            </w:pPr>
            <w:r w:rsidRPr="005D62AF">
              <w:t>Authored</w:t>
            </w:r>
          </w:p>
        </w:tc>
        <w:tc>
          <w:tcPr>
            <w:tcW w:w="1000" w:type="pct"/>
            <w:shd w:val="clear" w:color="auto" w:fill="17365D" w:themeFill="text2" w:themeFillShade="BF"/>
            <w:vAlign w:val="center"/>
          </w:tcPr>
          <w:p w14:paraId="112830F1" w14:textId="77777777" w:rsidR="00362CAD" w:rsidRPr="005D62AF" w:rsidRDefault="00853BC1" w:rsidP="00034326">
            <w:pPr>
              <w:pStyle w:val="TableHeader"/>
            </w:pPr>
            <w:r>
              <w:t xml:space="preserve">Release Date </w:t>
            </w:r>
          </w:p>
        </w:tc>
        <w:tc>
          <w:tcPr>
            <w:tcW w:w="922" w:type="pct"/>
            <w:shd w:val="clear" w:color="auto" w:fill="17365D" w:themeFill="text2" w:themeFillShade="BF"/>
            <w:vAlign w:val="center"/>
          </w:tcPr>
          <w:p w14:paraId="4DEA4406" w14:textId="77777777" w:rsidR="00362CAD" w:rsidRPr="005D62AF" w:rsidRDefault="00362CAD" w:rsidP="00034326">
            <w:pPr>
              <w:pStyle w:val="TableHeader"/>
            </w:pPr>
            <w:r w:rsidRPr="005D62AF">
              <w:t>CRM Ticket</w:t>
            </w:r>
          </w:p>
        </w:tc>
        <w:tc>
          <w:tcPr>
            <w:tcW w:w="1077" w:type="pct"/>
            <w:shd w:val="clear" w:color="auto" w:fill="17365D" w:themeFill="text2" w:themeFillShade="BF"/>
            <w:vAlign w:val="center"/>
          </w:tcPr>
          <w:p w14:paraId="2F40760B" w14:textId="77777777" w:rsidR="00362CAD" w:rsidRPr="005D62AF" w:rsidRDefault="00853BC1" w:rsidP="00034326">
            <w:pPr>
              <w:pStyle w:val="TableHeader"/>
            </w:pPr>
            <w:r w:rsidRPr="005D62AF">
              <w:t>Approved</w:t>
            </w:r>
          </w:p>
        </w:tc>
      </w:tr>
      <w:tr w:rsidR="00100BD7" w:rsidRPr="00C65A00" w14:paraId="582E79BD" w14:textId="77777777" w:rsidTr="00D504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4F3F80D9" w14:textId="77777777" w:rsidR="00100BD7" w:rsidRPr="00E96652" w:rsidRDefault="00E96652" w:rsidP="00D50452">
            <w:pPr>
              <w:pStyle w:val="Meta-Text"/>
              <w:jc w:val="center"/>
              <w:rPr>
                <w:rFonts w:ascii="Arial" w:hAnsi="Arial" w:cs="Arial"/>
                <w:lang w:eastAsia="ja-JP"/>
              </w:rPr>
            </w:pPr>
            <w:r w:rsidRPr="00E96652">
              <w:rPr>
                <w:rFonts w:ascii="Arial" w:hAnsi="Arial" w:cs="Arial"/>
                <w:lang w:eastAsia="ja-JP"/>
              </w:rPr>
              <w:t>0.1</w:t>
            </w:r>
          </w:p>
        </w:tc>
        <w:tc>
          <w:tcPr>
            <w:tcW w:w="1001" w:type="pct"/>
            <w:tcBorders>
              <w:top w:val="single" w:sz="4" w:space="0" w:color="auto"/>
              <w:left w:val="single" w:sz="4" w:space="0" w:color="auto"/>
              <w:bottom w:val="single" w:sz="4" w:space="0" w:color="auto"/>
              <w:right w:val="single" w:sz="4" w:space="0" w:color="auto"/>
            </w:tcBorders>
            <w:shd w:val="clear" w:color="auto" w:fill="auto"/>
            <w:vAlign w:val="center"/>
          </w:tcPr>
          <w:p w14:paraId="523EDD2C" w14:textId="77777777" w:rsidR="00100BD7" w:rsidRPr="00E96652" w:rsidRDefault="002C1FCC" w:rsidP="00D50452">
            <w:pPr>
              <w:pStyle w:val="Meta-Text"/>
              <w:rPr>
                <w:rFonts w:ascii="Arial" w:hAnsi="Arial" w:cs="Arial"/>
                <w:lang w:eastAsia="ja-JP"/>
              </w:rPr>
            </w:pPr>
            <w:r>
              <w:rPr>
                <w:rFonts w:ascii="Arial" w:hAnsi="Arial" w:cs="Arial"/>
                <w:lang w:eastAsia="ja-JP"/>
              </w:rPr>
              <w:t>Bre Dawson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50B7C0BE" w14:textId="77777777" w:rsidR="00100BD7" w:rsidRPr="00E96652" w:rsidRDefault="009859C5" w:rsidP="00853BC1">
            <w:pPr>
              <w:pStyle w:val="Meta-Text"/>
              <w:jc w:val="center"/>
              <w:rPr>
                <w:rFonts w:ascii="Arial" w:hAnsi="Arial" w:cs="Arial"/>
                <w:lang w:eastAsia="ja-JP"/>
              </w:rPr>
            </w:pPr>
            <w:r>
              <w:rPr>
                <w:rFonts w:ascii="Arial" w:hAnsi="Arial" w:cs="Arial"/>
                <w:lang w:eastAsia="ja-JP"/>
              </w:rPr>
              <w:t>05/09/2019</w:t>
            </w:r>
          </w:p>
        </w:tc>
        <w:tc>
          <w:tcPr>
            <w:tcW w:w="922" w:type="pct"/>
            <w:tcBorders>
              <w:top w:val="single" w:sz="4" w:space="0" w:color="auto"/>
              <w:left w:val="single" w:sz="4" w:space="0" w:color="auto"/>
              <w:bottom w:val="single" w:sz="4" w:space="0" w:color="auto"/>
              <w:right w:val="single" w:sz="4" w:space="0" w:color="auto"/>
            </w:tcBorders>
            <w:shd w:val="clear" w:color="auto" w:fill="auto"/>
            <w:vAlign w:val="center"/>
          </w:tcPr>
          <w:p w14:paraId="346A181C" w14:textId="77777777" w:rsidR="00100BD7" w:rsidRPr="00E96652" w:rsidRDefault="00100BD7" w:rsidP="00D50452">
            <w:pPr>
              <w:pStyle w:val="Meta-Text"/>
              <w:rPr>
                <w:rFonts w:ascii="Arial" w:hAnsi="Arial" w:cs="Arial"/>
                <w:lang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vAlign w:val="center"/>
          </w:tcPr>
          <w:p w14:paraId="652BB0E7" w14:textId="77777777" w:rsidR="00100BD7" w:rsidRPr="00E96652" w:rsidRDefault="00100BD7" w:rsidP="00D50452">
            <w:pPr>
              <w:pStyle w:val="Meta-Text"/>
              <w:rPr>
                <w:rFonts w:ascii="Arial" w:hAnsi="Arial" w:cs="Arial"/>
                <w:lang w:eastAsia="ja-JP"/>
              </w:rPr>
            </w:pPr>
          </w:p>
        </w:tc>
      </w:tr>
      <w:tr w:rsidR="00401F44" w:rsidRPr="00C65A00" w14:paraId="5FE6EF42" w14:textId="77777777" w:rsidTr="00D504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0A01301D" w14:textId="77777777" w:rsidR="00401F44" w:rsidRPr="00E96652" w:rsidRDefault="00401F44" w:rsidP="004D5C95">
            <w:pPr>
              <w:pStyle w:val="Meta-Text"/>
              <w:jc w:val="center"/>
              <w:rPr>
                <w:rFonts w:ascii="Arial" w:hAnsi="Arial" w:cs="Arial"/>
                <w:lang w:eastAsia="ja-JP"/>
              </w:rPr>
            </w:pPr>
            <w:r>
              <w:rPr>
                <w:rFonts w:ascii="Arial" w:hAnsi="Arial" w:cs="Arial"/>
                <w:lang w:eastAsia="ja-JP"/>
              </w:rPr>
              <w:t>0.2</w:t>
            </w:r>
          </w:p>
        </w:tc>
        <w:tc>
          <w:tcPr>
            <w:tcW w:w="1001" w:type="pct"/>
            <w:tcBorders>
              <w:top w:val="single" w:sz="4" w:space="0" w:color="auto"/>
              <w:left w:val="single" w:sz="4" w:space="0" w:color="auto"/>
              <w:bottom w:val="single" w:sz="4" w:space="0" w:color="auto"/>
              <w:right w:val="single" w:sz="4" w:space="0" w:color="auto"/>
            </w:tcBorders>
            <w:shd w:val="clear" w:color="auto" w:fill="auto"/>
            <w:vAlign w:val="center"/>
          </w:tcPr>
          <w:p w14:paraId="6A9F83F3" w14:textId="77777777" w:rsidR="00401F44" w:rsidRPr="00E96652" w:rsidRDefault="00401F44" w:rsidP="004D5C95">
            <w:pPr>
              <w:pStyle w:val="Meta-Text"/>
              <w:rPr>
                <w:rFonts w:ascii="Arial" w:hAnsi="Arial" w:cs="Arial"/>
                <w:lang w:eastAsia="ja-JP"/>
              </w:rPr>
            </w:pPr>
            <w:r>
              <w:rPr>
                <w:rFonts w:ascii="Arial" w:hAnsi="Arial" w:cs="Arial"/>
                <w:lang w:eastAsia="ja-JP"/>
              </w:rPr>
              <w:t>Bre Dawson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0496030F" w14:textId="77777777" w:rsidR="00401F44" w:rsidRPr="00E96652" w:rsidRDefault="00401F44" w:rsidP="00401F44">
            <w:pPr>
              <w:pStyle w:val="Meta-Text"/>
              <w:jc w:val="center"/>
              <w:rPr>
                <w:rFonts w:ascii="Arial" w:hAnsi="Arial" w:cs="Arial"/>
                <w:lang w:eastAsia="ja-JP"/>
              </w:rPr>
            </w:pPr>
            <w:r>
              <w:rPr>
                <w:rFonts w:ascii="Arial" w:hAnsi="Arial" w:cs="Arial"/>
                <w:lang w:eastAsia="ja-JP"/>
              </w:rPr>
              <w:t>09/09/2019</w:t>
            </w:r>
          </w:p>
        </w:tc>
        <w:tc>
          <w:tcPr>
            <w:tcW w:w="922" w:type="pct"/>
            <w:tcBorders>
              <w:top w:val="single" w:sz="4" w:space="0" w:color="auto"/>
              <w:left w:val="single" w:sz="4" w:space="0" w:color="auto"/>
              <w:bottom w:val="single" w:sz="4" w:space="0" w:color="auto"/>
              <w:right w:val="single" w:sz="4" w:space="0" w:color="auto"/>
            </w:tcBorders>
            <w:shd w:val="clear" w:color="auto" w:fill="auto"/>
            <w:vAlign w:val="center"/>
          </w:tcPr>
          <w:p w14:paraId="09FFFAA5" w14:textId="77777777" w:rsidR="00401F44" w:rsidRPr="00E96652" w:rsidRDefault="00401F44" w:rsidP="00D50452">
            <w:pPr>
              <w:pStyle w:val="Meta-Text"/>
              <w:rPr>
                <w:rFonts w:ascii="Arial" w:hAnsi="Arial" w:cs="Arial"/>
                <w:lang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vAlign w:val="center"/>
          </w:tcPr>
          <w:p w14:paraId="3C3F3527" w14:textId="77777777" w:rsidR="00401F44" w:rsidRPr="00E96652" w:rsidRDefault="00401F44" w:rsidP="00D50452">
            <w:pPr>
              <w:pStyle w:val="Meta-Text"/>
              <w:rPr>
                <w:rFonts w:ascii="Arial" w:hAnsi="Arial" w:cs="Arial"/>
                <w:lang w:eastAsia="ja-JP"/>
              </w:rPr>
            </w:pPr>
          </w:p>
        </w:tc>
      </w:tr>
      <w:tr w:rsidR="00401F44" w:rsidRPr="00C65A00" w14:paraId="595BAF80" w14:textId="77777777" w:rsidTr="00D504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3975ABDE" w14:textId="77777777" w:rsidR="00401F44" w:rsidRPr="00E96652" w:rsidRDefault="00BB08C4" w:rsidP="00D50452">
            <w:pPr>
              <w:pStyle w:val="Meta-Text"/>
              <w:jc w:val="center"/>
              <w:rPr>
                <w:rFonts w:ascii="Arial" w:hAnsi="Arial" w:cs="Arial"/>
                <w:lang w:eastAsia="ja-JP"/>
              </w:rPr>
            </w:pPr>
            <w:r>
              <w:rPr>
                <w:rFonts w:ascii="Arial" w:hAnsi="Arial" w:cs="Arial"/>
                <w:lang w:eastAsia="ja-JP"/>
              </w:rPr>
              <w:t>0.3</w:t>
            </w:r>
          </w:p>
        </w:tc>
        <w:tc>
          <w:tcPr>
            <w:tcW w:w="1001" w:type="pct"/>
            <w:tcBorders>
              <w:top w:val="single" w:sz="4" w:space="0" w:color="auto"/>
              <w:left w:val="single" w:sz="4" w:space="0" w:color="auto"/>
              <w:bottom w:val="single" w:sz="4" w:space="0" w:color="auto"/>
              <w:right w:val="single" w:sz="4" w:space="0" w:color="auto"/>
            </w:tcBorders>
            <w:shd w:val="clear" w:color="auto" w:fill="auto"/>
            <w:vAlign w:val="center"/>
          </w:tcPr>
          <w:p w14:paraId="724F24E9" w14:textId="77777777" w:rsidR="00401F44" w:rsidRPr="00E96652" w:rsidRDefault="00BB08C4" w:rsidP="00D50452">
            <w:pPr>
              <w:pStyle w:val="Meta-Text"/>
              <w:rPr>
                <w:rFonts w:ascii="Arial" w:hAnsi="Arial" w:cs="Arial"/>
                <w:lang w:eastAsia="ja-JP"/>
              </w:rPr>
            </w:pPr>
            <w:r>
              <w:rPr>
                <w:rFonts w:ascii="Arial" w:hAnsi="Arial" w:cs="Arial"/>
                <w:lang w:eastAsia="ja-JP"/>
              </w:rPr>
              <w:t>Bre Dawson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6147E080" w14:textId="77777777" w:rsidR="00401F44" w:rsidRPr="00E96652" w:rsidRDefault="00BB08C4" w:rsidP="00853BC1">
            <w:pPr>
              <w:pStyle w:val="Meta-Text"/>
              <w:jc w:val="center"/>
              <w:rPr>
                <w:rFonts w:ascii="Arial" w:hAnsi="Arial" w:cs="Arial"/>
                <w:lang w:eastAsia="ja-JP"/>
              </w:rPr>
            </w:pPr>
            <w:r>
              <w:rPr>
                <w:rFonts w:ascii="Arial" w:hAnsi="Arial" w:cs="Arial"/>
                <w:lang w:eastAsia="ja-JP"/>
              </w:rPr>
              <w:t>17/09/2019</w:t>
            </w:r>
          </w:p>
        </w:tc>
        <w:tc>
          <w:tcPr>
            <w:tcW w:w="922" w:type="pct"/>
            <w:tcBorders>
              <w:top w:val="single" w:sz="4" w:space="0" w:color="auto"/>
              <w:left w:val="single" w:sz="4" w:space="0" w:color="auto"/>
              <w:bottom w:val="single" w:sz="4" w:space="0" w:color="auto"/>
              <w:right w:val="single" w:sz="4" w:space="0" w:color="auto"/>
            </w:tcBorders>
            <w:shd w:val="clear" w:color="auto" w:fill="auto"/>
            <w:vAlign w:val="center"/>
          </w:tcPr>
          <w:p w14:paraId="1D7C7108" w14:textId="77777777" w:rsidR="00401F44" w:rsidRPr="00E96652" w:rsidRDefault="00401F44" w:rsidP="00D50452">
            <w:pPr>
              <w:pStyle w:val="Meta-Text"/>
              <w:rPr>
                <w:rFonts w:ascii="Arial" w:hAnsi="Arial" w:cs="Arial"/>
                <w:lang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vAlign w:val="center"/>
          </w:tcPr>
          <w:p w14:paraId="4A091446" w14:textId="77777777" w:rsidR="00401F44" w:rsidRPr="00E96652" w:rsidRDefault="00401F44" w:rsidP="00D50452">
            <w:pPr>
              <w:pStyle w:val="Meta-Text"/>
              <w:rPr>
                <w:rFonts w:ascii="Arial" w:hAnsi="Arial" w:cs="Arial"/>
                <w:lang w:eastAsia="ja-JP"/>
              </w:rPr>
            </w:pPr>
          </w:p>
        </w:tc>
      </w:tr>
      <w:tr w:rsidR="003B268F" w:rsidRPr="00C65A00" w14:paraId="4AA8EBB0" w14:textId="77777777" w:rsidTr="00D504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2D6894D2" w14:textId="77777777" w:rsidR="003B268F" w:rsidRPr="00E96652" w:rsidRDefault="003B268F" w:rsidP="00D50452">
            <w:pPr>
              <w:pStyle w:val="Meta-Text"/>
              <w:jc w:val="center"/>
              <w:rPr>
                <w:rFonts w:ascii="Arial" w:hAnsi="Arial" w:cs="Arial"/>
                <w:lang w:eastAsia="ja-JP"/>
              </w:rPr>
            </w:pPr>
            <w:r>
              <w:rPr>
                <w:rFonts w:ascii="Arial" w:hAnsi="Arial" w:cs="Arial"/>
                <w:lang w:eastAsia="ja-JP"/>
              </w:rPr>
              <w:t>0.4</w:t>
            </w:r>
          </w:p>
        </w:tc>
        <w:tc>
          <w:tcPr>
            <w:tcW w:w="1001" w:type="pct"/>
            <w:tcBorders>
              <w:top w:val="single" w:sz="4" w:space="0" w:color="auto"/>
              <w:left w:val="single" w:sz="4" w:space="0" w:color="auto"/>
              <w:bottom w:val="single" w:sz="4" w:space="0" w:color="auto"/>
              <w:right w:val="single" w:sz="4" w:space="0" w:color="auto"/>
            </w:tcBorders>
            <w:shd w:val="clear" w:color="auto" w:fill="auto"/>
            <w:vAlign w:val="center"/>
          </w:tcPr>
          <w:p w14:paraId="20221588" w14:textId="77777777" w:rsidR="003B268F" w:rsidRPr="003B268F" w:rsidRDefault="003B268F" w:rsidP="00D50452">
            <w:pPr>
              <w:pStyle w:val="Meta-Text"/>
              <w:rPr>
                <w:rFonts w:ascii="Arial" w:hAnsi="Arial" w:cs="Arial"/>
                <w:b/>
                <w:lang w:eastAsia="ja-JP"/>
              </w:rPr>
            </w:pPr>
            <w:r>
              <w:rPr>
                <w:rFonts w:ascii="Arial" w:hAnsi="Arial" w:cs="Arial"/>
                <w:lang w:eastAsia="ja-JP"/>
              </w:rPr>
              <w:t>Bre Dawson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56A0C2B2" w14:textId="77777777" w:rsidR="003B268F" w:rsidRPr="003B268F" w:rsidRDefault="003B268F" w:rsidP="00853BC1">
            <w:pPr>
              <w:pStyle w:val="Meta-Text"/>
              <w:jc w:val="center"/>
              <w:rPr>
                <w:rFonts w:ascii="Arial" w:hAnsi="Arial" w:cs="Arial"/>
                <w:b/>
                <w:lang w:eastAsia="ja-JP"/>
              </w:rPr>
            </w:pPr>
            <w:r>
              <w:rPr>
                <w:rFonts w:ascii="Arial" w:hAnsi="Arial" w:cs="Arial"/>
                <w:lang w:eastAsia="ja-JP"/>
              </w:rPr>
              <w:t>17/09/2019</w:t>
            </w:r>
          </w:p>
        </w:tc>
        <w:tc>
          <w:tcPr>
            <w:tcW w:w="922" w:type="pct"/>
            <w:tcBorders>
              <w:top w:val="single" w:sz="4" w:space="0" w:color="auto"/>
              <w:left w:val="single" w:sz="4" w:space="0" w:color="auto"/>
              <w:bottom w:val="single" w:sz="4" w:space="0" w:color="auto"/>
              <w:right w:val="single" w:sz="4" w:space="0" w:color="auto"/>
            </w:tcBorders>
            <w:shd w:val="clear" w:color="auto" w:fill="auto"/>
            <w:vAlign w:val="center"/>
          </w:tcPr>
          <w:p w14:paraId="7059FAA8" w14:textId="77777777" w:rsidR="003B268F" w:rsidRPr="00E96652" w:rsidRDefault="003B268F" w:rsidP="00D50452">
            <w:pPr>
              <w:pStyle w:val="Meta-Text"/>
              <w:rPr>
                <w:rFonts w:ascii="Arial" w:hAnsi="Arial" w:cs="Arial"/>
                <w:lang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vAlign w:val="center"/>
          </w:tcPr>
          <w:p w14:paraId="46F1F09F" w14:textId="77777777" w:rsidR="003B268F" w:rsidRPr="00E96652" w:rsidRDefault="003B268F" w:rsidP="00D50452">
            <w:pPr>
              <w:pStyle w:val="Meta-Text"/>
              <w:rPr>
                <w:rFonts w:ascii="Arial" w:hAnsi="Arial" w:cs="Arial"/>
                <w:lang w:eastAsia="ja-JP"/>
              </w:rPr>
            </w:pPr>
          </w:p>
        </w:tc>
      </w:tr>
      <w:tr w:rsidR="00401F44" w:rsidRPr="00C65A00" w14:paraId="669D0053" w14:textId="77777777" w:rsidTr="00D504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4D66964E" w14:textId="77777777" w:rsidR="00401F44" w:rsidRPr="00E96652" w:rsidRDefault="00E73C9B" w:rsidP="00D50452">
            <w:pPr>
              <w:pStyle w:val="Meta-Text"/>
              <w:jc w:val="center"/>
              <w:rPr>
                <w:rFonts w:ascii="Arial" w:hAnsi="Arial" w:cs="Arial"/>
                <w:lang w:eastAsia="ja-JP"/>
              </w:rPr>
            </w:pPr>
            <w:r>
              <w:rPr>
                <w:rFonts w:ascii="Arial" w:hAnsi="Arial" w:cs="Arial"/>
                <w:lang w:eastAsia="ja-JP"/>
              </w:rPr>
              <w:t>0.5</w:t>
            </w:r>
          </w:p>
        </w:tc>
        <w:tc>
          <w:tcPr>
            <w:tcW w:w="1001" w:type="pct"/>
            <w:tcBorders>
              <w:top w:val="single" w:sz="4" w:space="0" w:color="auto"/>
              <w:left w:val="single" w:sz="4" w:space="0" w:color="auto"/>
              <w:bottom w:val="single" w:sz="4" w:space="0" w:color="auto"/>
              <w:right w:val="single" w:sz="4" w:space="0" w:color="auto"/>
            </w:tcBorders>
            <w:shd w:val="clear" w:color="auto" w:fill="auto"/>
            <w:vAlign w:val="center"/>
          </w:tcPr>
          <w:p w14:paraId="73A1003B" w14:textId="77777777" w:rsidR="00401F44" w:rsidRPr="00E96652" w:rsidRDefault="00E73C9B" w:rsidP="00D50452">
            <w:pPr>
              <w:pStyle w:val="Meta-Text"/>
              <w:rPr>
                <w:rFonts w:ascii="Arial" w:hAnsi="Arial" w:cs="Arial"/>
                <w:lang w:eastAsia="ja-JP"/>
              </w:rPr>
            </w:pPr>
            <w:r>
              <w:rPr>
                <w:rFonts w:ascii="Arial" w:hAnsi="Arial" w:cs="Arial"/>
                <w:lang w:eastAsia="ja-JP"/>
              </w:rPr>
              <w:t>Bre Dawson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0292C5BB" w14:textId="77777777" w:rsidR="00401F44" w:rsidRPr="00E96652" w:rsidRDefault="00EB424A" w:rsidP="00853BC1">
            <w:pPr>
              <w:pStyle w:val="Meta-Text"/>
              <w:jc w:val="center"/>
              <w:rPr>
                <w:rFonts w:ascii="Arial" w:hAnsi="Arial" w:cs="Arial"/>
                <w:lang w:eastAsia="ja-JP"/>
              </w:rPr>
            </w:pPr>
            <w:r>
              <w:rPr>
                <w:rFonts w:ascii="Arial" w:hAnsi="Arial" w:cs="Arial"/>
                <w:lang w:eastAsia="ja-JP"/>
              </w:rPr>
              <w:t>23</w:t>
            </w:r>
            <w:r w:rsidR="00E73C9B">
              <w:rPr>
                <w:rFonts w:ascii="Arial" w:hAnsi="Arial" w:cs="Arial"/>
                <w:lang w:eastAsia="ja-JP"/>
              </w:rPr>
              <w:t>/09/2019</w:t>
            </w:r>
          </w:p>
        </w:tc>
        <w:tc>
          <w:tcPr>
            <w:tcW w:w="922" w:type="pct"/>
            <w:tcBorders>
              <w:top w:val="single" w:sz="4" w:space="0" w:color="auto"/>
              <w:left w:val="single" w:sz="4" w:space="0" w:color="auto"/>
              <w:bottom w:val="single" w:sz="4" w:space="0" w:color="auto"/>
              <w:right w:val="single" w:sz="4" w:space="0" w:color="auto"/>
            </w:tcBorders>
            <w:shd w:val="clear" w:color="auto" w:fill="auto"/>
            <w:vAlign w:val="center"/>
          </w:tcPr>
          <w:p w14:paraId="53B858CB" w14:textId="77777777" w:rsidR="00401F44" w:rsidRPr="00E96652" w:rsidRDefault="00401F44" w:rsidP="00D50452">
            <w:pPr>
              <w:pStyle w:val="Meta-Text"/>
              <w:rPr>
                <w:rFonts w:ascii="Arial" w:hAnsi="Arial" w:cs="Arial"/>
                <w:lang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vAlign w:val="center"/>
          </w:tcPr>
          <w:p w14:paraId="623356FD" w14:textId="77777777" w:rsidR="00401F44" w:rsidRPr="00E96652" w:rsidRDefault="00401F44" w:rsidP="00D50452">
            <w:pPr>
              <w:pStyle w:val="Meta-Text"/>
              <w:rPr>
                <w:rFonts w:ascii="Arial" w:hAnsi="Arial" w:cs="Arial"/>
                <w:lang w:eastAsia="ja-JP"/>
              </w:rPr>
            </w:pPr>
          </w:p>
        </w:tc>
      </w:tr>
      <w:tr w:rsidR="00401F44" w:rsidRPr="00C65A00" w14:paraId="08C9F111" w14:textId="77777777" w:rsidTr="00D504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302256E1" w14:textId="77777777" w:rsidR="00401F44" w:rsidRPr="00E96652" w:rsidRDefault="00E41589" w:rsidP="00D50452">
            <w:pPr>
              <w:pStyle w:val="Meta-Text"/>
              <w:jc w:val="center"/>
              <w:rPr>
                <w:rFonts w:ascii="Arial" w:hAnsi="Arial" w:cs="Arial"/>
                <w:lang w:eastAsia="ja-JP"/>
              </w:rPr>
            </w:pPr>
            <w:r>
              <w:rPr>
                <w:rFonts w:ascii="Arial" w:hAnsi="Arial" w:cs="Arial"/>
                <w:lang w:eastAsia="ja-JP"/>
              </w:rPr>
              <w:t>0.6</w:t>
            </w:r>
          </w:p>
        </w:tc>
        <w:tc>
          <w:tcPr>
            <w:tcW w:w="1001" w:type="pct"/>
            <w:tcBorders>
              <w:top w:val="single" w:sz="4" w:space="0" w:color="auto"/>
              <w:left w:val="single" w:sz="4" w:space="0" w:color="auto"/>
              <w:bottom w:val="single" w:sz="4" w:space="0" w:color="auto"/>
              <w:right w:val="single" w:sz="4" w:space="0" w:color="auto"/>
            </w:tcBorders>
            <w:shd w:val="clear" w:color="auto" w:fill="auto"/>
            <w:vAlign w:val="center"/>
          </w:tcPr>
          <w:p w14:paraId="306BD0B4" w14:textId="77777777" w:rsidR="00401F44" w:rsidRPr="00E96652" w:rsidRDefault="00E41589" w:rsidP="00D4485E">
            <w:pPr>
              <w:pStyle w:val="Meta-Text"/>
              <w:rPr>
                <w:rFonts w:ascii="Arial" w:hAnsi="Arial" w:cs="Arial"/>
                <w:lang w:eastAsia="ja-JP"/>
              </w:rPr>
            </w:pPr>
            <w:r>
              <w:rPr>
                <w:rFonts w:ascii="Arial" w:hAnsi="Arial" w:cs="Arial"/>
                <w:lang w:eastAsia="ja-JP"/>
              </w:rPr>
              <w:t>Bre Dawson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33325080" w14:textId="77777777" w:rsidR="00401F44" w:rsidRPr="00E96652" w:rsidRDefault="00E41589" w:rsidP="00EA2711">
            <w:pPr>
              <w:pStyle w:val="Meta-Text"/>
              <w:jc w:val="center"/>
              <w:rPr>
                <w:rFonts w:ascii="Arial" w:hAnsi="Arial" w:cs="Arial"/>
                <w:lang w:eastAsia="ja-JP"/>
              </w:rPr>
            </w:pPr>
            <w:r>
              <w:rPr>
                <w:rFonts w:ascii="Arial" w:hAnsi="Arial" w:cs="Arial"/>
                <w:lang w:eastAsia="ja-JP"/>
              </w:rPr>
              <w:t>2</w:t>
            </w:r>
            <w:r w:rsidR="001B755A">
              <w:rPr>
                <w:rFonts w:ascii="Arial" w:hAnsi="Arial" w:cs="Arial"/>
                <w:lang w:eastAsia="ja-JP"/>
              </w:rPr>
              <w:t>7</w:t>
            </w:r>
            <w:r>
              <w:rPr>
                <w:rFonts w:ascii="Arial" w:hAnsi="Arial" w:cs="Arial"/>
                <w:lang w:eastAsia="ja-JP"/>
              </w:rPr>
              <w:t>/09/2019</w:t>
            </w:r>
          </w:p>
        </w:tc>
        <w:tc>
          <w:tcPr>
            <w:tcW w:w="922" w:type="pct"/>
            <w:tcBorders>
              <w:top w:val="single" w:sz="4" w:space="0" w:color="auto"/>
              <w:left w:val="single" w:sz="4" w:space="0" w:color="auto"/>
              <w:bottom w:val="single" w:sz="4" w:space="0" w:color="auto"/>
              <w:right w:val="single" w:sz="4" w:space="0" w:color="auto"/>
            </w:tcBorders>
            <w:shd w:val="clear" w:color="auto" w:fill="auto"/>
            <w:vAlign w:val="center"/>
          </w:tcPr>
          <w:p w14:paraId="2C470070" w14:textId="77777777" w:rsidR="00401F44" w:rsidRPr="00E96652" w:rsidRDefault="00401F44" w:rsidP="00D50452">
            <w:pPr>
              <w:pStyle w:val="Meta-Text"/>
              <w:rPr>
                <w:rFonts w:ascii="Arial" w:hAnsi="Arial" w:cs="Arial"/>
                <w:lang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vAlign w:val="center"/>
          </w:tcPr>
          <w:p w14:paraId="3AE89C88" w14:textId="77777777" w:rsidR="00401F44" w:rsidRPr="00E96652" w:rsidRDefault="00401F44" w:rsidP="00D50452">
            <w:pPr>
              <w:pStyle w:val="Meta-Text"/>
              <w:rPr>
                <w:rFonts w:ascii="Arial" w:hAnsi="Arial" w:cs="Arial"/>
                <w:lang w:eastAsia="ja-JP"/>
              </w:rPr>
            </w:pPr>
          </w:p>
        </w:tc>
      </w:tr>
      <w:tr w:rsidR="00401F44" w:rsidRPr="00C65A00" w14:paraId="55106B64" w14:textId="77777777" w:rsidTr="00D504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4631BC9E" w14:textId="77777777" w:rsidR="00401F44" w:rsidRPr="00E96652" w:rsidRDefault="00EA2711" w:rsidP="00853BC1">
            <w:pPr>
              <w:pStyle w:val="Meta-Text"/>
              <w:jc w:val="center"/>
              <w:rPr>
                <w:rFonts w:ascii="Arial" w:hAnsi="Arial" w:cs="Arial"/>
                <w:lang w:eastAsia="ja-JP"/>
              </w:rPr>
            </w:pPr>
            <w:r>
              <w:rPr>
                <w:rFonts w:ascii="Arial" w:hAnsi="Arial" w:cs="Arial"/>
                <w:lang w:eastAsia="ja-JP"/>
              </w:rPr>
              <w:t>1.0</w:t>
            </w:r>
          </w:p>
        </w:tc>
        <w:tc>
          <w:tcPr>
            <w:tcW w:w="1001" w:type="pct"/>
            <w:tcBorders>
              <w:top w:val="single" w:sz="4" w:space="0" w:color="auto"/>
              <w:left w:val="single" w:sz="4" w:space="0" w:color="auto"/>
              <w:bottom w:val="single" w:sz="4" w:space="0" w:color="auto"/>
              <w:right w:val="single" w:sz="4" w:space="0" w:color="auto"/>
            </w:tcBorders>
            <w:shd w:val="clear" w:color="auto" w:fill="auto"/>
            <w:vAlign w:val="center"/>
          </w:tcPr>
          <w:p w14:paraId="7D1DD003" w14:textId="77777777" w:rsidR="00401F44" w:rsidRPr="00E96652" w:rsidRDefault="00EA2711" w:rsidP="00853BC1">
            <w:pPr>
              <w:pStyle w:val="Meta-Text"/>
              <w:rPr>
                <w:rFonts w:ascii="Arial" w:hAnsi="Arial" w:cs="Arial"/>
                <w:lang w:eastAsia="ja-JP"/>
              </w:rPr>
            </w:pPr>
            <w:r>
              <w:rPr>
                <w:rFonts w:ascii="Arial" w:hAnsi="Arial" w:cs="Arial"/>
                <w:lang w:eastAsia="ja-JP"/>
              </w:rPr>
              <w:t>Bre Dawson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7BC20264" w14:textId="77777777" w:rsidR="00401F44" w:rsidRPr="00E96652" w:rsidRDefault="00EA2711" w:rsidP="00472B82">
            <w:pPr>
              <w:pStyle w:val="Meta-Text"/>
              <w:jc w:val="center"/>
              <w:rPr>
                <w:rFonts w:ascii="Arial" w:hAnsi="Arial" w:cs="Arial"/>
                <w:lang w:eastAsia="ja-JP"/>
              </w:rPr>
            </w:pPr>
            <w:r>
              <w:rPr>
                <w:rFonts w:ascii="Arial" w:hAnsi="Arial" w:cs="Arial"/>
                <w:lang w:eastAsia="ja-JP"/>
              </w:rPr>
              <w:t>30/09/2019</w:t>
            </w:r>
          </w:p>
        </w:tc>
        <w:tc>
          <w:tcPr>
            <w:tcW w:w="922" w:type="pct"/>
            <w:tcBorders>
              <w:top w:val="single" w:sz="4" w:space="0" w:color="auto"/>
              <w:left w:val="single" w:sz="4" w:space="0" w:color="auto"/>
              <w:bottom w:val="single" w:sz="4" w:space="0" w:color="auto"/>
              <w:right w:val="single" w:sz="4" w:space="0" w:color="auto"/>
            </w:tcBorders>
            <w:shd w:val="clear" w:color="auto" w:fill="auto"/>
            <w:vAlign w:val="center"/>
          </w:tcPr>
          <w:p w14:paraId="5CE2A78B" w14:textId="77777777" w:rsidR="00401F44" w:rsidRPr="00E96652" w:rsidRDefault="00401F44" w:rsidP="00D50452">
            <w:pPr>
              <w:pStyle w:val="Meta-Text"/>
              <w:rPr>
                <w:rFonts w:ascii="Arial" w:hAnsi="Arial" w:cs="Arial"/>
                <w:lang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vAlign w:val="center"/>
          </w:tcPr>
          <w:p w14:paraId="7E426B04" w14:textId="77777777" w:rsidR="00401F44" w:rsidRPr="00E96652" w:rsidRDefault="00401F44" w:rsidP="00D50452">
            <w:pPr>
              <w:pStyle w:val="Meta-Text"/>
              <w:rPr>
                <w:rFonts w:ascii="Arial" w:hAnsi="Arial" w:cs="Arial"/>
                <w:lang w:eastAsia="ja-JP"/>
              </w:rPr>
            </w:pPr>
          </w:p>
        </w:tc>
      </w:tr>
      <w:tr w:rsidR="00401F44" w:rsidRPr="00C65A00" w14:paraId="69CB9B87" w14:textId="77777777" w:rsidTr="00D504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71F4CDBE" w14:textId="342948D2" w:rsidR="00401F44" w:rsidRPr="00E96652" w:rsidRDefault="00F23556" w:rsidP="0092243A">
            <w:pPr>
              <w:pStyle w:val="Meta-Text"/>
              <w:jc w:val="center"/>
              <w:rPr>
                <w:rFonts w:ascii="Arial" w:hAnsi="Arial" w:cs="Arial"/>
                <w:lang w:eastAsia="ja-JP"/>
              </w:rPr>
            </w:pPr>
            <w:ins w:id="5" w:author="Dawson, Bre (ESI)" w:date="2020-03-23T11:01:00Z">
              <w:r>
                <w:rPr>
                  <w:rFonts w:ascii="Arial" w:hAnsi="Arial" w:cs="Arial"/>
                  <w:lang w:eastAsia="ja-JP"/>
                </w:rPr>
                <w:t>1.1</w:t>
              </w:r>
            </w:ins>
          </w:p>
        </w:tc>
        <w:tc>
          <w:tcPr>
            <w:tcW w:w="1001" w:type="pct"/>
            <w:tcBorders>
              <w:top w:val="single" w:sz="4" w:space="0" w:color="auto"/>
              <w:left w:val="single" w:sz="4" w:space="0" w:color="auto"/>
              <w:bottom w:val="single" w:sz="4" w:space="0" w:color="auto"/>
              <w:right w:val="single" w:sz="4" w:space="0" w:color="auto"/>
            </w:tcBorders>
            <w:shd w:val="clear" w:color="auto" w:fill="auto"/>
            <w:vAlign w:val="center"/>
          </w:tcPr>
          <w:p w14:paraId="5785D9DF" w14:textId="4CB0F786" w:rsidR="00401F44" w:rsidRPr="00E96652" w:rsidRDefault="00F23556" w:rsidP="00EA407C">
            <w:pPr>
              <w:pStyle w:val="Meta-Text"/>
              <w:rPr>
                <w:rFonts w:ascii="Arial" w:hAnsi="Arial" w:cs="Arial"/>
                <w:lang w:eastAsia="ja-JP"/>
              </w:rPr>
            </w:pPr>
            <w:ins w:id="6" w:author="Dawson, Bre (ESI)" w:date="2020-03-23T11:01:00Z">
              <w:r>
                <w:rPr>
                  <w:rFonts w:ascii="Arial" w:hAnsi="Arial" w:cs="Arial"/>
                  <w:lang w:eastAsia="ja-JP"/>
                </w:rPr>
                <w:t>Bre Dawson</w:t>
              </w:r>
            </w:ins>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450436EC" w14:textId="65F6C115" w:rsidR="00401F44" w:rsidRPr="00E96652" w:rsidRDefault="00F23556" w:rsidP="00EA407C">
            <w:pPr>
              <w:pStyle w:val="Meta-Text"/>
              <w:jc w:val="center"/>
              <w:rPr>
                <w:rFonts w:ascii="Arial" w:hAnsi="Arial" w:cs="Arial"/>
                <w:lang w:eastAsia="ja-JP"/>
              </w:rPr>
            </w:pPr>
            <w:ins w:id="7" w:author="Dawson, Bre (ESI)" w:date="2020-03-23T11:01:00Z">
              <w:r>
                <w:rPr>
                  <w:rFonts w:ascii="Arial" w:hAnsi="Arial" w:cs="Arial"/>
                  <w:lang w:eastAsia="ja-JP"/>
                </w:rPr>
                <w:t>23/03/2020</w:t>
              </w:r>
            </w:ins>
          </w:p>
        </w:tc>
        <w:tc>
          <w:tcPr>
            <w:tcW w:w="922" w:type="pct"/>
            <w:tcBorders>
              <w:top w:val="single" w:sz="4" w:space="0" w:color="auto"/>
              <w:left w:val="single" w:sz="4" w:space="0" w:color="auto"/>
              <w:bottom w:val="single" w:sz="4" w:space="0" w:color="auto"/>
              <w:right w:val="single" w:sz="4" w:space="0" w:color="auto"/>
            </w:tcBorders>
            <w:shd w:val="clear" w:color="auto" w:fill="auto"/>
            <w:vAlign w:val="center"/>
          </w:tcPr>
          <w:p w14:paraId="4DBBDFB0" w14:textId="77777777" w:rsidR="00401F44" w:rsidRPr="00E96652" w:rsidRDefault="00401F44" w:rsidP="00D50452">
            <w:pPr>
              <w:pStyle w:val="Meta-Text"/>
              <w:rPr>
                <w:rFonts w:ascii="Arial" w:hAnsi="Arial" w:cs="Arial"/>
                <w:lang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vAlign w:val="center"/>
          </w:tcPr>
          <w:p w14:paraId="3B81489E" w14:textId="77777777" w:rsidR="00401F44" w:rsidRPr="00E96652" w:rsidRDefault="00401F44" w:rsidP="00D50452">
            <w:pPr>
              <w:pStyle w:val="Meta-Text"/>
              <w:rPr>
                <w:rFonts w:ascii="Arial" w:hAnsi="Arial" w:cs="Arial"/>
                <w:lang w:eastAsia="ja-JP"/>
              </w:rPr>
            </w:pPr>
          </w:p>
        </w:tc>
      </w:tr>
      <w:tr w:rsidR="00F23556" w:rsidRPr="00C65A00" w14:paraId="275FDD69" w14:textId="77777777" w:rsidTr="00D504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ins w:id="8" w:author="Dawson, Bre (ESI)" w:date="2020-03-23T11:01:00Z"/>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1FABDF25" w14:textId="77777777" w:rsidR="00F23556" w:rsidRPr="00E96652" w:rsidRDefault="00F23556" w:rsidP="0092243A">
            <w:pPr>
              <w:pStyle w:val="Meta-Text"/>
              <w:jc w:val="center"/>
              <w:rPr>
                <w:ins w:id="9" w:author="Dawson, Bre (ESI)" w:date="2020-03-23T11:01:00Z"/>
                <w:rFonts w:ascii="Arial" w:hAnsi="Arial" w:cs="Arial"/>
                <w:lang w:eastAsia="ja-JP"/>
              </w:rPr>
            </w:pPr>
          </w:p>
        </w:tc>
        <w:tc>
          <w:tcPr>
            <w:tcW w:w="1001" w:type="pct"/>
            <w:tcBorders>
              <w:top w:val="single" w:sz="4" w:space="0" w:color="auto"/>
              <w:left w:val="single" w:sz="4" w:space="0" w:color="auto"/>
              <w:bottom w:val="single" w:sz="4" w:space="0" w:color="auto"/>
              <w:right w:val="single" w:sz="4" w:space="0" w:color="auto"/>
            </w:tcBorders>
            <w:shd w:val="clear" w:color="auto" w:fill="auto"/>
            <w:vAlign w:val="center"/>
          </w:tcPr>
          <w:p w14:paraId="1F9C43B8" w14:textId="77777777" w:rsidR="00F23556" w:rsidRPr="00E96652" w:rsidRDefault="00F23556" w:rsidP="00EA407C">
            <w:pPr>
              <w:pStyle w:val="Meta-Text"/>
              <w:rPr>
                <w:ins w:id="10" w:author="Dawson, Bre (ESI)" w:date="2020-03-23T11:01:00Z"/>
                <w:rFonts w:ascii="Arial" w:hAnsi="Arial" w:cs="Arial"/>
                <w:lang w:eastAsia="ja-JP"/>
              </w:rPr>
            </w:pP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48DEA2F0" w14:textId="77777777" w:rsidR="00F23556" w:rsidRPr="00E96652" w:rsidRDefault="00F23556" w:rsidP="00EA407C">
            <w:pPr>
              <w:pStyle w:val="Meta-Text"/>
              <w:jc w:val="center"/>
              <w:rPr>
                <w:ins w:id="11" w:author="Dawson, Bre (ESI)" w:date="2020-03-23T11:01:00Z"/>
                <w:rFonts w:ascii="Arial" w:hAnsi="Arial" w:cs="Arial"/>
                <w:lang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vAlign w:val="center"/>
          </w:tcPr>
          <w:p w14:paraId="201DBAC4" w14:textId="77777777" w:rsidR="00F23556" w:rsidRPr="00E96652" w:rsidRDefault="00F23556" w:rsidP="00D50452">
            <w:pPr>
              <w:pStyle w:val="Meta-Text"/>
              <w:rPr>
                <w:ins w:id="12" w:author="Dawson, Bre (ESI)" w:date="2020-03-23T11:01:00Z"/>
                <w:rFonts w:ascii="Arial" w:hAnsi="Arial" w:cs="Arial"/>
                <w:lang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vAlign w:val="center"/>
          </w:tcPr>
          <w:p w14:paraId="2F92A20F" w14:textId="77777777" w:rsidR="00F23556" w:rsidRPr="00E96652" w:rsidRDefault="00F23556" w:rsidP="00D50452">
            <w:pPr>
              <w:pStyle w:val="Meta-Text"/>
              <w:rPr>
                <w:ins w:id="13" w:author="Dawson, Bre (ESI)" w:date="2020-03-23T11:01:00Z"/>
                <w:rFonts w:ascii="Arial" w:hAnsi="Arial" w:cs="Arial"/>
                <w:lang w:eastAsia="ja-JP"/>
              </w:rPr>
            </w:pPr>
          </w:p>
        </w:tc>
      </w:tr>
    </w:tbl>
    <w:p w14:paraId="431A8AD8" w14:textId="77777777" w:rsidR="00F55B42" w:rsidRPr="002D481C" w:rsidRDefault="00362CAD" w:rsidP="002D481C">
      <w:pPr>
        <w:pStyle w:val="Heading5"/>
        <w:spacing w:before="0" w:after="0" w:line="240" w:lineRule="auto"/>
        <w:rPr>
          <w:sz w:val="10"/>
          <w:szCs w:val="10"/>
        </w:rPr>
      </w:pPr>
      <w:r w:rsidRPr="002D481C">
        <w:rPr>
          <w:sz w:val="10"/>
          <w:szCs w:val="10"/>
        </w:rPr>
        <w:br w:type="page"/>
      </w:r>
    </w:p>
    <w:sdt>
      <w:sdtPr>
        <w:rPr>
          <w:rFonts w:ascii="Times New Roman" w:hAnsi="Times New Roman" w:cs="Times New Roman"/>
          <w:b w:val="0"/>
          <w:color w:val="auto"/>
          <w:sz w:val="24"/>
          <w:szCs w:val="24"/>
        </w:rPr>
        <w:id w:val="-1583373809"/>
        <w:docPartObj>
          <w:docPartGallery w:val="Table of Contents"/>
          <w:docPartUnique/>
        </w:docPartObj>
      </w:sdtPr>
      <w:sdtEndPr>
        <w:rPr>
          <w:rFonts w:ascii="Arial" w:hAnsi="Arial" w:cs="Arial"/>
          <w:bCs/>
          <w:noProof/>
          <w:sz w:val="20"/>
          <w:szCs w:val="20"/>
        </w:rPr>
      </w:sdtEndPr>
      <w:sdtContent>
        <w:p w14:paraId="6C4D6386" w14:textId="77777777" w:rsidR="00157ABA" w:rsidRPr="00157ABA" w:rsidRDefault="00157ABA" w:rsidP="00157ABA">
          <w:pPr>
            <w:pStyle w:val="CoverPageGlobalViewText"/>
          </w:pPr>
          <w:r w:rsidRPr="00157ABA">
            <w:t>Table of Contents</w:t>
          </w:r>
        </w:p>
        <w:p w14:paraId="6FEFEA76" w14:textId="77777777" w:rsidR="001B755A" w:rsidRPr="001B755A" w:rsidRDefault="00157ABA">
          <w:pPr>
            <w:pStyle w:val="TOC1"/>
            <w:rPr>
              <w:rFonts w:ascii="Arial" w:eastAsiaTheme="minorEastAsia" w:hAnsi="Arial" w:cs="Arial"/>
              <w:b w:val="0"/>
              <w:sz w:val="20"/>
              <w:szCs w:val="20"/>
              <w:lang w:val="en-AU" w:eastAsia="en-AU"/>
            </w:rPr>
          </w:pPr>
          <w:r w:rsidRPr="001B755A">
            <w:rPr>
              <w:rFonts w:ascii="Arial" w:hAnsi="Arial" w:cs="Arial"/>
              <w:sz w:val="20"/>
              <w:szCs w:val="20"/>
            </w:rPr>
            <w:fldChar w:fldCharType="begin"/>
          </w:r>
          <w:r w:rsidRPr="001B755A">
            <w:rPr>
              <w:rFonts w:ascii="Arial" w:hAnsi="Arial" w:cs="Arial"/>
              <w:sz w:val="20"/>
              <w:szCs w:val="20"/>
            </w:rPr>
            <w:instrText xml:space="preserve"> TOC \o "1-3" \h \z \u </w:instrText>
          </w:r>
          <w:r w:rsidRPr="001B755A">
            <w:rPr>
              <w:rFonts w:ascii="Arial" w:hAnsi="Arial" w:cs="Arial"/>
              <w:sz w:val="20"/>
              <w:szCs w:val="20"/>
            </w:rPr>
            <w:fldChar w:fldCharType="separate"/>
          </w:r>
          <w:hyperlink w:anchor="_Toc20471408" w:history="1">
            <w:r w:rsidR="001B755A" w:rsidRPr="001B755A">
              <w:rPr>
                <w:rStyle w:val="Hyperlink"/>
                <w:rFonts w:ascii="Arial" w:hAnsi="Arial" w:cs="Arial"/>
                <w:sz w:val="20"/>
                <w:szCs w:val="20"/>
              </w:rPr>
              <w:t>1.</w:t>
            </w:r>
            <w:r w:rsidR="001B755A" w:rsidRPr="001B755A">
              <w:rPr>
                <w:rFonts w:ascii="Arial" w:eastAsiaTheme="minorEastAsia" w:hAnsi="Arial" w:cs="Arial"/>
                <w:b w:val="0"/>
                <w:sz w:val="20"/>
                <w:szCs w:val="20"/>
                <w:lang w:val="en-AU" w:eastAsia="en-AU"/>
              </w:rPr>
              <w:tab/>
            </w:r>
            <w:r w:rsidR="001B755A" w:rsidRPr="001B755A">
              <w:rPr>
                <w:rStyle w:val="Hyperlink"/>
                <w:rFonts w:ascii="Arial" w:hAnsi="Arial" w:cs="Arial"/>
                <w:sz w:val="20"/>
                <w:szCs w:val="20"/>
              </w:rPr>
              <w:t xml:space="preserve">Purpose of </w:t>
            </w:r>
            <w:r w:rsidR="001B755A" w:rsidRPr="001B755A">
              <w:rPr>
                <w:rStyle w:val="Hyperlink"/>
                <w:rFonts w:ascii="Arial" w:hAnsi="Arial" w:cs="Arial"/>
                <w:sz w:val="20"/>
                <w:szCs w:val="20"/>
                <w:lang w:val="en-AU"/>
              </w:rPr>
              <w:t xml:space="preserve">Time Management </w:t>
            </w:r>
            <w:r w:rsidR="001B755A" w:rsidRPr="001B755A">
              <w:rPr>
                <w:rStyle w:val="Hyperlink"/>
                <w:rFonts w:ascii="Arial" w:hAnsi="Arial" w:cs="Arial"/>
                <w:sz w:val="20"/>
                <w:szCs w:val="20"/>
              </w:rPr>
              <w:t>Blueprint</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_Toc20471408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6</w:t>
            </w:r>
            <w:r w:rsidR="001B755A" w:rsidRPr="001B755A">
              <w:rPr>
                <w:rFonts w:ascii="Arial" w:hAnsi="Arial" w:cs="Arial"/>
                <w:webHidden/>
                <w:sz w:val="20"/>
                <w:szCs w:val="20"/>
              </w:rPr>
              <w:fldChar w:fldCharType="end"/>
            </w:r>
          </w:hyperlink>
        </w:p>
        <w:p w14:paraId="6202A887" w14:textId="77777777" w:rsidR="001B755A" w:rsidRPr="001B755A" w:rsidRDefault="00F23556">
          <w:pPr>
            <w:pStyle w:val="TOC1"/>
            <w:rPr>
              <w:rFonts w:ascii="Arial" w:eastAsiaTheme="minorEastAsia" w:hAnsi="Arial" w:cs="Arial"/>
              <w:b w:val="0"/>
              <w:sz w:val="20"/>
              <w:szCs w:val="20"/>
              <w:lang w:val="en-AU" w:eastAsia="en-AU"/>
            </w:rPr>
          </w:pPr>
          <w:hyperlink w:anchor="_Toc20471409" w:history="1">
            <w:r w:rsidR="001B755A" w:rsidRPr="001B755A">
              <w:rPr>
                <w:rStyle w:val="Hyperlink"/>
                <w:rFonts w:ascii="Arial" w:hAnsi="Arial" w:cs="Arial"/>
                <w:sz w:val="20"/>
                <w:szCs w:val="20"/>
              </w:rPr>
              <w:t>2.</w:t>
            </w:r>
            <w:r w:rsidR="001B755A" w:rsidRPr="001B755A">
              <w:rPr>
                <w:rFonts w:ascii="Arial" w:eastAsiaTheme="minorEastAsia" w:hAnsi="Arial" w:cs="Arial"/>
                <w:b w:val="0"/>
                <w:sz w:val="20"/>
                <w:szCs w:val="20"/>
                <w:lang w:val="en-AU" w:eastAsia="en-AU"/>
              </w:rPr>
              <w:tab/>
            </w:r>
            <w:r w:rsidR="001B755A" w:rsidRPr="001B755A">
              <w:rPr>
                <w:rStyle w:val="Hyperlink"/>
                <w:rFonts w:ascii="Arial" w:hAnsi="Arial" w:cs="Arial"/>
                <w:sz w:val="20"/>
                <w:szCs w:val="20"/>
              </w:rPr>
              <w:t>Scope of Country Implementation</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_Toc20471409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7</w:t>
            </w:r>
            <w:r w:rsidR="001B755A" w:rsidRPr="001B755A">
              <w:rPr>
                <w:rFonts w:ascii="Arial" w:hAnsi="Arial" w:cs="Arial"/>
                <w:webHidden/>
                <w:sz w:val="20"/>
                <w:szCs w:val="20"/>
              </w:rPr>
              <w:fldChar w:fldCharType="end"/>
            </w:r>
          </w:hyperlink>
        </w:p>
        <w:p w14:paraId="1B082008" w14:textId="77777777" w:rsidR="001B755A" w:rsidRPr="001B755A" w:rsidRDefault="00F23556">
          <w:pPr>
            <w:pStyle w:val="TOC2"/>
            <w:tabs>
              <w:tab w:val="left" w:pos="709"/>
            </w:tabs>
            <w:rPr>
              <w:rFonts w:ascii="Arial" w:eastAsiaTheme="minorEastAsia" w:hAnsi="Arial" w:cs="Arial"/>
              <w:sz w:val="20"/>
              <w:szCs w:val="20"/>
              <w:lang w:val="en-AU" w:eastAsia="en-AU"/>
            </w:rPr>
          </w:pPr>
          <w:hyperlink w:anchor="_Toc20471410" w:history="1">
            <w:r w:rsidR="001B755A" w:rsidRPr="001B755A">
              <w:rPr>
                <w:rStyle w:val="Hyperlink"/>
                <w:rFonts w:ascii="Arial" w:hAnsi="Arial" w:cs="Arial"/>
                <w:sz w:val="20"/>
                <w:szCs w:val="20"/>
              </w:rPr>
              <w:t>2.1</w:t>
            </w:r>
            <w:r w:rsidR="001B755A" w:rsidRPr="001B755A">
              <w:rPr>
                <w:rFonts w:ascii="Arial" w:eastAsiaTheme="minorEastAsia" w:hAnsi="Arial" w:cs="Arial"/>
                <w:sz w:val="20"/>
                <w:szCs w:val="20"/>
                <w:lang w:val="en-AU" w:eastAsia="en-AU"/>
              </w:rPr>
              <w:tab/>
            </w:r>
            <w:r w:rsidR="001B755A" w:rsidRPr="001B755A">
              <w:rPr>
                <w:rStyle w:val="Hyperlink"/>
                <w:rFonts w:ascii="Arial" w:hAnsi="Arial" w:cs="Arial"/>
                <w:sz w:val="20"/>
                <w:szCs w:val="20"/>
              </w:rPr>
              <w:t>Time Management Solution</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_Toc20471410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7</w:t>
            </w:r>
            <w:r w:rsidR="001B755A" w:rsidRPr="001B755A">
              <w:rPr>
                <w:rFonts w:ascii="Arial" w:hAnsi="Arial" w:cs="Arial"/>
                <w:webHidden/>
                <w:sz w:val="20"/>
                <w:szCs w:val="20"/>
              </w:rPr>
              <w:fldChar w:fldCharType="end"/>
            </w:r>
          </w:hyperlink>
        </w:p>
        <w:p w14:paraId="21C19658" w14:textId="77777777" w:rsidR="001B755A" w:rsidRPr="001B755A" w:rsidRDefault="00F23556">
          <w:pPr>
            <w:pStyle w:val="TOC1"/>
            <w:rPr>
              <w:rFonts w:ascii="Arial" w:eastAsiaTheme="minorEastAsia" w:hAnsi="Arial" w:cs="Arial"/>
              <w:b w:val="0"/>
              <w:sz w:val="20"/>
              <w:szCs w:val="20"/>
              <w:lang w:val="en-AU" w:eastAsia="en-AU"/>
            </w:rPr>
          </w:pPr>
          <w:hyperlink w:anchor="_Toc20471411" w:history="1">
            <w:r w:rsidR="001B755A" w:rsidRPr="001B755A">
              <w:rPr>
                <w:rStyle w:val="Hyperlink"/>
                <w:rFonts w:ascii="Arial" w:hAnsi="Arial" w:cs="Arial"/>
                <w:sz w:val="20"/>
                <w:szCs w:val="20"/>
              </w:rPr>
              <w:t>3.</w:t>
            </w:r>
            <w:r w:rsidR="001B755A" w:rsidRPr="001B755A">
              <w:rPr>
                <w:rFonts w:ascii="Arial" w:eastAsiaTheme="minorEastAsia" w:hAnsi="Arial" w:cs="Arial"/>
                <w:b w:val="0"/>
                <w:sz w:val="20"/>
                <w:szCs w:val="20"/>
                <w:lang w:val="en-AU" w:eastAsia="en-AU"/>
              </w:rPr>
              <w:tab/>
            </w:r>
            <w:r w:rsidR="001B755A" w:rsidRPr="001B755A">
              <w:rPr>
                <w:rStyle w:val="Hyperlink"/>
                <w:rFonts w:ascii="Arial" w:hAnsi="Arial" w:cs="Arial"/>
                <w:sz w:val="20"/>
                <w:szCs w:val="20"/>
                <w:lang w:val="en-AU"/>
              </w:rPr>
              <w:t>Configuration Definitions</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_Toc20471411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9</w:t>
            </w:r>
            <w:r w:rsidR="001B755A" w:rsidRPr="001B755A">
              <w:rPr>
                <w:rFonts w:ascii="Arial" w:hAnsi="Arial" w:cs="Arial"/>
                <w:webHidden/>
                <w:sz w:val="20"/>
                <w:szCs w:val="20"/>
              </w:rPr>
              <w:fldChar w:fldCharType="end"/>
            </w:r>
          </w:hyperlink>
        </w:p>
        <w:p w14:paraId="1AB173BB" w14:textId="77777777" w:rsidR="001B755A" w:rsidRPr="001B755A" w:rsidRDefault="00F23556">
          <w:pPr>
            <w:pStyle w:val="TOC2"/>
            <w:tabs>
              <w:tab w:val="left" w:pos="709"/>
            </w:tabs>
            <w:rPr>
              <w:rFonts w:ascii="Arial" w:eastAsiaTheme="minorEastAsia" w:hAnsi="Arial" w:cs="Arial"/>
              <w:sz w:val="20"/>
              <w:szCs w:val="20"/>
              <w:lang w:val="en-AU" w:eastAsia="en-AU"/>
            </w:rPr>
          </w:pPr>
          <w:hyperlink w:anchor="_Toc20471412" w:history="1">
            <w:r w:rsidR="001B755A" w:rsidRPr="001B755A">
              <w:rPr>
                <w:rStyle w:val="Hyperlink"/>
                <w:rFonts w:ascii="Arial" w:hAnsi="Arial" w:cs="Arial"/>
                <w:sz w:val="20"/>
                <w:szCs w:val="20"/>
              </w:rPr>
              <w:t>3.1</w:t>
            </w:r>
            <w:r w:rsidR="001B755A" w:rsidRPr="001B755A">
              <w:rPr>
                <w:rFonts w:ascii="Arial" w:eastAsiaTheme="minorEastAsia" w:hAnsi="Arial" w:cs="Arial"/>
                <w:sz w:val="20"/>
                <w:szCs w:val="20"/>
                <w:lang w:val="en-AU" w:eastAsia="en-AU"/>
              </w:rPr>
              <w:tab/>
            </w:r>
            <w:r w:rsidR="001B755A" w:rsidRPr="001B755A">
              <w:rPr>
                <w:rStyle w:val="Hyperlink"/>
                <w:rFonts w:ascii="Arial" w:hAnsi="Arial" w:cs="Arial"/>
                <w:sz w:val="20"/>
                <w:szCs w:val="20"/>
              </w:rPr>
              <w:t>Enterprise Structure</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_Toc20471412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9</w:t>
            </w:r>
            <w:r w:rsidR="001B755A" w:rsidRPr="001B755A">
              <w:rPr>
                <w:rFonts w:ascii="Arial" w:hAnsi="Arial" w:cs="Arial"/>
                <w:webHidden/>
                <w:sz w:val="20"/>
                <w:szCs w:val="20"/>
              </w:rPr>
              <w:fldChar w:fldCharType="end"/>
            </w:r>
          </w:hyperlink>
        </w:p>
        <w:p w14:paraId="24B18488" w14:textId="77777777" w:rsidR="001B755A" w:rsidRPr="001B755A" w:rsidRDefault="00F23556">
          <w:pPr>
            <w:pStyle w:val="TOC2"/>
            <w:tabs>
              <w:tab w:val="left" w:pos="709"/>
            </w:tabs>
            <w:rPr>
              <w:rFonts w:ascii="Arial" w:eastAsiaTheme="minorEastAsia" w:hAnsi="Arial" w:cs="Arial"/>
              <w:sz w:val="20"/>
              <w:szCs w:val="20"/>
              <w:lang w:val="en-AU" w:eastAsia="en-AU"/>
            </w:rPr>
          </w:pPr>
          <w:hyperlink w:anchor="_Toc20471413" w:history="1">
            <w:r w:rsidR="001B755A" w:rsidRPr="001B755A">
              <w:rPr>
                <w:rStyle w:val="Hyperlink"/>
                <w:rFonts w:ascii="Arial" w:hAnsi="Arial" w:cs="Arial"/>
                <w:sz w:val="20"/>
                <w:szCs w:val="20"/>
              </w:rPr>
              <w:t>3.2</w:t>
            </w:r>
            <w:r w:rsidR="001B755A" w:rsidRPr="001B755A">
              <w:rPr>
                <w:rFonts w:ascii="Arial" w:eastAsiaTheme="minorEastAsia" w:hAnsi="Arial" w:cs="Arial"/>
                <w:sz w:val="20"/>
                <w:szCs w:val="20"/>
                <w:lang w:val="en-AU" w:eastAsia="en-AU"/>
              </w:rPr>
              <w:tab/>
            </w:r>
            <w:r w:rsidR="001B755A" w:rsidRPr="001B755A">
              <w:rPr>
                <w:rStyle w:val="Hyperlink"/>
                <w:rFonts w:ascii="Arial" w:hAnsi="Arial" w:cs="Arial"/>
                <w:sz w:val="20"/>
                <w:szCs w:val="20"/>
              </w:rPr>
              <w:t>Personnel Structure</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_Toc20471413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9</w:t>
            </w:r>
            <w:r w:rsidR="001B755A" w:rsidRPr="001B755A">
              <w:rPr>
                <w:rFonts w:ascii="Arial" w:hAnsi="Arial" w:cs="Arial"/>
                <w:webHidden/>
                <w:sz w:val="20"/>
                <w:szCs w:val="20"/>
              </w:rPr>
              <w:fldChar w:fldCharType="end"/>
            </w:r>
          </w:hyperlink>
        </w:p>
        <w:p w14:paraId="493626B4" w14:textId="77777777" w:rsidR="001B755A" w:rsidRPr="001B755A" w:rsidRDefault="00F23556">
          <w:pPr>
            <w:pStyle w:val="TOC2"/>
            <w:tabs>
              <w:tab w:val="left" w:pos="709"/>
            </w:tabs>
            <w:rPr>
              <w:rFonts w:ascii="Arial" w:eastAsiaTheme="minorEastAsia" w:hAnsi="Arial" w:cs="Arial"/>
              <w:sz w:val="20"/>
              <w:szCs w:val="20"/>
              <w:lang w:val="en-AU" w:eastAsia="en-AU"/>
            </w:rPr>
          </w:pPr>
          <w:hyperlink w:anchor="_Toc20471414" w:history="1">
            <w:r w:rsidR="001B755A" w:rsidRPr="001B755A">
              <w:rPr>
                <w:rStyle w:val="Hyperlink"/>
                <w:rFonts w:ascii="Arial" w:hAnsi="Arial" w:cs="Arial"/>
                <w:sz w:val="20"/>
                <w:szCs w:val="20"/>
              </w:rPr>
              <w:t>3.3</w:t>
            </w:r>
            <w:r w:rsidR="001B755A" w:rsidRPr="001B755A">
              <w:rPr>
                <w:rFonts w:ascii="Arial" w:eastAsiaTheme="minorEastAsia" w:hAnsi="Arial" w:cs="Arial"/>
                <w:sz w:val="20"/>
                <w:szCs w:val="20"/>
                <w:lang w:val="en-AU" w:eastAsia="en-AU"/>
              </w:rPr>
              <w:tab/>
            </w:r>
            <w:r w:rsidR="001B755A" w:rsidRPr="001B755A">
              <w:rPr>
                <w:rStyle w:val="Hyperlink"/>
                <w:rFonts w:ascii="Arial" w:hAnsi="Arial" w:cs="Arial"/>
                <w:sz w:val="20"/>
                <w:szCs w:val="20"/>
              </w:rPr>
              <w:t>Groupings</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_Toc20471414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9</w:t>
            </w:r>
            <w:r w:rsidR="001B755A" w:rsidRPr="001B755A">
              <w:rPr>
                <w:rFonts w:ascii="Arial" w:hAnsi="Arial" w:cs="Arial"/>
                <w:webHidden/>
                <w:sz w:val="20"/>
                <w:szCs w:val="20"/>
              </w:rPr>
              <w:fldChar w:fldCharType="end"/>
            </w:r>
          </w:hyperlink>
        </w:p>
        <w:p w14:paraId="3D77A44D" w14:textId="77777777" w:rsidR="001B755A" w:rsidRPr="001B755A" w:rsidRDefault="00F23556">
          <w:pPr>
            <w:pStyle w:val="TOC2"/>
            <w:tabs>
              <w:tab w:val="left" w:pos="709"/>
            </w:tabs>
            <w:rPr>
              <w:rFonts w:ascii="Arial" w:eastAsiaTheme="minorEastAsia" w:hAnsi="Arial" w:cs="Arial"/>
              <w:sz w:val="20"/>
              <w:szCs w:val="20"/>
              <w:lang w:val="en-AU" w:eastAsia="en-AU"/>
            </w:rPr>
          </w:pPr>
          <w:hyperlink w:anchor="_Toc20471415" w:history="1">
            <w:r w:rsidR="001B755A" w:rsidRPr="001B755A">
              <w:rPr>
                <w:rStyle w:val="Hyperlink"/>
                <w:rFonts w:ascii="Arial" w:hAnsi="Arial" w:cs="Arial"/>
                <w:sz w:val="20"/>
                <w:szCs w:val="20"/>
              </w:rPr>
              <w:t>3.4</w:t>
            </w:r>
            <w:r w:rsidR="001B755A" w:rsidRPr="001B755A">
              <w:rPr>
                <w:rFonts w:ascii="Arial" w:eastAsiaTheme="minorEastAsia" w:hAnsi="Arial" w:cs="Arial"/>
                <w:sz w:val="20"/>
                <w:szCs w:val="20"/>
                <w:lang w:val="en-AU" w:eastAsia="en-AU"/>
              </w:rPr>
              <w:tab/>
            </w:r>
            <w:r w:rsidR="001B755A" w:rsidRPr="001B755A">
              <w:rPr>
                <w:rStyle w:val="Hyperlink"/>
                <w:rFonts w:ascii="Arial" w:hAnsi="Arial" w:cs="Arial"/>
                <w:sz w:val="20"/>
                <w:szCs w:val="20"/>
              </w:rPr>
              <w:t>Work Contract</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_Toc20471415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10</w:t>
            </w:r>
            <w:r w:rsidR="001B755A" w:rsidRPr="001B755A">
              <w:rPr>
                <w:rFonts w:ascii="Arial" w:hAnsi="Arial" w:cs="Arial"/>
                <w:webHidden/>
                <w:sz w:val="20"/>
                <w:szCs w:val="20"/>
              </w:rPr>
              <w:fldChar w:fldCharType="end"/>
            </w:r>
          </w:hyperlink>
        </w:p>
        <w:p w14:paraId="31E700CE" w14:textId="77777777" w:rsidR="001B755A" w:rsidRPr="001B755A" w:rsidRDefault="00F23556">
          <w:pPr>
            <w:pStyle w:val="TOC2"/>
            <w:tabs>
              <w:tab w:val="left" w:pos="709"/>
            </w:tabs>
            <w:rPr>
              <w:rFonts w:ascii="Arial" w:eastAsiaTheme="minorEastAsia" w:hAnsi="Arial" w:cs="Arial"/>
              <w:sz w:val="20"/>
              <w:szCs w:val="20"/>
              <w:lang w:val="en-AU" w:eastAsia="en-AU"/>
            </w:rPr>
          </w:pPr>
          <w:hyperlink w:anchor="_Toc20471416" w:history="1">
            <w:r w:rsidR="001B755A" w:rsidRPr="001B755A">
              <w:rPr>
                <w:rStyle w:val="Hyperlink"/>
                <w:rFonts w:ascii="Arial" w:hAnsi="Arial" w:cs="Arial"/>
                <w:sz w:val="20"/>
                <w:szCs w:val="20"/>
              </w:rPr>
              <w:t>3.5</w:t>
            </w:r>
            <w:r w:rsidR="001B755A" w:rsidRPr="001B755A">
              <w:rPr>
                <w:rFonts w:ascii="Arial" w:eastAsiaTheme="minorEastAsia" w:hAnsi="Arial" w:cs="Arial"/>
                <w:sz w:val="20"/>
                <w:szCs w:val="20"/>
                <w:lang w:val="en-AU" w:eastAsia="en-AU"/>
              </w:rPr>
              <w:tab/>
            </w:r>
            <w:r w:rsidR="001B755A" w:rsidRPr="001B755A">
              <w:rPr>
                <w:rStyle w:val="Hyperlink"/>
                <w:rFonts w:ascii="Arial" w:hAnsi="Arial" w:cs="Arial"/>
                <w:sz w:val="20"/>
                <w:szCs w:val="20"/>
              </w:rPr>
              <w:t>International Assignees</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_Toc20471416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10</w:t>
            </w:r>
            <w:r w:rsidR="001B755A" w:rsidRPr="001B755A">
              <w:rPr>
                <w:rFonts w:ascii="Arial" w:hAnsi="Arial" w:cs="Arial"/>
                <w:webHidden/>
                <w:sz w:val="20"/>
                <w:szCs w:val="20"/>
              </w:rPr>
              <w:fldChar w:fldCharType="end"/>
            </w:r>
          </w:hyperlink>
        </w:p>
        <w:p w14:paraId="0616A8B8" w14:textId="77777777" w:rsidR="001B755A" w:rsidRPr="001B755A" w:rsidRDefault="00F23556">
          <w:pPr>
            <w:pStyle w:val="TOC3"/>
            <w:rPr>
              <w:rFonts w:ascii="Arial" w:eastAsiaTheme="minorEastAsia" w:hAnsi="Arial" w:cs="Arial"/>
              <w:noProof/>
              <w:sz w:val="20"/>
              <w:szCs w:val="20"/>
              <w:lang w:val="en-AU" w:eastAsia="en-AU"/>
            </w:rPr>
          </w:pPr>
          <w:hyperlink w:anchor="_Toc20471417" w:history="1">
            <w:r w:rsidR="001B755A" w:rsidRPr="001B755A">
              <w:rPr>
                <w:rStyle w:val="Hyperlink"/>
                <w:rFonts w:ascii="Arial" w:hAnsi="Arial" w:cs="Arial"/>
                <w:noProof/>
                <w:sz w:val="20"/>
                <w:szCs w:val="20"/>
              </w:rPr>
              <w:t>3.5.1</w:t>
            </w:r>
            <w:r w:rsidR="001B755A" w:rsidRPr="001B755A">
              <w:rPr>
                <w:rFonts w:ascii="Arial" w:eastAsiaTheme="minorEastAsia" w:hAnsi="Arial" w:cs="Arial"/>
                <w:noProof/>
                <w:sz w:val="20"/>
                <w:szCs w:val="20"/>
                <w:lang w:val="en-AU" w:eastAsia="en-AU"/>
              </w:rPr>
              <w:tab/>
            </w:r>
            <w:r w:rsidR="001B755A" w:rsidRPr="001B755A">
              <w:rPr>
                <w:rStyle w:val="Hyperlink"/>
                <w:rFonts w:ascii="Arial" w:hAnsi="Arial" w:cs="Arial"/>
                <w:noProof/>
                <w:sz w:val="20"/>
                <w:szCs w:val="20"/>
              </w:rPr>
              <w:t>Expat (AU Home Country)</w:t>
            </w:r>
            <w:r w:rsidR="001B755A" w:rsidRPr="001B755A">
              <w:rPr>
                <w:rFonts w:ascii="Arial" w:hAnsi="Arial" w:cs="Arial"/>
                <w:noProof/>
                <w:webHidden/>
                <w:sz w:val="20"/>
                <w:szCs w:val="20"/>
              </w:rPr>
              <w:tab/>
            </w:r>
            <w:r w:rsidR="001B755A" w:rsidRPr="001B755A">
              <w:rPr>
                <w:rFonts w:ascii="Arial" w:hAnsi="Arial" w:cs="Arial"/>
                <w:noProof/>
                <w:webHidden/>
                <w:sz w:val="20"/>
                <w:szCs w:val="20"/>
              </w:rPr>
              <w:fldChar w:fldCharType="begin"/>
            </w:r>
            <w:r w:rsidR="001B755A" w:rsidRPr="001B755A">
              <w:rPr>
                <w:rFonts w:ascii="Arial" w:hAnsi="Arial" w:cs="Arial"/>
                <w:noProof/>
                <w:webHidden/>
                <w:sz w:val="20"/>
                <w:szCs w:val="20"/>
              </w:rPr>
              <w:instrText xml:space="preserve"> PAGEREF _Toc20471417 \h </w:instrText>
            </w:r>
            <w:r w:rsidR="001B755A" w:rsidRPr="001B755A">
              <w:rPr>
                <w:rFonts w:ascii="Arial" w:hAnsi="Arial" w:cs="Arial"/>
                <w:noProof/>
                <w:webHidden/>
                <w:sz w:val="20"/>
                <w:szCs w:val="20"/>
              </w:rPr>
            </w:r>
            <w:r w:rsidR="001B755A" w:rsidRPr="001B755A">
              <w:rPr>
                <w:rFonts w:ascii="Arial" w:hAnsi="Arial" w:cs="Arial"/>
                <w:noProof/>
                <w:webHidden/>
                <w:sz w:val="20"/>
                <w:szCs w:val="20"/>
              </w:rPr>
              <w:fldChar w:fldCharType="separate"/>
            </w:r>
            <w:r w:rsidR="001B755A" w:rsidRPr="001B755A">
              <w:rPr>
                <w:rFonts w:ascii="Arial" w:hAnsi="Arial" w:cs="Arial"/>
                <w:noProof/>
                <w:webHidden/>
                <w:sz w:val="20"/>
                <w:szCs w:val="20"/>
              </w:rPr>
              <w:t>11</w:t>
            </w:r>
            <w:r w:rsidR="001B755A" w:rsidRPr="001B755A">
              <w:rPr>
                <w:rFonts w:ascii="Arial" w:hAnsi="Arial" w:cs="Arial"/>
                <w:noProof/>
                <w:webHidden/>
                <w:sz w:val="20"/>
                <w:szCs w:val="20"/>
              </w:rPr>
              <w:fldChar w:fldCharType="end"/>
            </w:r>
          </w:hyperlink>
        </w:p>
        <w:p w14:paraId="2E535211" w14:textId="77777777" w:rsidR="001B755A" w:rsidRPr="001B755A" w:rsidRDefault="00F23556">
          <w:pPr>
            <w:pStyle w:val="TOC3"/>
            <w:rPr>
              <w:rFonts w:ascii="Arial" w:eastAsiaTheme="minorEastAsia" w:hAnsi="Arial" w:cs="Arial"/>
              <w:noProof/>
              <w:sz w:val="20"/>
              <w:szCs w:val="20"/>
              <w:lang w:val="en-AU" w:eastAsia="en-AU"/>
            </w:rPr>
          </w:pPr>
          <w:hyperlink w:anchor="_Toc20471418" w:history="1">
            <w:r w:rsidR="001B755A" w:rsidRPr="001B755A">
              <w:rPr>
                <w:rStyle w:val="Hyperlink"/>
                <w:rFonts w:ascii="Arial" w:hAnsi="Arial" w:cs="Arial"/>
                <w:noProof/>
                <w:sz w:val="20"/>
                <w:szCs w:val="20"/>
              </w:rPr>
              <w:t>3.5.2</w:t>
            </w:r>
            <w:r w:rsidR="001B755A" w:rsidRPr="001B755A">
              <w:rPr>
                <w:rFonts w:ascii="Arial" w:eastAsiaTheme="minorEastAsia" w:hAnsi="Arial" w:cs="Arial"/>
                <w:noProof/>
                <w:sz w:val="20"/>
                <w:szCs w:val="20"/>
                <w:lang w:val="en-AU" w:eastAsia="en-AU"/>
              </w:rPr>
              <w:tab/>
            </w:r>
            <w:r w:rsidR="001B755A" w:rsidRPr="001B755A">
              <w:rPr>
                <w:rStyle w:val="Hyperlink"/>
                <w:rFonts w:ascii="Arial" w:hAnsi="Arial" w:cs="Arial"/>
                <w:noProof/>
                <w:sz w:val="20"/>
                <w:szCs w:val="20"/>
              </w:rPr>
              <w:t>Inpat (AU Host Country)</w:t>
            </w:r>
            <w:r w:rsidR="001B755A" w:rsidRPr="001B755A">
              <w:rPr>
                <w:rFonts w:ascii="Arial" w:hAnsi="Arial" w:cs="Arial"/>
                <w:noProof/>
                <w:webHidden/>
                <w:sz w:val="20"/>
                <w:szCs w:val="20"/>
              </w:rPr>
              <w:tab/>
            </w:r>
            <w:r w:rsidR="001B755A" w:rsidRPr="001B755A">
              <w:rPr>
                <w:rFonts w:ascii="Arial" w:hAnsi="Arial" w:cs="Arial"/>
                <w:noProof/>
                <w:webHidden/>
                <w:sz w:val="20"/>
                <w:szCs w:val="20"/>
              </w:rPr>
              <w:fldChar w:fldCharType="begin"/>
            </w:r>
            <w:r w:rsidR="001B755A" w:rsidRPr="001B755A">
              <w:rPr>
                <w:rFonts w:ascii="Arial" w:hAnsi="Arial" w:cs="Arial"/>
                <w:noProof/>
                <w:webHidden/>
                <w:sz w:val="20"/>
                <w:szCs w:val="20"/>
              </w:rPr>
              <w:instrText xml:space="preserve"> PAGEREF _Toc20471418 \h </w:instrText>
            </w:r>
            <w:r w:rsidR="001B755A" w:rsidRPr="001B755A">
              <w:rPr>
                <w:rFonts w:ascii="Arial" w:hAnsi="Arial" w:cs="Arial"/>
                <w:noProof/>
                <w:webHidden/>
                <w:sz w:val="20"/>
                <w:szCs w:val="20"/>
              </w:rPr>
            </w:r>
            <w:r w:rsidR="001B755A" w:rsidRPr="001B755A">
              <w:rPr>
                <w:rFonts w:ascii="Arial" w:hAnsi="Arial" w:cs="Arial"/>
                <w:noProof/>
                <w:webHidden/>
                <w:sz w:val="20"/>
                <w:szCs w:val="20"/>
              </w:rPr>
              <w:fldChar w:fldCharType="separate"/>
            </w:r>
            <w:r w:rsidR="001B755A" w:rsidRPr="001B755A">
              <w:rPr>
                <w:rFonts w:ascii="Arial" w:hAnsi="Arial" w:cs="Arial"/>
                <w:noProof/>
                <w:webHidden/>
                <w:sz w:val="20"/>
                <w:szCs w:val="20"/>
              </w:rPr>
              <w:t>12</w:t>
            </w:r>
            <w:r w:rsidR="001B755A" w:rsidRPr="001B755A">
              <w:rPr>
                <w:rFonts w:ascii="Arial" w:hAnsi="Arial" w:cs="Arial"/>
                <w:noProof/>
                <w:webHidden/>
                <w:sz w:val="20"/>
                <w:szCs w:val="20"/>
              </w:rPr>
              <w:fldChar w:fldCharType="end"/>
            </w:r>
          </w:hyperlink>
        </w:p>
        <w:p w14:paraId="4D802AFE" w14:textId="77777777" w:rsidR="001B755A" w:rsidRPr="001B755A" w:rsidRDefault="00F23556">
          <w:pPr>
            <w:pStyle w:val="TOC2"/>
            <w:tabs>
              <w:tab w:val="left" w:pos="709"/>
            </w:tabs>
            <w:rPr>
              <w:rFonts w:ascii="Arial" w:eastAsiaTheme="minorEastAsia" w:hAnsi="Arial" w:cs="Arial"/>
              <w:sz w:val="20"/>
              <w:szCs w:val="20"/>
              <w:lang w:val="en-AU" w:eastAsia="en-AU"/>
            </w:rPr>
          </w:pPr>
          <w:hyperlink w:anchor="_Toc20471419" w:history="1">
            <w:r w:rsidR="001B755A" w:rsidRPr="001B755A">
              <w:rPr>
                <w:rStyle w:val="Hyperlink"/>
                <w:rFonts w:ascii="Arial" w:hAnsi="Arial" w:cs="Arial"/>
                <w:sz w:val="20"/>
                <w:szCs w:val="20"/>
              </w:rPr>
              <w:t>3.6</w:t>
            </w:r>
            <w:r w:rsidR="001B755A" w:rsidRPr="001B755A">
              <w:rPr>
                <w:rFonts w:ascii="Arial" w:eastAsiaTheme="minorEastAsia" w:hAnsi="Arial" w:cs="Arial"/>
                <w:sz w:val="20"/>
                <w:szCs w:val="20"/>
                <w:lang w:val="en-AU" w:eastAsia="en-AU"/>
              </w:rPr>
              <w:tab/>
            </w:r>
            <w:r w:rsidR="001B755A" w:rsidRPr="001B755A">
              <w:rPr>
                <w:rStyle w:val="Hyperlink"/>
                <w:rFonts w:ascii="Arial" w:hAnsi="Arial" w:cs="Arial"/>
                <w:sz w:val="20"/>
                <w:szCs w:val="20"/>
              </w:rPr>
              <w:t>Date Specifications</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_Toc20471419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12</w:t>
            </w:r>
            <w:r w:rsidR="001B755A" w:rsidRPr="001B755A">
              <w:rPr>
                <w:rFonts w:ascii="Arial" w:hAnsi="Arial" w:cs="Arial"/>
                <w:webHidden/>
                <w:sz w:val="20"/>
                <w:szCs w:val="20"/>
              </w:rPr>
              <w:fldChar w:fldCharType="end"/>
            </w:r>
          </w:hyperlink>
        </w:p>
        <w:p w14:paraId="48FE43CA" w14:textId="77777777" w:rsidR="001B755A" w:rsidRPr="001B755A" w:rsidRDefault="00F23556">
          <w:pPr>
            <w:pStyle w:val="TOC2"/>
            <w:tabs>
              <w:tab w:val="left" w:pos="709"/>
            </w:tabs>
            <w:rPr>
              <w:rFonts w:ascii="Arial" w:eastAsiaTheme="minorEastAsia" w:hAnsi="Arial" w:cs="Arial"/>
              <w:sz w:val="20"/>
              <w:szCs w:val="20"/>
              <w:lang w:val="en-AU" w:eastAsia="en-AU"/>
            </w:rPr>
          </w:pPr>
          <w:hyperlink w:anchor="_Toc20471420" w:history="1">
            <w:r w:rsidR="001B755A" w:rsidRPr="001B755A">
              <w:rPr>
                <w:rStyle w:val="Hyperlink"/>
                <w:rFonts w:ascii="Arial" w:hAnsi="Arial" w:cs="Arial"/>
                <w:sz w:val="20"/>
                <w:szCs w:val="20"/>
              </w:rPr>
              <w:t>3.7</w:t>
            </w:r>
            <w:r w:rsidR="001B755A" w:rsidRPr="001B755A">
              <w:rPr>
                <w:rFonts w:ascii="Arial" w:eastAsiaTheme="minorEastAsia" w:hAnsi="Arial" w:cs="Arial"/>
                <w:sz w:val="20"/>
                <w:szCs w:val="20"/>
                <w:lang w:val="en-AU" w:eastAsia="en-AU"/>
              </w:rPr>
              <w:tab/>
            </w:r>
            <w:r w:rsidR="001B755A" w:rsidRPr="001B755A">
              <w:rPr>
                <w:rStyle w:val="Hyperlink"/>
                <w:rFonts w:ascii="Arial" w:hAnsi="Arial" w:cs="Arial"/>
                <w:sz w:val="20"/>
                <w:szCs w:val="20"/>
              </w:rPr>
              <w:t>Planned Working Time</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_Toc20471420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13</w:t>
            </w:r>
            <w:r w:rsidR="001B755A" w:rsidRPr="001B755A">
              <w:rPr>
                <w:rFonts w:ascii="Arial" w:hAnsi="Arial" w:cs="Arial"/>
                <w:webHidden/>
                <w:sz w:val="20"/>
                <w:szCs w:val="20"/>
              </w:rPr>
              <w:fldChar w:fldCharType="end"/>
            </w:r>
          </w:hyperlink>
        </w:p>
        <w:p w14:paraId="5D7B7D57" w14:textId="77777777" w:rsidR="001B755A" w:rsidRPr="001B755A" w:rsidRDefault="00F23556">
          <w:pPr>
            <w:pStyle w:val="TOC3"/>
            <w:rPr>
              <w:rFonts w:ascii="Arial" w:eastAsiaTheme="minorEastAsia" w:hAnsi="Arial" w:cs="Arial"/>
              <w:noProof/>
              <w:sz w:val="20"/>
              <w:szCs w:val="20"/>
              <w:lang w:val="en-AU" w:eastAsia="en-AU"/>
            </w:rPr>
          </w:pPr>
          <w:hyperlink w:anchor="_Toc20471421" w:history="1">
            <w:r w:rsidR="001B755A" w:rsidRPr="001B755A">
              <w:rPr>
                <w:rStyle w:val="Hyperlink"/>
                <w:rFonts w:ascii="Arial" w:hAnsi="Arial" w:cs="Arial"/>
                <w:noProof/>
                <w:sz w:val="20"/>
                <w:szCs w:val="20"/>
              </w:rPr>
              <w:t>3.7.1</w:t>
            </w:r>
            <w:r w:rsidR="001B755A" w:rsidRPr="001B755A">
              <w:rPr>
                <w:rFonts w:ascii="Arial" w:eastAsiaTheme="minorEastAsia" w:hAnsi="Arial" w:cs="Arial"/>
                <w:noProof/>
                <w:sz w:val="20"/>
                <w:szCs w:val="20"/>
                <w:lang w:val="en-AU" w:eastAsia="en-AU"/>
              </w:rPr>
              <w:tab/>
            </w:r>
            <w:r w:rsidR="001B755A" w:rsidRPr="001B755A">
              <w:rPr>
                <w:rStyle w:val="Hyperlink"/>
                <w:rFonts w:ascii="Arial" w:hAnsi="Arial" w:cs="Arial"/>
                <w:noProof/>
                <w:sz w:val="20"/>
                <w:szCs w:val="20"/>
              </w:rPr>
              <w:t>Public Holiday Calendar</w:t>
            </w:r>
            <w:r w:rsidR="001B755A" w:rsidRPr="001B755A">
              <w:rPr>
                <w:rFonts w:ascii="Arial" w:hAnsi="Arial" w:cs="Arial"/>
                <w:noProof/>
                <w:webHidden/>
                <w:sz w:val="20"/>
                <w:szCs w:val="20"/>
              </w:rPr>
              <w:tab/>
            </w:r>
            <w:r w:rsidR="001B755A" w:rsidRPr="001B755A">
              <w:rPr>
                <w:rFonts w:ascii="Arial" w:hAnsi="Arial" w:cs="Arial"/>
                <w:noProof/>
                <w:webHidden/>
                <w:sz w:val="20"/>
                <w:szCs w:val="20"/>
              </w:rPr>
              <w:fldChar w:fldCharType="begin"/>
            </w:r>
            <w:r w:rsidR="001B755A" w:rsidRPr="001B755A">
              <w:rPr>
                <w:rFonts w:ascii="Arial" w:hAnsi="Arial" w:cs="Arial"/>
                <w:noProof/>
                <w:webHidden/>
                <w:sz w:val="20"/>
                <w:szCs w:val="20"/>
              </w:rPr>
              <w:instrText xml:space="preserve"> PAGEREF _Toc20471421 \h </w:instrText>
            </w:r>
            <w:r w:rsidR="001B755A" w:rsidRPr="001B755A">
              <w:rPr>
                <w:rFonts w:ascii="Arial" w:hAnsi="Arial" w:cs="Arial"/>
                <w:noProof/>
                <w:webHidden/>
                <w:sz w:val="20"/>
                <w:szCs w:val="20"/>
              </w:rPr>
            </w:r>
            <w:r w:rsidR="001B755A" w:rsidRPr="001B755A">
              <w:rPr>
                <w:rFonts w:ascii="Arial" w:hAnsi="Arial" w:cs="Arial"/>
                <w:noProof/>
                <w:webHidden/>
                <w:sz w:val="20"/>
                <w:szCs w:val="20"/>
              </w:rPr>
              <w:fldChar w:fldCharType="separate"/>
            </w:r>
            <w:r w:rsidR="001B755A" w:rsidRPr="001B755A">
              <w:rPr>
                <w:rFonts w:ascii="Arial" w:hAnsi="Arial" w:cs="Arial"/>
                <w:noProof/>
                <w:webHidden/>
                <w:sz w:val="20"/>
                <w:szCs w:val="20"/>
              </w:rPr>
              <w:t>13</w:t>
            </w:r>
            <w:r w:rsidR="001B755A" w:rsidRPr="001B755A">
              <w:rPr>
                <w:rFonts w:ascii="Arial" w:hAnsi="Arial" w:cs="Arial"/>
                <w:noProof/>
                <w:webHidden/>
                <w:sz w:val="20"/>
                <w:szCs w:val="20"/>
              </w:rPr>
              <w:fldChar w:fldCharType="end"/>
            </w:r>
          </w:hyperlink>
        </w:p>
        <w:p w14:paraId="65844E17" w14:textId="77777777" w:rsidR="001B755A" w:rsidRPr="001B755A" w:rsidRDefault="00F23556">
          <w:pPr>
            <w:pStyle w:val="TOC3"/>
            <w:rPr>
              <w:rFonts w:ascii="Arial" w:eastAsiaTheme="minorEastAsia" w:hAnsi="Arial" w:cs="Arial"/>
              <w:noProof/>
              <w:sz w:val="20"/>
              <w:szCs w:val="20"/>
              <w:lang w:val="en-AU" w:eastAsia="en-AU"/>
            </w:rPr>
          </w:pPr>
          <w:hyperlink w:anchor="_Toc20471422" w:history="1">
            <w:r w:rsidR="001B755A" w:rsidRPr="001B755A">
              <w:rPr>
                <w:rStyle w:val="Hyperlink"/>
                <w:rFonts w:ascii="Arial" w:hAnsi="Arial" w:cs="Arial"/>
                <w:noProof/>
                <w:sz w:val="20"/>
                <w:szCs w:val="20"/>
              </w:rPr>
              <w:t>3.7.2</w:t>
            </w:r>
            <w:r w:rsidR="001B755A" w:rsidRPr="001B755A">
              <w:rPr>
                <w:rFonts w:ascii="Arial" w:eastAsiaTheme="minorEastAsia" w:hAnsi="Arial" w:cs="Arial"/>
                <w:noProof/>
                <w:sz w:val="20"/>
                <w:szCs w:val="20"/>
                <w:lang w:val="en-AU" w:eastAsia="en-AU"/>
              </w:rPr>
              <w:tab/>
            </w:r>
            <w:r w:rsidR="001B755A" w:rsidRPr="001B755A">
              <w:rPr>
                <w:rStyle w:val="Hyperlink"/>
                <w:rFonts w:ascii="Arial" w:hAnsi="Arial" w:cs="Arial"/>
                <w:noProof/>
                <w:sz w:val="20"/>
                <w:szCs w:val="20"/>
              </w:rPr>
              <w:t>Work Schedules</w:t>
            </w:r>
            <w:r w:rsidR="001B755A" w:rsidRPr="001B755A">
              <w:rPr>
                <w:rFonts w:ascii="Arial" w:hAnsi="Arial" w:cs="Arial"/>
                <w:noProof/>
                <w:webHidden/>
                <w:sz w:val="20"/>
                <w:szCs w:val="20"/>
              </w:rPr>
              <w:tab/>
            </w:r>
            <w:r w:rsidR="001B755A" w:rsidRPr="001B755A">
              <w:rPr>
                <w:rFonts w:ascii="Arial" w:hAnsi="Arial" w:cs="Arial"/>
                <w:noProof/>
                <w:webHidden/>
                <w:sz w:val="20"/>
                <w:szCs w:val="20"/>
              </w:rPr>
              <w:fldChar w:fldCharType="begin"/>
            </w:r>
            <w:r w:rsidR="001B755A" w:rsidRPr="001B755A">
              <w:rPr>
                <w:rFonts w:ascii="Arial" w:hAnsi="Arial" w:cs="Arial"/>
                <w:noProof/>
                <w:webHidden/>
                <w:sz w:val="20"/>
                <w:szCs w:val="20"/>
              </w:rPr>
              <w:instrText xml:space="preserve"> PAGEREF _Toc20471422 \h </w:instrText>
            </w:r>
            <w:r w:rsidR="001B755A" w:rsidRPr="001B755A">
              <w:rPr>
                <w:rFonts w:ascii="Arial" w:hAnsi="Arial" w:cs="Arial"/>
                <w:noProof/>
                <w:webHidden/>
                <w:sz w:val="20"/>
                <w:szCs w:val="20"/>
              </w:rPr>
            </w:r>
            <w:r w:rsidR="001B755A" w:rsidRPr="001B755A">
              <w:rPr>
                <w:rFonts w:ascii="Arial" w:hAnsi="Arial" w:cs="Arial"/>
                <w:noProof/>
                <w:webHidden/>
                <w:sz w:val="20"/>
                <w:szCs w:val="20"/>
              </w:rPr>
              <w:fldChar w:fldCharType="separate"/>
            </w:r>
            <w:r w:rsidR="001B755A" w:rsidRPr="001B755A">
              <w:rPr>
                <w:rFonts w:ascii="Arial" w:hAnsi="Arial" w:cs="Arial"/>
                <w:noProof/>
                <w:webHidden/>
                <w:sz w:val="20"/>
                <w:szCs w:val="20"/>
              </w:rPr>
              <w:t>14</w:t>
            </w:r>
            <w:r w:rsidR="001B755A" w:rsidRPr="001B755A">
              <w:rPr>
                <w:rFonts w:ascii="Arial" w:hAnsi="Arial" w:cs="Arial"/>
                <w:noProof/>
                <w:webHidden/>
                <w:sz w:val="20"/>
                <w:szCs w:val="20"/>
              </w:rPr>
              <w:fldChar w:fldCharType="end"/>
            </w:r>
          </w:hyperlink>
        </w:p>
        <w:p w14:paraId="1FB4C03E" w14:textId="77777777" w:rsidR="001B755A" w:rsidRPr="001B755A" w:rsidRDefault="00F23556">
          <w:pPr>
            <w:pStyle w:val="TOC3"/>
            <w:rPr>
              <w:rFonts w:ascii="Arial" w:eastAsiaTheme="minorEastAsia" w:hAnsi="Arial" w:cs="Arial"/>
              <w:noProof/>
              <w:sz w:val="20"/>
              <w:szCs w:val="20"/>
              <w:lang w:val="en-AU" w:eastAsia="en-AU"/>
            </w:rPr>
          </w:pPr>
          <w:hyperlink w:anchor="_Toc20471423" w:history="1">
            <w:r w:rsidR="001B755A" w:rsidRPr="001B755A">
              <w:rPr>
                <w:rStyle w:val="Hyperlink"/>
                <w:rFonts w:ascii="Arial" w:hAnsi="Arial" w:cs="Arial"/>
                <w:noProof/>
                <w:sz w:val="20"/>
                <w:szCs w:val="20"/>
              </w:rPr>
              <w:t>3.7.3</w:t>
            </w:r>
            <w:r w:rsidR="001B755A" w:rsidRPr="001B755A">
              <w:rPr>
                <w:rFonts w:ascii="Arial" w:eastAsiaTheme="minorEastAsia" w:hAnsi="Arial" w:cs="Arial"/>
                <w:noProof/>
                <w:sz w:val="20"/>
                <w:szCs w:val="20"/>
                <w:lang w:val="en-AU" w:eastAsia="en-AU"/>
              </w:rPr>
              <w:tab/>
            </w:r>
            <w:r w:rsidR="001B755A" w:rsidRPr="001B755A">
              <w:rPr>
                <w:rStyle w:val="Hyperlink"/>
                <w:rFonts w:ascii="Arial" w:hAnsi="Arial" w:cs="Arial"/>
                <w:noProof/>
                <w:sz w:val="20"/>
                <w:szCs w:val="20"/>
              </w:rPr>
              <w:t>Shift Loadings</w:t>
            </w:r>
            <w:r w:rsidR="001B755A" w:rsidRPr="001B755A">
              <w:rPr>
                <w:rFonts w:ascii="Arial" w:hAnsi="Arial" w:cs="Arial"/>
                <w:noProof/>
                <w:webHidden/>
                <w:sz w:val="20"/>
                <w:szCs w:val="20"/>
              </w:rPr>
              <w:tab/>
            </w:r>
            <w:r w:rsidR="001B755A" w:rsidRPr="001B755A">
              <w:rPr>
                <w:rFonts w:ascii="Arial" w:hAnsi="Arial" w:cs="Arial"/>
                <w:noProof/>
                <w:webHidden/>
                <w:sz w:val="20"/>
                <w:szCs w:val="20"/>
              </w:rPr>
              <w:fldChar w:fldCharType="begin"/>
            </w:r>
            <w:r w:rsidR="001B755A" w:rsidRPr="001B755A">
              <w:rPr>
                <w:rFonts w:ascii="Arial" w:hAnsi="Arial" w:cs="Arial"/>
                <w:noProof/>
                <w:webHidden/>
                <w:sz w:val="20"/>
                <w:szCs w:val="20"/>
              </w:rPr>
              <w:instrText xml:space="preserve"> PAGEREF _Toc20471423 \h </w:instrText>
            </w:r>
            <w:r w:rsidR="001B755A" w:rsidRPr="001B755A">
              <w:rPr>
                <w:rFonts w:ascii="Arial" w:hAnsi="Arial" w:cs="Arial"/>
                <w:noProof/>
                <w:webHidden/>
                <w:sz w:val="20"/>
                <w:szCs w:val="20"/>
              </w:rPr>
            </w:r>
            <w:r w:rsidR="001B755A" w:rsidRPr="001B755A">
              <w:rPr>
                <w:rFonts w:ascii="Arial" w:hAnsi="Arial" w:cs="Arial"/>
                <w:noProof/>
                <w:webHidden/>
                <w:sz w:val="20"/>
                <w:szCs w:val="20"/>
              </w:rPr>
              <w:fldChar w:fldCharType="separate"/>
            </w:r>
            <w:r w:rsidR="001B755A" w:rsidRPr="001B755A">
              <w:rPr>
                <w:rFonts w:ascii="Arial" w:hAnsi="Arial" w:cs="Arial"/>
                <w:noProof/>
                <w:webHidden/>
                <w:sz w:val="20"/>
                <w:szCs w:val="20"/>
              </w:rPr>
              <w:t>16</w:t>
            </w:r>
            <w:r w:rsidR="001B755A" w:rsidRPr="001B755A">
              <w:rPr>
                <w:rFonts w:ascii="Arial" w:hAnsi="Arial" w:cs="Arial"/>
                <w:noProof/>
                <w:webHidden/>
                <w:sz w:val="20"/>
                <w:szCs w:val="20"/>
              </w:rPr>
              <w:fldChar w:fldCharType="end"/>
            </w:r>
          </w:hyperlink>
        </w:p>
        <w:p w14:paraId="743FD5F9" w14:textId="77777777" w:rsidR="001B755A" w:rsidRPr="001B755A" w:rsidRDefault="00F23556">
          <w:pPr>
            <w:pStyle w:val="TOC2"/>
            <w:tabs>
              <w:tab w:val="left" w:pos="709"/>
            </w:tabs>
            <w:rPr>
              <w:rFonts w:ascii="Arial" w:eastAsiaTheme="minorEastAsia" w:hAnsi="Arial" w:cs="Arial"/>
              <w:sz w:val="20"/>
              <w:szCs w:val="20"/>
              <w:lang w:val="en-AU" w:eastAsia="en-AU"/>
            </w:rPr>
          </w:pPr>
          <w:hyperlink w:anchor="_Toc20471424" w:history="1">
            <w:r w:rsidR="001B755A" w:rsidRPr="001B755A">
              <w:rPr>
                <w:rStyle w:val="Hyperlink"/>
                <w:rFonts w:ascii="Arial" w:hAnsi="Arial" w:cs="Arial"/>
                <w:sz w:val="20"/>
                <w:szCs w:val="20"/>
              </w:rPr>
              <w:t>3.8</w:t>
            </w:r>
            <w:r w:rsidR="001B755A" w:rsidRPr="001B755A">
              <w:rPr>
                <w:rFonts w:ascii="Arial" w:eastAsiaTheme="minorEastAsia" w:hAnsi="Arial" w:cs="Arial"/>
                <w:sz w:val="20"/>
                <w:szCs w:val="20"/>
                <w:lang w:val="en-AU" w:eastAsia="en-AU"/>
              </w:rPr>
              <w:tab/>
            </w:r>
            <w:r w:rsidR="001B755A" w:rsidRPr="001B755A">
              <w:rPr>
                <w:rStyle w:val="Hyperlink"/>
                <w:rFonts w:ascii="Arial" w:hAnsi="Arial" w:cs="Arial"/>
                <w:sz w:val="20"/>
                <w:szCs w:val="20"/>
              </w:rPr>
              <w:t>Substitutions</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_Toc20471424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17</w:t>
            </w:r>
            <w:r w:rsidR="001B755A" w:rsidRPr="001B755A">
              <w:rPr>
                <w:rFonts w:ascii="Arial" w:hAnsi="Arial" w:cs="Arial"/>
                <w:webHidden/>
                <w:sz w:val="20"/>
                <w:szCs w:val="20"/>
              </w:rPr>
              <w:fldChar w:fldCharType="end"/>
            </w:r>
          </w:hyperlink>
        </w:p>
        <w:p w14:paraId="5000AE49" w14:textId="77777777" w:rsidR="001B755A" w:rsidRPr="001B755A" w:rsidRDefault="00F23556">
          <w:pPr>
            <w:pStyle w:val="TOC2"/>
            <w:tabs>
              <w:tab w:val="left" w:pos="709"/>
            </w:tabs>
            <w:rPr>
              <w:rFonts w:ascii="Arial" w:eastAsiaTheme="minorEastAsia" w:hAnsi="Arial" w:cs="Arial"/>
              <w:sz w:val="20"/>
              <w:szCs w:val="20"/>
              <w:lang w:val="en-AU" w:eastAsia="en-AU"/>
            </w:rPr>
          </w:pPr>
          <w:hyperlink w:anchor="_Toc20471425" w:history="1">
            <w:r w:rsidR="001B755A" w:rsidRPr="001B755A">
              <w:rPr>
                <w:rStyle w:val="Hyperlink"/>
                <w:rFonts w:ascii="Arial" w:hAnsi="Arial" w:cs="Arial"/>
                <w:sz w:val="20"/>
                <w:szCs w:val="20"/>
              </w:rPr>
              <w:t>3.9</w:t>
            </w:r>
            <w:r w:rsidR="001B755A" w:rsidRPr="001B755A">
              <w:rPr>
                <w:rFonts w:ascii="Arial" w:eastAsiaTheme="minorEastAsia" w:hAnsi="Arial" w:cs="Arial"/>
                <w:sz w:val="20"/>
                <w:szCs w:val="20"/>
                <w:lang w:val="en-AU" w:eastAsia="en-AU"/>
              </w:rPr>
              <w:tab/>
            </w:r>
            <w:r w:rsidR="001B755A" w:rsidRPr="001B755A">
              <w:rPr>
                <w:rStyle w:val="Hyperlink"/>
                <w:rFonts w:ascii="Arial" w:hAnsi="Arial" w:cs="Arial"/>
                <w:sz w:val="20"/>
                <w:szCs w:val="20"/>
              </w:rPr>
              <w:t>Attendances</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_Toc20471425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18</w:t>
            </w:r>
            <w:r w:rsidR="001B755A" w:rsidRPr="001B755A">
              <w:rPr>
                <w:rFonts w:ascii="Arial" w:hAnsi="Arial" w:cs="Arial"/>
                <w:webHidden/>
                <w:sz w:val="20"/>
                <w:szCs w:val="20"/>
              </w:rPr>
              <w:fldChar w:fldCharType="end"/>
            </w:r>
          </w:hyperlink>
        </w:p>
        <w:p w14:paraId="452B1809" w14:textId="77777777" w:rsidR="001B755A" w:rsidRPr="001B755A" w:rsidRDefault="00F23556">
          <w:pPr>
            <w:pStyle w:val="TOC3"/>
            <w:rPr>
              <w:rFonts w:ascii="Arial" w:eastAsiaTheme="minorEastAsia" w:hAnsi="Arial" w:cs="Arial"/>
              <w:noProof/>
              <w:sz w:val="20"/>
              <w:szCs w:val="20"/>
              <w:lang w:val="en-AU" w:eastAsia="en-AU"/>
            </w:rPr>
          </w:pPr>
          <w:hyperlink w:anchor="_Toc20471426" w:history="1">
            <w:r w:rsidR="001B755A" w:rsidRPr="001B755A">
              <w:rPr>
                <w:rStyle w:val="Hyperlink"/>
                <w:rFonts w:ascii="Arial" w:hAnsi="Arial" w:cs="Arial"/>
                <w:noProof/>
                <w:sz w:val="20"/>
                <w:szCs w:val="20"/>
              </w:rPr>
              <w:t>3.9.1</w:t>
            </w:r>
            <w:r w:rsidR="001B755A" w:rsidRPr="001B755A">
              <w:rPr>
                <w:rFonts w:ascii="Arial" w:eastAsiaTheme="minorEastAsia" w:hAnsi="Arial" w:cs="Arial"/>
                <w:noProof/>
                <w:sz w:val="20"/>
                <w:szCs w:val="20"/>
                <w:lang w:val="en-AU" w:eastAsia="en-AU"/>
              </w:rPr>
              <w:tab/>
            </w:r>
            <w:r w:rsidR="001B755A" w:rsidRPr="001B755A">
              <w:rPr>
                <w:rStyle w:val="Hyperlink"/>
                <w:rFonts w:ascii="Arial" w:hAnsi="Arial" w:cs="Arial"/>
                <w:noProof/>
                <w:sz w:val="20"/>
                <w:szCs w:val="20"/>
              </w:rPr>
              <w:t>On Call</w:t>
            </w:r>
            <w:r w:rsidR="001B755A" w:rsidRPr="001B755A">
              <w:rPr>
                <w:rFonts w:ascii="Arial" w:hAnsi="Arial" w:cs="Arial"/>
                <w:noProof/>
                <w:webHidden/>
                <w:sz w:val="20"/>
                <w:szCs w:val="20"/>
              </w:rPr>
              <w:tab/>
            </w:r>
            <w:r w:rsidR="001B755A" w:rsidRPr="001B755A">
              <w:rPr>
                <w:rFonts w:ascii="Arial" w:hAnsi="Arial" w:cs="Arial"/>
                <w:noProof/>
                <w:webHidden/>
                <w:sz w:val="20"/>
                <w:szCs w:val="20"/>
              </w:rPr>
              <w:fldChar w:fldCharType="begin"/>
            </w:r>
            <w:r w:rsidR="001B755A" w:rsidRPr="001B755A">
              <w:rPr>
                <w:rFonts w:ascii="Arial" w:hAnsi="Arial" w:cs="Arial"/>
                <w:noProof/>
                <w:webHidden/>
                <w:sz w:val="20"/>
                <w:szCs w:val="20"/>
              </w:rPr>
              <w:instrText xml:space="preserve"> PAGEREF _Toc20471426 \h </w:instrText>
            </w:r>
            <w:r w:rsidR="001B755A" w:rsidRPr="001B755A">
              <w:rPr>
                <w:rFonts w:ascii="Arial" w:hAnsi="Arial" w:cs="Arial"/>
                <w:noProof/>
                <w:webHidden/>
                <w:sz w:val="20"/>
                <w:szCs w:val="20"/>
              </w:rPr>
            </w:r>
            <w:r w:rsidR="001B755A" w:rsidRPr="001B755A">
              <w:rPr>
                <w:rFonts w:ascii="Arial" w:hAnsi="Arial" w:cs="Arial"/>
                <w:noProof/>
                <w:webHidden/>
                <w:sz w:val="20"/>
                <w:szCs w:val="20"/>
              </w:rPr>
              <w:fldChar w:fldCharType="separate"/>
            </w:r>
            <w:r w:rsidR="001B755A" w:rsidRPr="001B755A">
              <w:rPr>
                <w:rFonts w:ascii="Arial" w:hAnsi="Arial" w:cs="Arial"/>
                <w:noProof/>
                <w:webHidden/>
                <w:sz w:val="20"/>
                <w:szCs w:val="20"/>
              </w:rPr>
              <w:t>20</w:t>
            </w:r>
            <w:r w:rsidR="001B755A" w:rsidRPr="001B755A">
              <w:rPr>
                <w:rFonts w:ascii="Arial" w:hAnsi="Arial" w:cs="Arial"/>
                <w:noProof/>
                <w:webHidden/>
                <w:sz w:val="20"/>
                <w:szCs w:val="20"/>
              </w:rPr>
              <w:fldChar w:fldCharType="end"/>
            </w:r>
          </w:hyperlink>
        </w:p>
        <w:p w14:paraId="2145F23B" w14:textId="77777777" w:rsidR="001B755A" w:rsidRPr="001B755A" w:rsidRDefault="00F23556">
          <w:pPr>
            <w:pStyle w:val="TOC3"/>
            <w:rPr>
              <w:rFonts w:ascii="Arial" w:eastAsiaTheme="minorEastAsia" w:hAnsi="Arial" w:cs="Arial"/>
              <w:noProof/>
              <w:sz w:val="20"/>
              <w:szCs w:val="20"/>
              <w:lang w:val="en-AU" w:eastAsia="en-AU"/>
            </w:rPr>
          </w:pPr>
          <w:hyperlink w:anchor="_Toc20471427" w:history="1">
            <w:r w:rsidR="001B755A" w:rsidRPr="001B755A">
              <w:rPr>
                <w:rStyle w:val="Hyperlink"/>
                <w:rFonts w:ascii="Arial" w:hAnsi="Arial" w:cs="Arial"/>
                <w:noProof/>
                <w:sz w:val="20"/>
                <w:szCs w:val="20"/>
              </w:rPr>
              <w:t>3.9.2</w:t>
            </w:r>
            <w:r w:rsidR="001B755A" w:rsidRPr="001B755A">
              <w:rPr>
                <w:rFonts w:ascii="Arial" w:eastAsiaTheme="minorEastAsia" w:hAnsi="Arial" w:cs="Arial"/>
                <w:noProof/>
                <w:sz w:val="20"/>
                <w:szCs w:val="20"/>
                <w:lang w:val="en-AU" w:eastAsia="en-AU"/>
              </w:rPr>
              <w:tab/>
            </w:r>
            <w:r w:rsidR="001B755A" w:rsidRPr="001B755A">
              <w:rPr>
                <w:rStyle w:val="Hyperlink"/>
                <w:rFonts w:ascii="Arial" w:hAnsi="Arial" w:cs="Arial"/>
                <w:noProof/>
                <w:sz w:val="20"/>
                <w:szCs w:val="20"/>
              </w:rPr>
              <w:t>Casual Hours</w:t>
            </w:r>
            <w:r w:rsidR="001B755A" w:rsidRPr="001B755A">
              <w:rPr>
                <w:rFonts w:ascii="Arial" w:hAnsi="Arial" w:cs="Arial"/>
                <w:noProof/>
                <w:webHidden/>
                <w:sz w:val="20"/>
                <w:szCs w:val="20"/>
              </w:rPr>
              <w:tab/>
            </w:r>
            <w:r w:rsidR="001B755A" w:rsidRPr="001B755A">
              <w:rPr>
                <w:rFonts w:ascii="Arial" w:hAnsi="Arial" w:cs="Arial"/>
                <w:noProof/>
                <w:webHidden/>
                <w:sz w:val="20"/>
                <w:szCs w:val="20"/>
              </w:rPr>
              <w:fldChar w:fldCharType="begin"/>
            </w:r>
            <w:r w:rsidR="001B755A" w:rsidRPr="001B755A">
              <w:rPr>
                <w:rFonts w:ascii="Arial" w:hAnsi="Arial" w:cs="Arial"/>
                <w:noProof/>
                <w:webHidden/>
                <w:sz w:val="20"/>
                <w:szCs w:val="20"/>
              </w:rPr>
              <w:instrText xml:space="preserve"> PAGEREF _Toc20471427 \h </w:instrText>
            </w:r>
            <w:r w:rsidR="001B755A" w:rsidRPr="001B755A">
              <w:rPr>
                <w:rFonts w:ascii="Arial" w:hAnsi="Arial" w:cs="Arial"/>
                <w:noProof/>
                <w:webHidden/>
                <w:sz w:val="20"/>
                <w:szCs w:val="20"/>
              </w:rPr>
            </w:r>
            <w:r w:rsidR="001B755A" w:rsidRPr="001B755A">
              <w:rPr>
                <w:rFonts w:ascii="Arial" w:hAnsi="Arial" w:cs="Arial"/>
                <w:noProof/>
                <w:webHidden/>
                <w:sz w:val="20"/>
                <w:szCs w:val="20"/>
              </w:rPr>
              <w:fldChar w:fldCharType="separate"/>
            </w:r>
            <w:r w:rsidR="001B755A" w:rsidRPr="001B755A">
              <w:rPr>
                <w:rFonts w:ascii="Arial" w:hAnsi="Arial" w:cs="Arial"/>
                <w:noProof/>
                <w:webHidden/>
                <w:sz w:val="20"/>
                <w:szCs w:val="20"/>
              </w:rPr>
              <w:t>21</w:t>
            </w:r>
            <w:r w:rsidR="001B755A" w:rsidRPr="001B755A">
              <w:rPr>
                <w:rFonts w:ascii="Arial" w:hAnsi="Arial" w:cs="Arial"/>
                <w:noProof/>
                <w:webHidden/>
                <w:sz w:val="20"/>
                <w:szCs w:val="20"/>
              </w:rPr>
              <w:fldChar w:fldCharType="end"/>
            </w:r>
          </w:hyperlink>
        </w:p>
        <w:p w14:paraId="136A7690" w14:textId="77777777" w:rsidR="001B755A" w:rsidRPr="001B755A" w:rsidRDefault="00F23556">
          <w:pPr>
            <w:pStyle w:val="TOC3"/>
            <w:rPr>
              <w:rFonts w:ascii="Arial" w:eastAsiaTheme="minorEastAsia" w:hAnsi="Arial" w:cs="Arial"/>
              <w:noProof/>
              <w:sz w:val="20"/>
              <w:szCs w:val="20"/>
              <w:lang w:val="en-AU" w:eastAsia="en-AU"/>
            </w:rPr>
          </w:pPr>
          <w:hyperlink w:anchor="_Toc20471428" w:history="1">
            <w:r w:rsidR="001B755A" w:rsidRPr="001B755A">
              <w:rPr>
                <w:rStyle w:val="Hyperlink"/>
                <w:rFonts w:ascii="Arial" w:hAnsi="Arial" w:cs="Arial"/>
                <w:noProof/>
                <w:sz w:val="20"/>
                <w:szCs w:val="20"/>
              </w:rPr>
              <w:t>3.9.3</w:t>
            </w:r>
            <w:r w:rsidR="001B755A" w:rsidRPr="001B755A">
              <w:rPr>
                <w:rFonts w:ascii="Arial" w:eastAsiaTheme="minorEastAsia" w:hAnsi="Arial" w:cs="Arial"/>
                <w:noProof/>
                <w:sz w:val="20"/>
                <w:szCs w:val="20"/>
                <w:lang w:val="en-AU" w:eastAsia="en-AU"/>
              </w:rPr>
              <w:tab/>
            </w:r>
            <w:r w:rsidR="001B755A" w:rsidRPr="001B755A">
              <w:rPr>
                <w:rStyle w:val="Hyperlink"/>
                <w:rFonts w:ascii="Arial" w:hAnsi="Arial" w:cs="Arial"/>
                <w:noProof/>
                <w:sz w:val="20"/>
                <w:szCs w:val="20"/>
              </w:rPr>
              <w:t>RMIT Training Casual Language Educators</w:t>
            </w:r>
            <w:r w:rsidR="001B755A" w:rsidRPr="001B755A">
              <w:rPr>
                <w:rFonts w:ascii="Arial" w:hAnsi="Arial" w:cs="Arial"/>
                <w:noProof/>
                <w:webHidden/>
                <w:sz w:val="20"/>
                <w:szCs w:val="20"/>
              </w:rPr>
              <w:tab/>
            </w:r>
            <w:r w:rsidR="001B755A" w:rsidRPr="001B755A">
              <w:rPr>
                <w:rFonts w:ascii="Arial" w:hAnsi="Arial" w:cs="Arial"/>
                <w:noProof/>
                <w:webHidden/>
                <w:sz w:val="20"/>
                <w:szCs w:val="20"/>
              </w:rPr>
              <w:fldChar w:fldCharType="begin"/>
            </w:r>
            <w:r w:rsidR="001B755A" w:rsidRPr="001B755A">
              <w:rPr>
                <w:rFonts w:ascii="Arial" w:hAnsi="Arial" w:cs="Arial"/>
                <w:noProof/>
                <w:webHidden/>
                <w:sz w:val="20"/>
                <w:szCs w:val="20"/>
              </w:rPr>
              <w:instrText xml:space="preserve"> PAGEREF _Toc20471428 \h </w:instrText>
            </w:r>
            <w:r w:rsidR="001B755A" w:rsidRPr="001B755A">
              <w:rPr>
                <w:rFonts w:ascii="Arial" w:hAnsi="Arial" w:cs="Arial"/>
                <w:noProof/>
                <w:webHidden/>
                <w:sz w:val="20"/>
                <w:szCs w:val="20"/>
              </w:rPr>
            </w:r>
            <w:r w:rsidR="001B755A" w:rsidRPr="001B755A">
              <w:rPr>
                <w:rFonts w:ascii="Arial" w:hAnsi="Arial" w:cs="Arial"/>
                <w:noProof/>
                <w:webHidden/>
                <w:sz w:val="20"/>
                <w:szCs w:val="20"/>
              </w:rPr>
              <w:fldChar w:fldCharType="separate"/>
            </w:r>
            <w:r w:rsidR="001B755A" w:rsidRPr="001B755A">
              <w:rPr>
                <w:rFonts w:ascii="Arial" w:hAnsi="Arial" w:cs="Arial"/>
                <w:noProof/>
                <w:webHidden/>
                <w:sz w:val="20"/>
                <w:szCs w:val="20"/>
              </w:rPr>
              <w:t>21</w:t>
            </w:r>
            <w:r w:rsidR="001B755A" w:rsidRPr="001B755A">
              <w:rPr>
                <w:rFonts w:ascii="Arial" w:hAnsi="Arial" w:cs="Arial"/>
                <w:noProof/>
                <w:webHidden/>
                <w:sz w:val="20"/>
                <w:szCs w:val="20"/>
              </w:rPr>
              <w:fldChar w:fldCharType="end"/>
            </w:r>
          </w:hyperlink>
        </w:p>
        <w:p w14:paraId="76531D78" w14:textId="77777777" w:rsidR="001B755A" w:rsidRPr="001B755A" w:rsidRDefault="00F23556">
          <w:pPr>
            <w:pStyle w:val="TOC3"/>
            <w:rPr>
              <w:rFonts w:ascii="Arial" w:eastAsiaTheme="minorEastAsia" w:hAnsi="Arial" w:cs="Arial"/>
              <w:noProof/>
              <w:sz w:val="20"/>
              <w:szCs w:val="20"/>
              <w:lang w:val="en-AU" w:eastAsia="en-AU"/>
            </w:rPr>
          </w:pPr>
          <w:hyperlink w:anchor="_Toc20471429" w:history="1">
            <w:r w:rsidR="001B755A" w:rsidRPr="001B755A">
              <w:rPr>
                <w:rStyle w:val="Hyperlink"/>
                <w:rFonts w:ascii="Arial" w:hAnsi="Arial" w:cs="Arial"/>
                <w:noProof/>
                <w:sz w:val="20"/>
                <w:szCs w:val="20"/>
              </w:rPr>
              <w:t>3.9.4</w:t>
            </w:r>
            <w:r w:rsidR="001B755A" w:rsidRPr="001B755A">
              <w:rPr>
                <w:rFonts w:ascii="Arial" w:eastAsiaTheme="minorEastAsia" w:hAnsi="Arial" w:cs="Arial"/>
                <w:noProof/>
                <w:sz w:val="20"/>
                <w:szCs w:val="20"/>
                <w:lang w:val="en-AU" w:eastAsia="en-AU"/>
              </w:rPr>
              <w:tab/>
            </w:r>
            <w:r w:rsidR="001B755A" w:rsidRPr="001B755A">
              <w:rPr>
                <w:rStyle w:val="Hyperlink"/>
                <w:rFonts w:ascii="Arial" w:hAnsi="Arial" w:cs="Arial"/>
                <w:noProof/>
                <w:sz w:val="20"/>
                <w:szCs w:val="20"/>
              </w:rPr>
              <w:t>RMIT Training Casual IELTS</w:t>
            </w:r>
            <w:r w:rsidR="001B755A" w:rsidRPr="001B755A">
              <w:rPr>
                <w:rFonts w:ascii="Arial" w:hAnsi="Arial" w:cs="Arial"/>
                <w:noProof/>
                <w:webHidden/>
                <w:sz w:val="20"/>
                <w:szCs w:val="20"/>
              </w:rPr>
              <w:tab/>
            </w:r>
            <w:r w:rsidR="001B755A" w:rsidRPr="001B755A">
              <w:rPr>
                <w:rFonts w:ascii="Arial" w:hAnsi="Arial" w:cs="Arial"/>
                <w:noProof/>
                <w:webHidden/>
                <w:sz w:val="20"/>
                <w:szCs w:val="20"/>
              </w:rPr>
              <w:fldChar w:fldCharType="begin"/>
            </w:r>
            <w:r w:rsidR="001B755A" w:rsidRPr="001B755A">
              <w:rPr>
                <w:rFonts w:ascii="Arial" w:hAnsi="Arial" w:cs="Arial"/>
                <w:noProof/>
                <w:webHidden/>
                <w:sz w:val="20"/>
                <w:szCs w:val="20"/>
              </w:rPr>
              <w:instrText xml:space="preserve"> PAGEREF _Toc20471429 \h </w:instrText>
            </w:r>
            <w:r w:rsidR="001B755A" w:rsidRPr="001B755A">
              <w:rPr>
                <w:rFonts w:ascii="Arial" w:hAnsi="Arial" w:cs="Arial"/>
                <w:noProof/>
                <w:webHidden/>
                <w:sz w:val="20"/>
                <w:szCs w:val="20"/>
              </w:rPr>
            </w:r>
            <w:r w:rsidR="001B755A" w:rsidRPr="001B755A">
              <w:rPr>
                <w:rFonts w:ascii="Arial" w:hAnsi="Arial" w:cs="Arial"/>
                <w:noProof/>
                <w:webHidden/>
                <w:sz w:val="20"/>
                <w:szCs w:val="20"/>
              </w:rPr>
              <w:fldChar w:fldCharType="separate"/>
            </w:r>
            <w:r w:rsidR="001B755A" w:rsidRPr="001B755A">
              <w:rPr>
                <w:rFonts w:ascii="Arial" w:hAnsi="Arial" w:cs="Arial"/>
                <w:noProof/>
                <w:webHidden/>
                <w:sz w:val="20"/>
                <w:szCs w:val="20"/>
              </w:rPr>
              <w:t>22</w:t>
            </w:r>
            <w:r w:rsidR="001B755A" w:rsidRPr="001B755A">
              <w:rPr>
                <w:rFonts w:ascii="Arial" w:hAnsi="Arial" w:cs="Arial"/>
                <w:noProof/>
                <w:webHidden/>
                <w:sz w:val="20"/>
                <w:szCs w:val="20"/>
              </w:rPr>
              <w:fldChar w:fldCharType="end"/>
            </w:r>
          </w:hyperlink>
        </w:p>
        <w:p w14:paraId="6D9E7668" w14:textId="77777777" w:rsidR="001B755A" w:rsidRPr="001B755A" w:rsidRDefault="00F23556">
          <w:pPr>
            <w:pStyle w:val="TOC3"/>
            <w:rPr>
              <w:rFonts w:ascii="Arial" w:eastAsiaTheme="minorEastAsia" w:hAnsi="Arial" w:cs="Arial"/>
              <w:noProof/>
              <w:sz w:val="20"/>
              <w:szCs w:val="20"/>
              <w:lang w:val="en-AU" w:eastAsia="en-AU"/>
            </w:rPr>
          </w:pPr>
          <w:hyperlink w:anchor="_Toc20471430" w:history="1">
            <w:r w:rsidR="001B755A" w:rsidRPr="001B755A">
              <w:rPr>
                <w:rStyle w:val="Hyperlink"/>
                <w:rFonts w:ascii="Arial" w:hAnsi="Arial" w:cs="Arial"/>
                <w:noProof/>
                <w:sz w:val="20"/>
                <w:szCs w:val="20"/>
              </w:rPr>
              <w:t>3.9.5</w:t>
            </w:r>
            <w:r w:rsidR="001B755A" w:rsidRPr="001B755A">
              <w:rPr>
                <w:rFonts w:ascii="Arial" w:eastAsiaTheme="minorEastAsia" w:hAnsi="Arial" w:cs="Arial"/>
                <w:noProof/>
                <w:sz w:val="20"/>
                <w:szCs w:val="20"/>
                <w:lang w:val="en-AU" w:eastAsia="en-AU"/>
              </w:rPr>
              <w:tab/>
            </w:r>
            <w:r w:rsidR="001B755A" w:rsidRPr="001B755A">
              <w:rPr>
                <w:rStyle w:val="Hyperlink"/>
                <w:rFonts w:ascii="Arial" w:hAnsi="Arial" w:cs="Arial"/>
                <w:noProof/>
                <w:sz w:val="20"/>
                <w:szCs w:val="20"/>
              </w:rPr>
              <w:t>Weekly Rules</w:t>
            </w:r>
            <w:r w:rsidR="001B755A" w:rsidRPr="001B755A">
              <w:rPr>
                <w:rFonts w:ascii="Arial" w:hAnsi="Arial" w:cs="Arial"/>
                <w:noProof/>
                <w:webHidden/>
                <w:sz w:val="20"/>
                <w:szCs w:val="20"/>
              </w:rPr>
              <w:tab/>
            </w:r>
            <w:r w:rsidR="001B755A" w:rsidRPr="001B755A">
              <w:rPr>
                <w:rFonts w:ascii="Arial" w:hAnsi="Arial" w:cs="Arial"/>
                <w:noProof/>
                <w:webHidden/>
                <w:sz w:val="20"/>
                <w:szCs w:val="20"/>
              </w:rPr>
              <w:fldChar w:fldCharType="begin"/>
            </w:r>
            <w:r w:rsidR="001B755A" w:rsidRPr="001B755A">
              <w:rPr>
                <w:rFonts w:ascii="Arial" w:hAnsi="Arial" w:cs="Arial"/>
                <w:noProof/>
                <w:webHidden/>
                <w:sz w:val="20"/>
                <w:szCs w:val="20"/>
              </w:rPr>
              <w:instrText xml:space="preserve"> PAGEREF _Toc20471430 \h </w:instrText>
            </w:r>
            <w:r w:rsidR="001B755A" w:rsidRPr="001B755A">
              <w:rPr>
                <w:rFonts w:ascii="Arial" w:hAnsi="Arial" w:cs="Arial"/>
                <w:noProof/>
                <w:webHidden/>
                <w:sz w:val="20"/>
                <w:szCs w:val="20"/>
              </w:rPr>
            </w:r>
            <w:r w:rsidR="001B755A" w:rsidRPr="001B755A">
              <w:rPr>
                <w:rFonts w:ascii="Arial" w:hAnsi="Arial" w:cs="Arial"/>
                <w:noProof/>
                <w:webHidden/>
                <w:sz w:val="20"/>
                <w:szCs w:val="20"/>
              </w:rPr>
              <w:fldChar w:fldCharType="separate"/>
            </w:r>
            <w:r w:rsidR="001B755A" w:rsidRPr="001B755A">
              <w:rPr>
                <w:rFonts w:ascii="Arial" w:hAnsi="Arial" w:cs="Arial"/>
                <w:noProof/>
                <w:webHidden/>
                <w:sz w:val="20"/>
                <w:szCs w:val="20"/>
              </w:rPr>
              <w:t>22</w:t>
            </w:r>
            <w:r w:rsidR="001B755A" w:rsidRPr="001B755A">
              <w:rPr>
                <w:rFonts w:ascii="Arial" w:hAnsi="Arial" w:cs="Arial"/>
                <w:noProof/>
                <w:webHidden/>
                <w:sz w:val="20"/>
                <w:szCs w:val="20"/>
              </w:rPr>
              <w:fldChar w:fldCharType="end"/>
            </w:r>
          </w:hyperlink>
        </w:p>
        <w:p w14:paraId="733170AF" w14:textId="77777777" w:rsidR="001B755A" w:rsidRPr="001B755A" w:rsidRDefault="00F23556">
          <w:pPr>
            <w:pStyle w:val="TOC3"/>
            <w:rPr>
              <w:rFonts w:ascii="Arial" w:eastAsiaTheme="minorEastAsia" w:hAnsi="Arial" w:cs="Arial"/>
              <w:noProof/>
              <w:sz w:val="20"/>
              <w:szCs w:val="20"/>
              <w:lang w:val="en-AU" w:eastAsia="en-AU"/>
            </w:rPr>
          </w:pPr>
          <w:hyperlink w:anchor="_Toc20471431" w:history="1">
            <w:r w:rsidR="001B755A" w:rsidRPr="001B755A">
              <w:rPr>
                <w:rStyle w:val="Hyperlink"/>
                <w:rFonts w:ascii="Arial" w:hAnsi="Arial" w:cs="Arial"/>
                <w:noProof/>
                <w:sz w:val="20"/>
                <w:szCs w:val="20"/>
              </w:rPr>
              <w:t>3.9.6</w:t>
            </w:r>
            <w:r w:rsidR="001B755A" w:rsidRPr="001B755A">
              <w:rPr>
                <w:rFonts w:ascii="Arial" w:eastAsiaTheme="minorEastAsia" w:hAnsi="Arial" w:cs="Arial"/>
                <w:noProof/>
                <w:sz w:val="20"/>
                <w:szCs w:val="20"/>
                <w:lang w:val="en-AU" w:eastAsia="en-AU"/>
              </w:rPr>
              <w:tab/>
            </w:r>
            <w:r w:rsidR="001B755A" w:rsidRPr="001B755A">
              <w:rPr>
                <w:rStyle w:val="Hyperlink"/>
                <w:rFonts w:ascii="Arial" w:hAnsi="Arial" w:cs="Arial"/>
                <w:noProof/>
                <w:sz w:val="20"/>
                <w:szCs w:val="20"/>
              </w:rPr>
              <w:t>Allowances</w:t>
            </w:r>
            <w:r w:rsidR="001B755A" w:rsidRPr="001B755A">
              <w:rPr>
                <w:rFonts w:ascii="Arial" w:hAnsi="Arial" w:cs="Arial"/>
                <w:noProof/>
                <w:webHidden/>
                <w:sz w:val="20"/>
                <w:szCs w:val="20"/>
              </w:rPr>
              <w:tab/>
            </w:r>
            <w:r w:rsidR="001B755A" w:rsidRPr="001B755A">
              <w:rPr>
                <w:rFonts w:ascii="Arial" w:hAnsi="Arial" w:cs="Arial"/>
                <w:noProof/>
                <w:webHidden/>
                <w:sz w:val="20"/>
                <w:szCs w:val="20"/>
              </w:rPr>
              <w:fldChar w:fldCharType="begin"/>
            </w:r>
            <w:r w:rsidR="001B755A" w:rsidRPr="001B755A">
              <w:rPr>
                <w:rFonts w:ascii="Arial" w:hAnsi="Arial" w:cs="Arial"/>
                <w:noProof/>
                <w:webHidden/>
                <w:sz w:val="20"/>
                <w:szCs w:val="20"/>
              </w:rPr>
              <w:instrText xml:space="preserve"> PAGEREF _Toc20471431 \h </w:instrText>
            </w:r>
            <w:r w:rsidR="001B755A" w:rsidRPr="001B755A">
              <w:rPr>
                <w:rFonts w:ascii="Arial" w:hAnsi="Arial" w:cs="Arial"/>
                <w:noProof/>
                <w:webHidden/>
                <w:sz w:val="20"/>
                <w:szCs w:val="20"/>
              </w:rPr>
            </w:r>
            <w:r w:rsidR="001B755A" w:rsidRPr="001B755A">
              <w:rPr>
                <w:rFonts w:ascii="Arial" w:hAnsi="Arial" w:cs="Arial"/>
                <w:noProof/>
                <w:webHidden/>
                <w:sz w:val="20"/>
                <w:szCs w:val="20"/>
              </w:rPr>
              <w:fldChar w:fldCharType="separate"/>
            </w:r>
            <w:r w:rsidR="001B755A" w:rsidRPr="001B755A">
              <w:rPr>
                <w:rFonts w:ascii="Arial" w:hAnsi="Arial" w:cs="Arial"/>
                <w:noProof/>
                <w:webHidden/>
                <w:sz w:val="20"/>
                <w:szCs w:val="20"/>
              </w:rPr>
              <w:t>25</w:t>
            </w:r>
            <w:r w:rsidR="001B755A" w:rsidRPr="001B755A">
              <w:rPr>
                <w:rFonts w:ascii="Arial" w:hAnsi="Arial" w:cs="Arial"/>
                <w:noProof/>
                <w:webHidden/>
                <w:sz w:val="20"/>
                <w:szCs w:val="20"/>
              </w:rPr>
              <w:fldChar w:fldCharType="end"/>
            </w:r>
          </w:hyperlink>
        </w:p>
        <w:p w14:paraId="4ABCE1FC" w14:textId="77777777" w:rsidR="001B755A" w:rsidRPr="001B755A" w:rsidRDefault="00F23556">
          <w:pPr>
            <w:pStyle w:val="TOC3"/>
            <w:rPr>
              <w:rFonts w:ascii="Arial" w:eastAsiaTheme="minorEastAsia" w:hAnsi="Arial" w:cs="Arial"/>
              <w:noProof/>
              <w:sz w:val="20"/>
              <w:szCs w:val="20"/>
              <w:lang w:val="en-AU" w:eastAsia="en-AU"/>
            </w:rPr>
          </w:pPr>
          <w:hyperlink w:anchor="_Toc20471432" w:history="1">
            <w:r w:rsidR="001B755A" w:rsidRPr="001B755A">
              <w:rPr>
                <w:rStyle w:val="Hyperlink"/>
                <w:rFonts w:ascii="Arial" w:hAnsi="Arial" w:cs="Arial"/>
                <w:noProof/>
                <w:sz w:val="20"/>
                <w:szCs w:val="20"/>
              </w:rPr>
              <w:t>3.9.7</w:t>
            </w:r>
            <w:r w:rsidR="001B755A" w:rsidRPr="001B755A">
              <w:rPr>
                <w:rFonts w:ascii="Arial" w:eastAsiaTheme="minorEastAsia" w:hAnsi="Arial" w:cs="Arial"/>
                <w:noProof/>
                <w:sz w:val="20"/>
                <w:szCs w:val="20"/>
                <w:lang w:val="en-AU" w:eastAsia="en-AU"/>
              </w:rPr>
              <w:tab/>
            </w:r>
            <w:r w:rsidR="001B755A" w:rsidRPr="001B755A">
              <w:rPr>
                <w:rStyle w:val="Hyperlink"/>
                <w:rFonts w:ascii="Arial" w:hAnsi="Arial" w:cs="Arial"/>
                <w:noProof/>
                <w:sz w:val="20"/>
                <w:szCs w:val="20"/>
              </w:rPr>
              <w:t>Leave Accruals</w:t>
            </w:r>
            <w:r w:rsidR="001B755A" w:rsidRPr="001B755A">
              <w:rPr>
                <w:rFonts w:ascii="Arial" w:hAnsi="Arial" w:cs="Arial"/>
                <w:noProof/>
                <w:webHidden/>
                <w:sz w:val="20"/>
                <w:szCs w:val="20"/>
              </w:rPr>
              <w:tab/>
            </w:r>
            <w:r w:rsidR="001B755A" w:rsidRPr="001B755A">
              <w:rPr>
                <w:rFonts w:ascii="Arial" w:hAnsi="Arial" w:cs="Arial"/>
                <w:noProof/>
                <w:webHidden/>
                <w:sz w:val="20"/>
                <w:szCs w:val="20"/>
              </w:rPr>
              <w:fldChar w:fldCharType="begin"/>
            </w:r>
            <w:r w:rsidR="001B755A" w:rsidRPr="001B755A">
              <w:rPr>
                <w:rFonts w:ascii="Arial" w:hAnsi="Arial" w:cs="Arial"/>
                <w:noProof/>
                <w:webHidden/>
                <w:sz w:val="20"/>
                <w:szCs w:val="20"/>
              </w:rPr>
              <w:instrText xml:space="preserve"> PAGEREF _Toc20471432 \h </w:instrText>
            </w:r>
            <w:r w:rsidR="001B755A" w:rsidRPr="001B755A">
              <w:rPr>
                <w:rFonts w:ascii="Arial" w:hAnsi="Arial" w:cs="Arial"/>
                <w:noProof/>
                <w:webHidden/>
                <w:sz w:val="20"/>
                <w:szCs w:val="20"/>
              </w:rPr>
            </w:r>
            <w:r w:rsidR="001B755A" w:rsidRPr="001B755A">
              <w:rPr>
                <w:rFonts w:ascii="Arial" w:hAnsi="Arial" w:cs="Arial"/>
                <w:noProof/>
                <w:webHidden/>
                <w:sz w:val="20"/>
                <w:szCs w:val="20"/>
              </w:rPr>
              <w:fldChar w:fldCharType="separate"/>
            </w:r>
            <w:r w:rsidR="001B755A" w:rsidRPr="001B755A">
              <w:rPr>
                <w:rFonts w:ascii="Arial" w:hAnsi="Arial" w:cs="Arial"/>
                <w:noProof/>
                <w:webHidden/>
                <w:sz w:val="20"/>
                <w:szCs w:val="20"/>
              </w:rPr>
              <w:t>25</w:t>
            </w:r>
            <w:r w:rsidR="001B755A" w:rsidRPr="001B755A">
              <w:rPr>
                <w:rFonts w:ascii="Arial" w:hAnsi="Arial" w:cs="Arial"/>
                <w:noProof/>
                <w:webHidden/>
                <w:sz w:val="20"/>
                <w:szCs w:val="20"/>
              </w:rPr>
              <w:fldChar w:fldCharType="end"/>
            </w:r>
          </w:hyperlink>
        </w:p>
        <w:p w14:paraId="4B36567D" w14:textId="77777777" w:rsidR="001B755A" w:rsidRPr="001B755A" w:rsidRDefault="00F23556">
          <w:pPr>
            <w:pStyle w:val="TOC3"/>
            <w:rPr>
              <w:rFonts w:ascii="Arial" w:eastAsiaTheme="minorEastAsia" w:hAnsi="Arial" w:cs="Arial"/>
              <w:noProof/>
              <w:sz w:val="20"/>
              <w:szCs w:val="20"/>
              <w:lang w:val="en-AU" w:eastAsia="en-AU"/>
            </w:rPr>
          </w:pPr>
          <w:hyperlink w:anchor="_Toc20471433" w:history="1">
            <w:r w:rsidR="001B755A" w:rsidRPr="001B755A">
              <w:rPr>
                <w:rStyle w:val="Hyperlink"/>
                <w:rFonts w:ascii="Arial" w:hAnsi="Arial" w:cs="Arial"/>
                <w:noProof/>
                <w:sz w:val="20"/>
                <w:szCs w:val="20"/>
              </w:rPr>
              <w:t>3.9.8</w:t>
            </w:r>
            <w:r w:rsidR="001B755A" w:rsidRPr="001B755A">
              <w:rPr>
                <w:rFonts w:ascii="Arial" w:eastAsiaTheme="minorEastAsia" w:hAnsi="Arial" w:cs="Arial"/>
                <w:noProof/>
                <w:sz w:val="20"/>
                <w:szCs w:val="20"/>
                <w:lang w:val="en-AU" w:eastAsia="en-AU"/>
              </w:rPr>
              <w:tab/>
            </w:r>
            <w:r w:rsidR="001B755A" w:rsidRPr="001B755A">
              <w:rPr>
                <w:rStyle w:val="Hyperlink"/>
                <w:rFonts w:ascii="Arial" w:hAnsi="Arial" w:cs="Arial"/>
                <w:noProof/>
                <w:sz w:val="20"/>
                <w:szCs w:val="20"/>
              </w:rPr>
              <w:t>Minimum Hours</w:t>
            </w:r>
            <w:r w:rsidR="001B755A" w:rsidRPr="001B755A">
              <w:rPr>
                <w:rFonts w:ascii="Arial" w:hAnsi="Arial" w:cs="Arial"/>
                <w:noProof/>
                <w:webHidden/>
                <w:sz w:val="20"/>
                <w:szCs w:val="20"/>
              </w:rPr>
              <w:tab/>
            </w:r>
            <w:r w:rsidR="001B755A" w:rsidRPr="001B755A">
              <w:rPr>
                <w:rFonts w:ascii="Arial" w:hAnsi="Arial" w:cs="Arial"/>
                <w:noProof/>
                <w:webHidden/>
                <w:sz w:val="20"/>
                <w:szCs w:val="20"/>
              </w:rPr>
              <w:fldChar w:fldCharType="begin"/>
            </w:r>
            <w:r w:rsidR="001B755A" w:rsidRPr="001B755A">
              <w:rPr>
                <w:rFonts w:ascii="Arial" w:hAnsi="Arial" w:cs="Arial"/>
                <w:noProof/>
                <w:webHidden/>
                <w:sz w:val="20"/>
                <w:szCs w:val="20"/>
              </w:rPr>
              <w:instrText xml:space="preserve"> PAGEREF _Toc20471433 \h </w:instrText>
            </w:r>
            <w:r w:rsidR="001B755A" w:rsidRPr="001B755A">
              <w:rPr>
                <w:rFonts w:ascii="Arial" w:hAnsi="Arial" w:cs="Arial"/>
                <w:noProof/>
                <w:webHidden/>
                <w:sz w:val="20"/>
                <w:szCs w:val="20"/>
              </w:rPr>
            </w:r>
            <w:r w:rsidR="001B755A" w:rsidRPr="001B755A">
              <w:rPr>
                <w:rFonts w:ascii="Arial" w:hAnsi="Arial" w:cs="Arial"/>
                <w:noProof/>
                <w:webHidden/>
                <w:sz w:val="20"/>
                <w:szCs w:val="20"/>
              </w:rPr>
              <w:fldChar w:fldCharType="separate"/>
            </w:r>
            <w:r w:rsidR="001B755A" w:rsidRPr="001B755A">
              <w:rPr>
                <w:rFonts w:ascii="Arial" w:hAnsi="Arial" w:cs="Arial"/>
                <w:noProof/>
                <w:webHidden/>
                <w:sz w:val="20"/>
                <w:szCs w:val="20"/>
              </w:rPr>
              <w:t>27</w:t>
            </w:r>
            <w:r w:rsidR="001B755A" w:rsidRPr="001B755A">
              <w:rPr>
                <w:rFonts w:ascii="Arial" w:hAnsi="Arial" w:cs="Arial"/>
                <w:noProof/>
                <w:webHidden/>
                <w:sz w:val="20"/>
                <w:szCs w:val="20"/>
              </w:rPr>
              <w:fldChar w:fldCharType="end"/>
            </w:r>
          </w:hyperlink>
        </w:p>
        <w:p w14:paraId="7EA0E05C" w14:textId="77777777" w:rsidR="001B755A" w:rsidRPr="001B755A" w:rsidRDefault="00F23556">
          <w:pPr>
            <w:pStyle w:val="TOC3"/>
            <w:rPr>
              <w:rFonts w:ascii="Arial" w:eastAsiaTheme="minorEastAsia" w:hAnsi="Arial" w:cs="Arial"/>
              <w:noProof/>
              <w:sz w:val="20"/>
              <w:szCs w:val="20"/>
              <w:lang w:val="en-AU" w:eastAsia="en-AU"/>
            </w:rPr>
          </w:pPr>
          <w:hyperlink w:anchor="_Toc20471434" w:history="1">
            <w:r w:rsidR="001B755A" w:rsidRPr="001B755A">
              <w:rPr>
                <w:rStyle w:val="Hyperlink"/>
                <w:rFonts w:ascii="Arial" w:hAnsi="Arial" w:cs="Arial"/>
                <w:noProof/>
                <w:sz w:val="20"/>
                <w:szCs w:val="20"/>
              </w:rPr>
              <w:t>3.9.9</w:t>
            </w:r>
            <w:r w:rsidR="001B755A" w:rsidRPr="001B755A">
              <w:rPr>
                <w:rFonts w:ascii="Arial" w:eastAsiaTheme="minorEastAsia" w:hAnsi="Arial" w:cs="Arial"/>
                <w:noProof/>
                <w:sz w:val="20"/>
                <w:szCs w:val="20"/>
                <w:lang w:val="en-AU" w:eastAsia="en-AU"/>
              </w:rPr>
              <w:tab/>
            </w:r>
            <w:r w:rsidR="001B755A" w:rsidRPr="001B755A">
              <w:rPr>
                <w:rStyle w:val="Hyperlink"/>
                <w:rFonts w:ascii="Arial" w:hAnsi="Arial" w:cs="Arial"/>
                <w:noProof/>
                <w:sz w:val="20"/>
                <w:szCs w:val="20"/>
              </w:rPr>
              <w:t>Eligibility Restrictions</w:t>
            </w:r>
            <w:r w:rsidR="001B755A" w:rsidRPr="001B755A">
              <w:rPr>
                <w:rFonts w:ascii="Arial" w:hAnsi="Arial" w:cs="Arial"/>
                <w:noProof/>
                <w:webHidden/>
                <w:sz w:val="20"/>
                <w:szCs w:val="20"/>
              </w:rPr>
              <w:tab/>
            </w:r>
            <w:r w:rsidR="001B755A" w:rsidRPr="001B755A">
              <w:rPr>
                <w:rFonts w:ascii="Arial" w:hAnsi="Arial" w:cs="Arial"/>
                <w:noProof/>
                <w:webHidden/>
                <w:sz w:val="20"/>
                <w:szCs w:val="20"/>
              </w:rPr>
              <w:fldChar w:fldCharType="begin"/>
            </w:r>
            <w:r w:rsidR="001B755A" w:rsidRPr="001B755A">
              <w:rPr>
                <w:rFonts w:ascii="Arial" w:hAnsi="Arial" w:cs="Arial"/>
                <w:noProof/>
                <w:webHidden/>
                <w:sz w:val="20"/>
                <w:szCs w:val="20"/>
              </w:rPr>
              <w:instrText xml:space="preserve"> PAGEREF _Toc20471434 \h </w:instrText>
            </w:r>
            <w:r w:rsidR="001B755A" w:rsidRPr="001B755A">
              <w:rPr>
                <w:rFonts w:ascii="Arial" w:hAnsi="Arial" w:cs="Arial"/>
                <w:noProof/>
                <w:webHidden/>
                <w:sz w:val="20"/>
                <w:szCs w:val="20"/>
              </w:rPr>
            </w:r>
            <w:r w:rsidR="001B755A" w:rsidRPr="001B755A">
              <w:rPr>
                <w:rFonts w:ascii="Arial" w:hAnsi="Arial" w:cs="Arial"/>
                <w:noProof/>
                <w:webHidden/>
                <w:sz w:val="20"/>
                <w:szCs w:val="20"/>
              </w:rPr>
              <w:fldChar w:fldCharType="separate"/>
            </w:r>
            <w:r w:rsidR="001B755A" w:rsidRPr="001B755A">
              <w:rPr>
                <w:rFonts w:ascii="Arial" w:hAnsi="Arial" w:cs="Arial"/>
                <w:noProof/>
                <w:webHidden/>
                <w:sz w:val="20"/>
                <w:szCs w:val="20"/>
              </w:rPr>
              <w:t>28</w:t>
            </w:r>
            <w:r w:rsidR="001B755A" w:rsidRPr="001B755A">
              <w:rPr>
                <w:rFonts w:ascii="Arial" w:hAnsi="Arial" w:cs="Arial"/>
                <w:noProof/>
                <w:webHidden/>
                <w:sz w:val="20"/>
                <w:szCs w:val="20"/>
              </w:rPr>
              <w:fldChar w:fldCharType="end"/>
            </w:r>
          </w:hyperlink>
        </w:p>
        <w:p w14:paraId="7CCC1949" w14:textId="77777777" w:rsidR="001B755A" w:rsidRPr="001B755A" w:rsidRDefault="00F23556">
          <w:pPr>
            <w:pStyle w:val="TOC2"/>
            <w:tabs>
              <w:tab w:val="left" w:pos="709"/>
            </w:tabs>
            <w:rPr>
              <w:rFonts w:ascii="Arial" w:eastAsiaTheme="minorEastAsia" w:hAnsi="Arial" w:cs="Arial"/>
              <w:sz w:val="20"/>
              <w:szCs w:val="20"/>
              <w:lang w:val="en-AU" w:eastAsia="en-AU"/>
            </w:rPr>
          </w:pPr>
          <w:hyperlink w:anchor="_Toc20471435" w:history="1">
            <w:r w:rsidR="001B755A" w:rsidRPr="001B755A">
              <w:rPr>
                <w:rStyle w:val="Hyperlink"/>
                <w:rFonts w:ascii="Arial" w:hAnsi="Arial" w:cs="Arial"/>
                <w:sz w:val="20"/>
                <w:szCs w:val="20"/>
              </w:rPr>
              <w:t>3.10</w:t>
            </w:r>
            <w:r w:rsidR="001B755A" w:rsidRPr="001B755A">
              <w:rPr>
                <w:rFonts w:ascii="Arial" w:eastAsiaTheme="minorEastAsia" w:hAnsi="Arial" w:cs="Arial"/>
                <w:sz w:val="20"/>
                <w:szCs w:val="20"/>
                <w:lang w:val="en-AU" w:eastAsia="en-AU"/>
              </w:rPr>
              <w:tab/>
            </w:r>
            <w:r w:rsidR="001B755A" w:rsidRPr="001B755A">
              <w:rPr>
                <w:rStyle w:val="Hyperlink"/>
                <w:rFonts w:ascii="Arial" w:hAnsi="Arial" w:cs="Arial"/>
                <w:sz w:val="20"/>
                <w:szCs w:val="20"/>
              </w:rPr>
              <w:t>Absences</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_Toc20471435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28</w:t>
            </w:r>
            <w:r w:rsidR="001B755A" w:rsidRPr="001B755A">
              <w:rPr>
                <w:rFonts w:ascii="Arial" w:hAnsi="Arial" w:cs="Arial"/>
                <w:webHidden/>
                <w:sz w:val="20"/>
                <w:szCs w:val="20"/>
              </w:rPr>
              <w:fldChar w:fldCharType="end"/>
            </w:r>
          </w:hyperlink>
        </w:p>
        <w:p w14:paraId="3CF30D11" w14:textId="77777777" w:rsidR="001B755A" w:rsidRPr="001B755A" w:rsidRDefault="00F23556">
          <w:pPr>
            <w:pStyle w:val="TOC3"/>
            <w:rPr>
              <w:rFonts w:ascii="Arial" w:eastAsiaTheme="minorEastAsia" w:hAnsi="Arial" w:cs="Arial"/>
              <w:noProof/>
              <w:sz w:val="20"/>
              <w:szCs w:val="20"/>
              <w:lang w:val="en-AU" w:eastAsia="en-AU"/>
            </w:rPr>
          </w:pPr>
          <w:hyperlink w:anchor="_Toc20471436" w:history="1">
            <w:r w:rsidR="001B755A" w:rsidRPr="001B755A">
              <w:rPr>
                <w:rStyle w:val="Hyperlink"/>
                <w:rFonts w:ascii="Arial" w:hAnsi="Arial" w:cs="Arial"/>
                <w:noProof/>
                <w:sz w:val="20"/>
                <w:szCs w:val="20"/>
              </w:rPr>
              <w:t>3.10.1</w:t>
            </w:r>
            <w:r w:rsidR="001B755A" w:rsidRPr="001B755A">
              <w:rPr>
                <w:rFonts w:ascii="Arial" w:eastAsiaTheme="minorEastAsia" w:hAnsi="Arial" w:cs="Arial"/>
                <w:noProof/>
                <w:sz w:val="20"/>
                <w:szCs w:val="20"/>
                <w:lang w:val="en-AU" w:eastAsia="en-AU"/>
              </w:rPr>
              <w:tab/>
            </w:r>
            <w:r w:rsidR="001B755A" w:rsidRPr="001B755A">
              <w:rPr>
                <w:rStyle w:val="Hyperlink"/>
                <w:rFonts w:ascii="Arial" w:hAnsi="Arial" w:cs="Arial"/>
                <w:noProof/>
                <w:sz w:val="20"/>
                <w:szCs w:val="20"/>
              </w:rPr>
              <w:t>Absence Impacts</w:t>
            </w:r>
            <w:r w:rsidR="001B755A" w:rsidRPr="001B755A">
              <w:rPr>
                <w:rFonts w:ascii="Arial" w:hAnsi="Arial" w:cs="Arial"/>
                <w:noProof/>
                <w:webHidden/>
                <w:sz w:val="20"/>
                <w:szCs w:val="20"/>
              </w:rPr>
              <w:tab/>
            </w:r>
            <w:r w:rsidR="001B755A" w:rsidRPr="001B755A">
              <w:rPr>
                <w:rFonts w:ascii="Arial" w:hAnsi="Arial" w:cs="Arial"/>
                <w:noProof/>
                <w:webHidden/>
                <w:sz w:val="20"/>
                <w:szCs w:val="20"/>
              </w:rPr>
              <w:fldChar w:fldCharType="begin"/>
            </w:r>
            <w:r w:rsidR="001B755A" w:rsidRPr="001B755A">
              <w:rPr>
                <w:rFonts w:ascii="Arial" w:hAnsi="Arial" w:cs="Arial"/>
                <w:noProof/>
                <w:webHidden/>
                <w:sz w:val="20"/>
                <w:szCs w:val="20"/>
              </w:rPr>
              <w:instrText xml:space="preserve"> PAGEREF _Toc20471436 \h </w:instrText>
            </w:r>
            <w:r w:rsidR="001B755A" w:rsidRPr="001B755A">
              <w:rPr>
                <w:rFonts w:ascii="Arial" w:hAnsi="Arial" w:cs="Arial"/>
                <w:noProof/>
                <w:webHidden/>
                <w:sz w:val="20"/>
                <w:szCs w:val="20"/>
              </w:rPr>
            </w:r>
            <w:r w:rsidR="001B755A" w:rsidRPr="001B755A">
              <w:rPr>
                <w:rFonts w:ascii="Arial" w:hAnsi="Arial" w:cs="Arial"/>
                <w:noProof/>
                <w:webHidden/>
                <w:sz w:val="20"/>
                <w:szCs w:val="20"/>
              </w:rPr>
              <w:fldChar w:fldCharType="separate"/>
            </w:r>
            <w:r w:rsidR="001B755A" w:rsidRPr="001B755A">
              <w:rPr>
                <w:rFonts w:ascii="Arial" w:hAnsi="Arial" w:cs="Arial"/>
                <w:noProof/>
                <w:webHidden/>
                <w:sz w:val="20"/>
                <w:szCs w:val="20"/>
              </w:rPr>
              <w:t>38</w:t>
            </w:r>
            <w:r w:rsidR="001B755A" w:rsidRPr="001B755A">
              <w:rPr>
                <w:rFonts w:ascii="Arial" w:hAnsi="Arial" w:cs="Arial"/>
                <w:noProof/>
                <w:webHidden/>
                <w:sz w:val="20"/>
                <w:szCs w:val="20"/>
              </w:rPr>
              <w:fldChar w:fldCharType="end"/>
            </w:r>
          </w:hyperlink>
        </w:p>
        <w:p w14:paraId="53490F47" w14:textId="77777777" w:rsidR="001B755A" w:rsidRPr="001B755A" w:rsidRDefault="00F23556">
          <w:pPr>
            <w:pStyle w:val="TOC3"/>
            <w:rPr>
              <w:rFonts w:ascii="Arial" w:eastAsiaTheme="minorEastAsia" w:hAnsi="Arial" w:cs="Arial"/>
              <w:noProof/>
              <w:sz w:val="20"/>
              <w:szCs w:val="20"/>
              <w:lang w:val="en-AU" w:eastAsia="en-AU"/>
            </w:rPr>
          </w:pPr>
          <w:hyperlink w:anchor="_Toc20471437" w:history="1">
            <w:r w:rsidR="001B755A" w:rsidRPr="001B755A">
              <w:rPr>
                <w:rStyle w:val="Hyperlink"/>
                <w:rFonts w:ascii="Arial" w:hAnsi="Arial" w:cs="Arial"/>
                <w:noProof/>
                <w:sz w:val="20"/>
                <w:szCs w:val="20"/>
              </w:rPr>
              <w:t>3.10.2</w:t>
            </w:r>
            <w:r w:rsidR="001B755A" w:rsidRPr="001B755A">
              <w:rPr>
                <w:rFonts w:ascii="Arial" w:eastAsiaTheme="minorEastAsia" w:hAnsi="Arial" w:cs="Arial"/>
                <w:noProof/>
                <w:sz w:val="20"/>
                <w:szCs w:val="20"/>
                <w:lang w:val="en-AU" w:eastAsia="en-AU"/>
              </w:rPr>
              <w:tab/>
            </w:r>
            <w:r w:rsidR="001B755A" w:rsidRPr="001B755A">
              <w:rPr>
                <w:rStyle w:val="Hyperlink"/>
                <w:rFonts w:ascii="Arial" w:hAnsi="Arial" w:cs="Arial"/>
                <w:noProof/>
                <w:sz w:val="20"/>
                <w:szCs w:val="20"/>
              </w:rPr>
              <w:t>Public Holidays</w:t>
            </w:r>
            <w:r w:rsidR="001B755A" w:rsidRPr="001B755A">
              <w:rPr>
                <w:rFonts w:ascii="Arial" w:hAnsi="Arial" w:cs="Arial"/>
                <w:noProof/>
                <w:webHidden/>
                <w:sz w:val="20"/>
                <w:szCs w:val="20"/>
              </w:rPr>
              <w:tab/>
            </w:r>
            <w:r w:rsidR="001B755A" w:rsidRPr="001B755A">
              <w:rPr>
                <w:rFonts w:ascii="Arial" w:hAnsi="Arial" w:cs="Arial"/>
                <w:noProof/>
                <w:webHidden/>
                <w:sz w:val="20"/>
                <w:szCs w:val="20"/>
              </w:rPr>
              <w:fldChar w:fldCharType="begin"/>
            </w:r>
            <w:r w:rsidR="001B755A" w:rsidRPr="001B755A">
              <w:rPr>
                <w:rFonts w:ascii="Arial" w:hAnsi="Arial" w:cs="Arial"/>
                <w:noProof/>
                <w:webHidden/>
                <w:sz w:val="20"/>
                <w:szCs w:val="20"/>
              </w:rPr>
              <w:instrText xml:space="preserve"> PAGEREF _Toc20471437 \h </w:instrText>
            </w:r>
            <w:r w:rsidR="001B755A" w:rsidRPr="001B755A">
              <w:rPr>
                <w:rFonts w:ascii="Arial" w:hAnsi="Arial" w:cs="Arial"/>
                <w:noProof/>
                <w:webHidden/>
                <w:sz w:val="20"/>
                <w:szCs w:val="20"/>
              </w:rPr>
            </w:r>
            <w:r w:rsidR="001B755A" w:rsidRPr="001B755A">
              <w:rPr>
                <w:rFonts w:ascii="Arial" w:hAnsi="Arial" w:cs="Arial"/>
                <w:noProof/>
                <w:webHidden/>
                <w:sz w:val="20"/>
                <w:szCs w:val="20"/>
              </w:rPr>
              <w:fldChar w:fldCharType="separate"/>
            </w:r>
            <w:r w:rsidR="001B755A" w:rsidRPr="001B755A">
              <w:rPr>
                <w:rFonts w:ascii="Arial" w:hAnsi="Arial" w:cs="Arial"/>
                <w:noProof/>
                <w:webHidden/>
                <w:sz w:val="20"/>
                <w:szCs w:val="20"/>
              </w:rPr>
              <w:t>40</w:t>
            </w:r>
            <w:r w:rsidR="001B755A" w:rsidRPr="001B755A">
              <w:rPr>
                <w:rFonts w:ascii="Arial" w:hAnsi="Arial" w:cs="Arial"/>
                <w:noProof/>
                <w:webHidden/>
                <w:sz w:val="20"/>
                <w:szCs w:val="20"/>
              </w:rPr>
              <w:fldChar w:fldCharType="end"/>
            </w:r>
          </w:hyperlink>
        </w:p>
        <w:p w14:paraId="34DC0949" w14:textId="77777777" w:rsidR="001B755A" w:rsidRPr="001B755A" w:rsidRDefault="00F23556">
          <w:pPr>
            <w:pStyle w:val="TOC3"/>
            <w:rPr>
              <w:rFonts w:ascii="Arial" w:eastAsiaTheme="minorEastAsia" w:hAnsi="Arial" w:cs="Arial"/>
              <w:noProof/>
              <w:sz w:val="20"/>
              <w:szCs w:val="20"/>
              <w:lang w:val="en-AU" w:eastAsia="en-AU"/>
            </w:rPr>
          </w:pPr>
          <w:hyperlink w:anchor="_Toc20471438" w:history="1">
            <w:r w:rsidR="001B755A" w:rsidRPr="001B755A">
              <w:rPr>
                <w:rStyle w:val="Hyperlink"/>
                <w:rFonts w:ascii="Arial" w:hAnsi="Arial" w:cs="Arial"/>
                <w:noProof/>
                <w:sz w:val="20"/>
                <w:szCs w:val="20"/>
              </w:rPr>
              <w:t>3.10.3</w:t>
            </w:r>
            <w:r w:rsidR="001B755A" w:rsidRPr="001B755A">
              <w:rPr>
                <w:rFonts w:ascii="Arial" w:eastAsiaTheme="minorEastAsia" w:hAnsi="Arial" w:cs="Arial"/>
                <w:noProof/>
                <w:sz w:val="20"/>
                <w:szCs w:val="20"/>
                <w:lang w:val="en-AU" w:eastAsia="en-AU"/>
              </w:rPr>
              <w:tab/>
            </w:r>
            <w:r w:rsidR="001B755A" w:rsidRPr="001B755A">
              <w:rPr>
                <w:rStyle w:val="Hyperlink"/>
                <w:rFonts w:ascii="Arial" w:hAnsi="Arial" w:cs="Arial"/>
                <w:noProof/>
                <w:sz w:val="20"/>
                <w:szCs w:val="20"/>
              </w:rPr>
              <w:t>Absence Valuation</w:t>
            </w:r>
            <w:r w:rsidR="001B755A" w:rsidRPr="001B755A">
              <w:rPr>
                <w:rFonts w:ascii="Arial" w:hAnsi="Arial" w:cs="Arial"/>
                <w:noProof/>
                <w:webHidden/>
                <w:sz w:val="20"/>
                <w:szCs w:val="20"/>
              </w:rPr>
              <w:tab/>
            </w:r>
            <w:r w:rsidR="001B755A" w:rsidRPr="001B755A">
              <w:rPr>
                <w:rFonts w:ascii="Arial" w:hAnsi="Arial" w:cs="Arial"/>
                <w:noProof/>
                <w:webHidden/>
                <w:sz w:val="20"/>
                <w:szCs w:val="20"/>
              </w:rPr>
              <w:fldChar w:fldCharType="begin"/>
            </w:r>
            <w:r w:rsidR="001B755A" w:rsidRPr="001B755A">
              <w:rPr>
                <w:rFonts w:ascii="Arial" w:hAnsi="Arial" w:cs="Arial"/>
                <w:noProof/>
                <w:webHidden/>
                <w:sz w:val="20"/>
                <w:szCs w:val="20"/>
              </w:rPr>
              <w:instrText xml:space="preserve"> PAGEREF _Toc20471438 \h </w:instrText>
            </w:r>
            <w:r w:rsidR="001B755A" w:rsidRPr="001B755A">
              <w:rPr>
                <w:rFonts w:ascii="Arial" w:hAnsi="Arial" w:cs="Arial"/>
                <w:noProof/>
                <w:webHidden/>
                <w:sz w:val="20"/>
                <w:szCs w:val="20"/>
              </w:rPr>
            </w:r>
            <w:r w:rsidR="001B755A" w:rsidRPr="001B755A">
              <w:rPr>
                <w:rFonts w:ascii="Arial" w:hAnsi="Arial" w:cs="Arial"/>
                <w:noProof/>
                <w:webHidden/>
                <w:sz w:val="20"/>
                <w:szCs w:val="20"/>
              </w:rPr>
              <w:fldChar w:fldCharType="separate"/>
            </w:r>
            <w:r w:rsidR="001B755A" w:rsidRPr="001B755A">
              <w:rPr>
                <w:rFonts w:ascii="Arial" w:hAnsi="Arial" w:cs="Arial"/>
                <w:noProof/>
                <w:webHidden/>
                <w:sz w:val="20"/>
                <w:szCs w:val="20"/>
              </w:rPr>
              <w:t>40</w:t>
            </w:r>
            <w:r w:rsidR="001B755A" w:rsidRPr="001B755A">
              <w:rPr>
                <w:rFonts w:ascii="Arial" w:hAnsi="Arial" w:cs="Arial"/>
                <w:noProof/>
                <w:webHidden/>
                <w:sz w:val="20"/>
                <w:szCs w:val="20"/>
              </w:rPr>
              <w:fldChar w:fldCharType="end"/>
            </w:r>
          </w:hyperlink>
        </w:p>
        <w:p w14:paraId="785CFDF9" w14:textId="77777777" w:rsidR="001B755A" w:rsidRPr="001B755A" w:rsidRDefault="00F23556">
          <w:pPr>
            <w:pStyle w:val="TOC2"/>
            <w:tabs>
              <w:tab w:val="left" w:pos="709"/>
            </w:tabs>
            <w:rPr>
              <w:rFonts w:ascii="Arial" w:eastAsiaTheme="minorEastAsia" w:hAnsi="Arial" w:cs="Arial"/>
              <w:sz w:val="20"/>
              <w:szCs w:val="20"/>
              <w:lang w:val="en-AU" w:eastAsia="en-AU"/>
            </w:rPr>
          </w:pPr>
          <w:hyperlink w:anchor="_Toc20471439" w:history="1">
            <w:r w:rsidR="001B755A" w:rsidRPr="001B755A">
              <w:rPr>
                <w:rStyle w:val="Hyperlink"/>
                <w:rFonts w:ascii="Arial" w:hAnsi="Arial" w:cs="Arial"/>
                <w:sz w:val="20"/>
                <w:szCs w:val="20"/>
              </w:rPr>
              <w:t>3.11</w:t>
            </w:r>
            <w:r w:rsidR="001B755A" w:rsidRPr="001B755A">
              <w:rPr>
                <w:rFonts w:ascii="Arial" w:eastAsiaTheme="minorEastAsia" w:hAnsi="Arial" w:cs="Arial"/>
                <w:sz w:val="20"/>
                <w:szCs w:val="20"/>
                <w:lang w:val="en-AU" w:eastAsia="en-AU"/>
              </w:rPr>
              <w:tab/>
            </w:r>
            <w:r w:rsidR="001B755A" w:rsidRPr="001B755A">
              <w:rPr>
                <w:rStyle w:val="Hyperlink"/>
                <w:rFonts w:ascii="Arial" w:hAnsi="Arial" w:cs="Arial"/>
                <w:sz w:val="20"/>
                <w:szCs w:val="20"/>
              </w:rPr>
              <w:t>Absence Quotas</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_Toc20471439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40</w:t>
            </w:r>
            <w:r w:rsidR="001B755A" w:rsidRPr="001B755A">
              <w:rPr>
                <w:rFonts w:ascii="Arial" w:hAnsi="Arial" w:cs="Arial"/>
                <w:webHidden/>
                <w:sz w:val="20"/>
                <w:szCs w:val="20"/>
              </w:rPr>
              <w:fldChar w:fldCharType="end"/>
            </w:r>
          </w:hyperlink>
        </w:p>
        <w:p w14:paraId="22882C19" w14:textId="77777777" w:rsidR="001B755A" w:rsidRPr="001B755A" w:rsidRDefault="00F23556">
          <w:pPr>
            <w:pStyle w:val="TOC3"/>
            <w:rPr>
              <w:rFonts w:ascii="Arial" w:eastAsiaTheme="minorEastAsia" w:hAnsi="Arial" w:cs="Arial"/>
              <w:noProof/>
              <w:sz w:val="20"/>
              <w:szCs w:val="20"/>
              <w:lang w:val="en-AU" w:eastAsia="en-AU"/>
            </w:rPr>
          </w:pPr>
          <w:hyperlink w:anchor="_Toc20471440" w:history="1">
            <w:r w:rsidR="001B755A" w:rsidRPr="001B755A">
              <w:rPr>
                <w:rStyle w:val="Hyperlink"/>
                <w:rFonts w:ascii="Arial" w:hAnsi="Arial" w:cs="Arial"/>
                <w:noProof/>
                <w:sz w:val="20"/>
                <w:szCs w:val="20"/>
              </w:rPr>
              <w:t>3.11.1</w:t>
            </w:r>
            <w:r w:rsidR="001B755A" w:rsidRPr="001B755A">
              <w:rPr>
                <w:rFonts w:ascii="Arial" w:eastAsiaTheme="minorEastAsia" w:hAnsi="Arial" w:cs="Arial"/>
                <w:noProof/>
                <w:sz w:val="20"/>
                <w:szCs w:val="20"/>
                <w:lang w:val="en-AU" w:eastAsia="en-AU"/>
              </w:rPr>
              <w:tab/>
            </w:r>
            <w:r w:rsidR="001B755A" w:rsidRPr="001B755A">
              <w:rPr>
                <w:rStyle w:val="Hyperlink"/>
                <w:rFonts w:ascii="Arial" w:hAnsi="Arial" w:cs="Arial"/>
                <w:noProof/>
                <w:sz w:val="20"/>
                <w:szCs w:val="20"/>
              </w:rPr>
              <w:t>Annual Leave</w:t>
            </w:r>
            <w:r w:rsidR="001B755A" w:rsidRPr="001B755A">
              <w:rPr>
                <w:rFonts w:ascii="Arial" w:hAnsi="Arial" w:cs="Arial"/>
                <w:noProof/>
                <w:webHidden/>
                <w:sz w:val="20"/>
                <w:szCs w:val="20"/>
              </w:rPr>
              <w:tab/>
            </w:r>
            <w:r w:rsidR="001B755A" w:rsidRPr="001B755A">
              <w:rPr>
                <w:rFonts w:ascii="Arial" w:hAnsi="Arial" w:cs="Arial"/>
                <w:noProof/>
                <w:webHidden/>
                <w:sz w:val="20"/>
                <w:szCs w:val="20"/>
              </w:rPr>
              <w:fldChar w:fldCharType="begin"/>
            </w:r>
            <w:r w:rsidR="001B755A" w:rsidRPr="001B755A">
              <w:rPr>
                <w:rFonts w:ascii="Arial" w:hAnsi="Arial" w:cs="Arial"/>
                <w:noProof/>
                <w:webHidden/>
                <w:sz w:val="20"/>
                <w:szCs w:val="20"/>
              </w:rPr>
              <w:instrText xml:space="preserve"> PAGEREF _Toc20471440 \h </w:instrText>
            </w:r>
            <w:r w:rsidR="001B755A" w:rsidRPr="001B755A">
              <w:rPr>
                <w:rFonts w:ascii="Arial" w:hAnsi="Arial" w:cs="Arial"/>
                <w:noProof/>
                <w:webHidden/>
                <w:sz w:val="20"/>
                <w:szCs w:val="20"/>
              </w:rPr>
            </w:r>
            <w:r w:rsidR="001B755A" w:rsidRPr="001B755A">
              <w:rPr>
                <w:rFonts w:ascii="Arial" w:hAnsi="Arial" w:cs="Arial"/>
                <w:noProof/>
                <w:webHidden/>
                <w:sz w:val="20"/>
                <w:szCs w:val="20"/>
              </w:rPr>
              <w:fldChar w:fldCharType="separate"/>
            </w:r>
            <w:r w:rsidR="001B755A" w:rsidRPr="001B755A">
              <w:rPr>
                <w:rFonts w:ascii="Arial" w:hAnsi="Arial" w:cs="Arial"/>
                <w:noProof/>
                <w:webHidden/>
                <w:sz w:val="20"/>
                <w:szCs w:val="20"/>
              </w:rPr>
              <w:t>41</w:t>
            </w:r>
            <w:r w:rsidR="001B755A" w:rsidRPr="001B755A">
              <w:rPr>
                <w:rFonts w:ascii="Arial" w:hAnsi="Arial" w:cs="Arial"/>
                <w:noProof/>
                <w:webHidden/>
                <w:sz w:val="20"/>
                <w:szCs w:val="20"/>
              </w:rPr>
              <w:fldChar w:fldCharType="end"/>
            </w:r>
          </w:hyperlink>
        </w:p>
        <w:p w14:paraId="5D10919F" w14:textId="77777777" w:rsidR="001B755A" w:rsidRPr="001B755A" w:rsidRDefault="00F23556">
          <w:pPr>
            <w:pStyle w:val="TOC3"/>
            <w:rPr>
              <w:rFonts w:ascii="Arial" w:eastAsiaTheme="minorEastAsia" w:hAnsi="Arial" w:cs="Arial"/>
              <w:noProof/>
              <w:sz w:val="20"/>
              <w:szCs w:val="20"/>
              <w:lang w:val="en-AU" w:eastAsia="en-AU"/>
            </w:rPr>
          </w:pPr>
          <w:hyperlink w:anchor="_Toc20471441" w:history="1">
            <w:r w:rsidR="001B755A" w:rsidRPr="001B755A">
              <w:rPr>
                <w:rStyle w:val="Hyperlink"/>
                <w:rFonts w:ascii="Arial" w:hAnsi="Arial" w:cs="Arial"/>
                <w:noProof/>
                <w:sz w:val="20"/>
                <w:szCs w:val="20"/>
              </w:rPr>
              <w:t>3.11.2</w:t>
            </w:r>
            <w:r w:rsidR="001B755A" w:rsidRPr="001B755A">
              <w:rPr>
                <w:rFonts w:ascii="Arial" w:eastAsiaTheme="minorEastAsia" w:hAnsi="Arial" w:cs="Arial"/>
                <w:noProof/>
                <w:sz w:val="20"/>
                <w:szCs w:val="20"/>
                <w:lang w:val="en-AU" w:eastAsia="en-AU"/>
              </w:rPr>
              <w:tab/>
            </w:r>
            <w:r w:rsidR="001B755A" w:rsidRPr="001B755A">
              <w:rPr>
                <w:rStyle w:val="Hyperlink"/>
                <w:rFonts w:ascii="Arial" w:hAnsi="Arial" w:cs="Arial"/>
                <w:noProof/>
                <w:sz w:val="20"/>
                <w:szCs w:val="20"/>
              </w:rPr>
              <w:t>Annual Leave Loading</w:t>
            </w:r>
            <w:r w:rsidR="001B755A" w:rsidRPr="001B755A">
              <w:rPr>
                <w:rFonts w:ascii="Arial" w:hAnsi="Arial" w:cs="Arial"/>
                <w:noProof/>
                <w:webHidden/>
                <w:sz w:val="20"/>
                <w:szCs w:val="20"/>
              </w:rPr>
              <w:tab/>
            </w:r>
            <w:r w:rsidR="001B755A" w:rsidRPr="001B755A">
              <w:rPr>
                <w:rFonts w:ascii="Arial" w:hAnsi="Arial" w:cs="Arial"/>
                <w:noProof/>
                <w:webHidden/>
                <w:sz w:val="20"/>
                <w:szCs w:val="20"/>
              </w:rPr>
              <w:fldChar w:fldCharType="begin"/>
            </w:r>
            <w:r w:rsidR="001B755A" w:rsidRPr="001B755A">
              <w:rPr>
                <w:rFonts w:ascii="Arial" w:hAnsi="Arial" w:cs="Arial"/>
                <w:noProof/>
                <w:webHidden/>
                <w:sz w:val="20"/>
                <w:szCs w:val="20"/>
              </w:rPr>
              <w:instrText xml:space="preserve"> PAGEREF _Toc20471441 \h </w:instrText>
            </w:r>
            <w:r w:rsidR="001B755A" w:rsidRPr="001B755A">
              <w:rPr>
                <w:rFonts w:ascii="Arial" w:hAnsi="Arial" w:cs="Arial"/>
                <w:noProof/>
                <w:webHidden/>
                <w:sz w:val="20"/>
                <w:szCs w:val="20"/>
              </w:rPr>
            </w:r>
            <w:r w:rsidR="001B755A" w:rsidRPr="001B755A">
              <w:rPr>
                <w:rFonts w:ascii="Arial" w:hAnsi="Arial" w:cs="Arial"/>
                <w:noProof/>
                <w:webHidden/>
                <w:sz w:val="20"/>
                <w:szCs w:val="20"/>
              </w:rPr>
              <w:fldChar w:fldCharType="separate"/>
            </w:r>
            <w:r w:rsidR="001B755A" w:rsidRPr="001B755A">
              <w:rPr>
                <w:rFonts w:ascii="Arial" w:hAnsi="Arial" w:cs="Arial"/>
                <w:noProof/>
                <w:webHidden/>
                <w:sz w:val="20"/>
                <w:szCs w:val="20"/>
              </w:rPr>
              <w:t>42</w:t>
            </w:r>
            <w:r w:rsidR="001B755A" w:rsidRPr="001B755A">
              <w:rPr>
                <w:rFonts w:ascii="Arial" w:hAnsi="Arial" w:cs="Arial"/>
                <w:noProof/>
                <w:webHidden/>
                <w:sz w:val="20"/>
                <w:szCs w:val="20"/>
              </w:rPr>
              <w:fldChar w:fldCharType="end"/>
            </w:r>
          </w:hyperlink>
        </w:p>
        <w:p w14:paraId="5FAF7918" w14:textId="77777777" w:rsidR="001B755A" w:rsidRPr="001B755A" w:rsidRDefault="00F23556">
          <w:pPr>
            <w:pStyle w:val="TOC3"/>
            <w:rPr>
              <w:rFonts w:ascii="Arial" w:eastAsiaTheme="minorEastAsia" w:hAnsi="Arial" w:cs="Arial"/>
              <w:noProof/>
              <w:sz w:val="20"/>
              <w:szCs w:val="20"/>
              <w:lang w:val="en-AU" w:eastAsia="en-AU"/>
            </w:rPr>
          </w:pPr>
          <w:hyperlink w:anchor="_Toc20471442" w:history="1">
            <w:r w:rsidR="001B755A" w:rsidRPr="001B755A">
              <w:rPr>
                <w:rStyle w:val="Hyperlink"/>
                <w:rFonts w:ascii="Arial" w:hAnsi="Arial" w:cs="Arial"/>
                <w:noProof/>
                <w:sz w:val="20"/>
                <w:szCs w:val="20"/>
              </w:rPr>
              <w:t>3.11.3</w:t>
            </w:r>
            <w:r w:rsidR="001B755A" w:rsidRPr="001B755A">
              <w:rPr>
                <w:rFonts w:ascii="Arial" w:eastAsiaTheme="minorEastAsia" w:hAnsi="Arial" w:cs="Arial"/>
                <w:noProof/>
                <w:sz w:val="20"/>
                <w:szCs w:val="20"/>
                <w:lang w:val="en-AU" w:eastAsia="en-AU"/>
              </w:rPr>
              <w:tab/>
            </w:r>
            <w:r w:rsidR="001B755A" w:rsidRPr="001B755A">
              <w:rPr>
                <w:rStyle w:val="Hyperlink"/>
                <w:rFonts w:ascii="Arial" w:hAnsi="Arial" w:cs="Arial"/>
                <w:noProof/>
                <w:sz w:val="20"/>
                <w:szCs w:val="20"/>
              </w:rPr>
              <w:t>Purchase Leave</w:t>
            </w:r>
            <w:r w:rsidR="001B755A" w:rsidRPr="001B755A">
              <w:rPr>
                <w:rFonts w:ascii="Arial" w:hAnsi="Arial" w:cs="Arial"/>
                <w:noProof/>
                <w:webHidden/>
                <w:sz w:val="20"/>
                <w:szCs w:val="20"/>
              </w:rPr>
              <w:tab/>
            </w:r>
            <w:r w:rsidR="001B755A" w:rsidRPr="001B755A">
              <w:rPr>
                <w:rFonts w:ascii="Arial" w:hAnsi="Arial" w:cs="Arial"/>
                <w:noProof/>
                <w:webHidden/>
                <w:sz w:val="20"/>
                <w:szCs w:val="20"/>
              </w:rPr>
              <w:fldChar w:fldCharType="begin"/>
            </w:r>
            <w:r w:rsidR="001B755A" w:rsidRPr="001B755A">
              <w:rPr>
                <w:rFonts w:ascii="Arial" w:hAnsi="Arial" w:cs="Arial"/>
                <w:noProof/>
                <w:webHidden/>
                <w:sz w:val="20"/>
                <w:szCs w:val="20"/>
              </w:rPr>
              <w:instrText xml:space="preserve"> PAGEREF _Toc20471442 \h </w:instrText>
            </w:r>
            <w:r w:rsidR="001B755A" w:rsidRPr="001B755A">
              <w:rPr>
                <w:rFonts w:ascii="Arial" w:hAnsi="Arial" w:cs="Arial"/>
                <w:noProof/>
                <w:webHidden/>
                <w:sz w:val="20"/>
                <w:szCs w:val="20"/>
              </w:rPr>
            </w:r>
            <w:r w:rsidR="001B755A" w:rsidRPr="001B755A">
              <w:rPr>
                <w:rFonts w:ascii="Arial" w:hAnsi="Arial" w:cs="Arial"/>
                <w:noProof/>
                <w:webHidden/>
                <w:sz w:val="20"/>
                <w:szCs w:val="20"/>
              </w:rPr>
              <w:fldChar w:fldCharType="separate"/>
            </w:r>
            <w:r w:rsidR="001B755A" w:rsidRPr="001B755A">
              <w:rPr>
                <w:rFonts w:ascii="Arial" w:hAnsi="Arial" w:cs="Arial"/>
                <w:noProof/>
                <w:webHidden/>
                <w:sz w:val="20"/>
                <w:szCs w:val="20"/>
              </w:rPr>
              <w:t>43</w:t>
            </w:r>
            <w:r w:rsidR="001B755A" w:rsidRPr="001B755A">
              <w:rPr>
                <w:rFonts w:ascii="Arial" w:hAnsi="Arial" w:cs="Arial"/>
                <w:noProof/>
                <w:webHidden/>
                <w:sz w:val="20"/>
                <w:szCs w:val="20"/>
              </w:rPr>
              <w:fldChar w:fldCharType="end"/>
            </w:r>
          </w:hyperlink>
        </w:p>
        <w:p w14:paraId="69C582FB" w14:textId="77777777" w:rsidR="001B755A" w:rsidRPr="001B755A" w:rsidRDefault="00F23556">
          <w:pPr>
            <w:pStyle w:val="TOC3"/>
            <w:rPr>
              <w:rFonts w:ascii="Arial" w:eastAsiaTheme="minorEastAsia" w:hAnsi="Arial" w:cs="Arial"/>
              <w:noProof/>
              <w:sz w:val="20"/>
              <w:szCs w:val="20"/>
              <w:lang w:val="en-AU" w:eastAsia="en-AU"/>
            </w:rPr>
          </w:pPr>
          <w:hyperlink w:anchor="_Toc20471443" w:history="1">
            <w:r w:rsidR="001B755A" w:rsidRPr="001B755A">
              <w:rPr>
                <w:rStyle w:val="Hyperlink"/>
                <w:rFonts w:ascii="Arial" w:hAnsi="Arial" w:cs="Arial"/>
                <w:noProof/>
                <w:sz w:val="20"/>
                <w:szCs w:val="20"/>
              </w:rPr>
              <w:t>3.11.4</w:t>
            </w:r>
            <w:r w:rsidR="001B755A" w:rsidRPr="001B755A">
              <w:rPr>
                <w:rFonts w:ascii="Arial" w:eastAsiaTheme="minorEastAsia" w:hAnsi="Arial" w:cs="Arial"/>
                <w:noProof/>
                <w:sz w:val="20"/>
                <w:szCs w:val="20"/>
                <w:lang w:val="en-AU" w:eastAsia="en-AU"/>
              </w:rPr>
              <w:tab/>
            </w:r>
            <w:r w:rsidR="001B755A" w:rsidRPr="001B755A">
              <w:rPr>
                <w:rStyle w:val="Hyperlink"/>
                <w:rFonts w:ascii="Arial" w:hAnsi="Arial" w:cs="Arial"/>
                <w:noProof/>
                <w:sz w:val="20"/>
                <w:szCs w:val="20"/>
              </w:rPr>
              <w:t>Sick Leave</w:t>
            </w:r>
            <w:r w:rsidR="001B755A" w:rsidRPr="001B755A">
              <w:rPr>
                <w:rFonts w:ascii="Arial" w:hAnsi="Arial" w:cs="Arial"/>
                <w:noProof/>
                <w:webHidden/>
                <w:sz w:val="20"/>
                <w:szCs w:val="20"/>
              </w:rPr>
              <w:tab/>
            </w:r>
            <w:r w:rsidR="001B755A" w:rsidRPr="001B755A">
              <w:rPr>
                <w:rFonts w:ascii="Arial" w:hAnsi="Arial" w:cs="Arial"/>
                <w:noProof/>
                <w:webHidden/>
                <w:sz w:val="20"/>
                <w:szCs w:val="20"/>
              </w:rPr>
              <w:fldChar w:fldCharType="begin"/>
            </w:r>
            <w:r w:rsidR="001B755A" w:rsidRPr="001B755A">
              <w:rPr>
                <w:rFonts w:ascii="Arial" w:hAnsi="Arial" w:cs="Arial"/>
                <w:noProof/>
                <w:webHidden/>
                <w:sz w:val="20"/>
                <w:szCs w:val="20"/>
              </w:rPr>
              <w:instrText xml:space="preserve"> PAGEREF _Toc20471443 \h </w:instrText>
            </w:r>
            <w:r w:rsidR="001B755A" w:rsidRPr="001B755A">
              <w:rPr>
                <w:rFonts w:ascii="Arial" w:hAnsi="Arial" w:cs="Arial"/>
                <w:noProof/>
                <w:webHidden/>
                <w:sz w:val="20"/>
                <w:szCs w:val="20"/>
              </w:rPr>
            </w:r>
            <w:r w:rsidR="001B755A" w:rsidRPr="001B755A">
              <w:rPr>
                <w:rFonts w:ascii="Arial" w:hAnsi="Arial" w:cs="Arial"/>
                <w:noProof/>
                <w:webHidden/>
                <w:sz w:val="20"/>
                <w:szCs w:val="20"/>
              </w:rPr>
              <w:fldChar w:fldCharType="separate"/>
            </w:r>
            <w:r w:rsidR="001B755A" w:rsidRPr="001B755A">
              <w:rPr>
                <w:rFonts w:ascii="Arial" w:hAnsi="Arial" w:cs="Arial"/>
                <w:noProof/>
                <w:webHidden/>
                <w:sz w:val="20"/>
                <w:szCs w:val="20"/>
              </w:rPr>
              <w:t>43</w:t>
            </w:r>
            <w:r w:rsidR="001B755A" w:rsidRPr="001B755A">
              <w:rPr>
                <w:rFonts w:ascii="Arial" w:hAnsi="Arial" w:cs="Arial"/>
                <w:noProof/>
                <w:webHidden/>
                <w:sz w:val="20"/>
                <w:szCs w:val="20"/>
              </w:rPr>
              <w:fldChar w:fldCharType="end"/>
            </w:r>
          </w:hyperlink>
        </w:p>
        <w:p w14:paraId="593EBB49" w14:textId="77777777" w:rsidR="001B755A" w:rsidRPr="001B755A" w:rsidRDefault="00F23556">
          <w:pPr>
            <w:pStyle w:val="TOC3"/>
            <w:rPr>
              <w:rFonts w:ascii="Arial" w:eastAsiaTheme="minorEastAsia" w:hAnsi="Arial" w:cs="Arial"/>
              <w:noProof/>
              <w:sz w:val="20"/>
              <w:szCs w:val="20"/>
              <w:lang w:val="en-AU" w:eastAsia="en-AU"/>
            </w:rPr>
          </w:pPr>
          <w:hyperlink w:anchor="_Toc20471444" w:history="1">
            <w:r w:rsidR="001B755A" w:rsidRPr="001B755A">
              <w:rPr>
                <w:rStyle w:val="Hyperlink"/>
                <w:rFonts w:ascii="Arial" w:hAnsi="Arial" w:cs="Arial"/>
                <w:noProof/>
                <w:sz w:val="20"/>
                <w:szCs w:val="20"/>
              </w:rPr>
              <w:t>3.11.5</w:t>
            </w:r>
            <w:r w:rsidR="001B755A" w:rsidRPr="001B755A">
              <w:rPr>
                <w:rFonts w:ascii="Arial" w:eastAsiaTheme="minorEastAsia" w:hAnsi="Arial" w:cs="Arial"/>
                <w:noProof/>
                <w:sz w:val="20"/>
                <w:szCs w:val="20"/>
                <w:lang w:val="en-AU" w:eastAsia="en-AU"/>
              </w:rPr>
              <w:tab/>
            </w:r>
            <w:r w:rsidR="001B755A" w:rsidRPr="001B755A">
              <w:rPr>
                <w:rStyle w:val="Hyperlink"/>
                <w:rFonts w:ascii="Arial" w:hAnsi="Arial" w:cs="Arial"/>
                <w:noProof/>
                <w:sz w:val="20"/>
                <w:szCs w:val="20"/>
              </w:rPr>
              <w:t>Long Service Leave</w:t>
            </w:r>
            <w:r w:rsidR="001B755A" w:rsidRPr="001B755A">
              <w:rPr>
                <w:rFonts w:ascii="Arial" w:hAnsi="Arial" w:cs="Arial"/>
                <w:noProof/>
                <w:webHidden/>
                <w:sz w:val="20"/>
                <w:szCs w:val="20"/>
              </w:rPr>
              <w:tab/>
            </w:r>
            <w:r w:rsidR="001B755A" w:rsidRPr="001B755A">
              <w:rPr>
                <w:rFonts w:ascii="Arial" w:hAnsi="Arial" w:cs="Arial"/>
                <w:noProof/>
                <w:webHidden/>
                <w:sz w:val="20"/>
                <w:szCs w:val="20"/>
              </w:rPr>
              <w:fldChar w:fldCharType="begin"/>
            </w:r>
            <w:r w:rsidR="001B755A" w:rsidRPr="001B755A">
              <w:rPr>
                <w:rFonts w:ascii="Arial" w:hAnsi="Arial" w:cs="Arial"/>
                <w:noProof/>
                <w:webHidden/>
                <w:sz w:val="20"/>
                <w:szCs w:val="20"/>
              </w:rPr>
              <w:instrText xml:space="preserve"> PAGEREF _Toc20471444 \h </w:instrText>
            </w:r>
            <w:r w:rsidR="001B755A" w:rsidRPr="001B755A">
              <w:rPr>
                <w:rFonts w:ascii="Arial" w:hAnsi="Arial" w:cs="Arial"/>
                <w:noProof/>
                <w:webHidden/>
                <w:sz w:val="20"/>
                <w:szCs w:val="20"/>
              </w:rPr>
            </w:r>
            <w:r w:rsidR="001B755A" w:rsidRPr="001B755A">
              <w:rPr>
                <w:rFonts w:ascii="Arial" w:hAnsi="Arial" w:cs="Arial"/>
                <w:noProof/>
                <w:webHidden/>
                <w:sz w:val="20"/>
                <w:szCs w:val="20"/>
              </w:rPr>
              <w:fldChar w:fldCharType="separate"/>
            </w:r>
            <w:r w:rsidR="001B755A" w:rsidRPr="001B755A">
              <w:rPr>
                <w:rFonts w:ascii="Arial" w:hAnsi="Arial" w:cs="Arial"/>
                <w:noProof/>
                <w:webHidden/>
                <w:sz w:val="20"/>
                <w:szCs w:val="20"/>
              </w:rPr>
              <w:t>44</w:t>
            </w:r>
            <w:r w:rsidR="001B755A" w:rsidRPr="001B755A">
              <w:rPr>
                <w:rFonts w:ascii="Arial" w:hAnsi="Arial" w:cs="Arial"/>
                <w:noProof/>
                <w:webHidden/>
                <w:sz w:val="20"/>
                <w:szCs w:val="20"/>
              </w:rPr>
              <w:fldChar w:fldCharType="end"/>
            </w:r>
          </w:hyperlink>
        </w:p>
        <w:p w14:paraId="56A3D322" w14:textId="77777777" w:rsidR="001B755A" w:rsidRPr="001B755A" w:rsidRDefault="00F23556">
          <w:pPr>
            <w:pStyle w:val="TOC3"/>
            <w:rPr>
              <w:rFonts w:ascii="Arial" w:eastAsiaTheme="minorEastAsia" w:hAnsi="Arial" w:cs="Arial"/>
              <w:noProof/>
              <w:sz w:val="20"/>
              <w:szCs w:val="20"/>
              <w:lang w:val="en-AU" w:eastAsia="en-AU"/>
            </w:rPr>
          </w:pPr>
          <w:hyperlink w:anchor="_Toc20471445" w:history="1">
            <w:r w:rsidR="001B755A" w:rsidRPr="001B755A">
              <w:rPr>
                <w:rStyle w:val="Hyperlink"/>
                <w:rFonts w:ascii="Arial" w:hAnsi="Arial" w:cs="Arial"/>
                <w:noProof/>
                <w:sz w:val="20"/>
                <w:szCs w:val="20"/>
              </w:rPr>
              <w:t>3.11.6</w:t>
            </w:r>
            <w:r w:rsidR="001B755A" w:rsidRPr="001B755A">
              <w:rPr>
                <w:rFonts w:ascii="Arial" w:eastAsiaTheme="minorEastAsia" w:hAnsi="Arial" w:cs="Arial"/>
                <w:noProof/>
                <w:sz w:val="20"/>
                <w:szCs w:val="20"/>
                <w:lang w:val="en-AU" w:eastAsia="en-AU"/>
              </w:rPr>
              <w:tab/>
            </w:r>
            <w:r w:rsidR="001B755A" w:rsidRPr="001B755A">
              <w:rPr>
                <w:rStyle w:val="Hyperlink"/>
                <w:rFonts w:ascii="Arial" w:hAnsi="Arial" w:cs="Arial"/>
                <w:noProof/>
                <w:sz w:val="20"/>
                <w:szCs w:val="20"/>
              </w:rPr>
              <w:t>Time in Lieu</w:t>
            </w:r>
            <w:r w:rsidR="001B755A" w:rsidRPr="001B755A">
              <w:rPr>
                <w:rFonts w:ascii="Arial" w:hAnsi="Arial" w:cs="Arial"/>
                <w:noProof/>
                <w:webHidden/>
                <w:sz w:val="20"/>
                <w:szCs w:val="20"/>
              </w:rPr>
              <w:tab/>
            </w:r>
            <w:r w:rsidR="001B755A" w:rsidRPr="001B755A">
              <w:rPr>
                <w:rFonts w:ascii="Arial" w:hAnsi="Arial" w:cs="Arial"/>
                <w:noProof/>
                <w:webHidden/>
                <w:sz w:val="20"/>
                <w:szCs w:val="20"/>
              </w:rPr>
              <w:fldChar w:fldCharType="begin"/>
            </w:r>
            <w:r w:rsidR="001B755A" w:rsidRPr="001B755A">
              <w:rPr>
                <w:rFonts w:ascii="Arial" w:hAnsi="Arial" w:cs="Arial"/>
                <w:noProof/>
                <w:webHidden/>
                <w:sz w:val="20"/>
                <w:szCs w:val="20"/>
              </w:rPr>
              <w:instrText xml:space="preserve"> PAGEREF _Toc20471445 \h </w:instrText>
            </w:r>
            <w:r w:rsidR="001B755A" w:rsidRPr="001B755A">
              <w:rPr>
                <w:rFonts w:ascii="Arial" w:hAnsi="Arial" w:cs="Arial"/>
                <w:noProof/>
                <w:webHidden/>
                <w:sz w:val="20"/>
                <w:szCs w:val="20"/>
              </w:rPr>
            </w:r>
            <w:r w:rsidR="001B755A" w:rsidRPr="001B755A">
              <w:rPr>
                <w:rFonts w:ascii="Arial" w:hAnsi="Arial" w:cs="Arial"/>
                <w:noProof/>
                <w:webHidden/>
                <w:sz w:val="20"/>
                <w:szCs w:val="20"/>
              </w:rPr>
              <w:fldChar w:fldCharType="separate"/>
            </w:r>
            <w:r w:rsidR="001B755A" w:rsidRPr="001B755A">
              <w:rPr>
                <w:rFonts w:ascii="Arial" w:hAnsi="Arial" w:cs="Arial"/>
                <w:noProof/>
                <w:webHidden/>
                <w:sz w:val="20"/>
                <w:szCs w:val="20"/>
              </w:rPr>
              <w:t>45</w:t>
            </w:r>
            <w:r w:rsidR="001B755A" w:rsidRPr="001B755A">
              <w:rPr>
                <w:rFonts w:ascii="Arial" w:hAnsi="Arial" w:cs="Arial"/>
                <w:noProof/>
                <w:webHidden/>
                <w:sz w:val="20"/>
                <w:szCs w:val="20"/>
              </w:rPr>
              <w:fldChar w:fldCharType="end"/>
            </w:r>
          </w:hyperlink>
        </w:p>
        <w:p w14:paraId="65E7A39B" w14:textId="77777777" w:rsidR="001B755A" w:rsidRPr="001B755A" w:rsidRDefault="00F23556">
          <w:pPr>
            <w:pStyle w:val="TOC3"/>
            <w:rPr>
              <w:rFonts w:ascii="Arial" w:eastAsiaTheme="minorEastAsia" w:hAnsi="Arial" w:cs="Arial"/>
              <w:noProof/>
              <w:sz w:val="20"/>
              <w:szCs w:val="20"/>
              <w:lang w:val="en-AU" w:eastAsia="en-AU"/>
            </w:rPr>
          </w:pPr>
          <w:hyperlink w:anchor="_Toc20471446" w:history="1">
            <w:r w:rsidR="001B755A" w:rsidRPr="001B755A">
              <w:rPr>
                <w:rStyle w:val="Hyperlink"/>
                <w:rFonts w:ascii="Arial" w:hAnsi="Arial" w:cs="Arial"/>
                <w:noProof/>
                <w:sz w:val="20"/>
                <w:szCs w:val="20"/>
              </w:rPr>
              <w:t>3.11.7</w:t>
            </w:r>
            <w:r w:rsidR="001B755A" w:rsidRPr="001B755A">
              <w:rPr>
                <w:rFonts w:ascii="Arial" w:eastAsiaTheme="minorEastAsia" w:hAnsi="Arial" w:cs="Arial"/>
                <w:noProof/>
                <w:sz w:val="20"/>
                <w:szCs w:val="20"/>
                <w:lang w:val="en-AU" w:eastAsia="en-AU"/>
              </w:rPr>
              <w:tab/>
            </w:r>
            <w:r w:rsidR="001B755A" w:rsidRPr="001B755A">
              <w:rPr>
                <w:rStyle w:val="Hyperlink"/>
                <w:rFonts w:ascii="Arial" w:hAnsi="Arial" w:cs="Arial"/>
                <w:noProof/>
                <w:sz w:val="20"/>
                <w:szCs w:val="20"/>
              </w:rPr>
              <w:t>VE Teaching Leave</w:t>
            </w:r>
            <w:r w:rsidR="001B755A" w:rsidRPr="001B755A">
              <w:rPr>
                <w:rFonts w:ascii="Arial" w:hAnsi="Arial" w:cs="Arial"/>
                <w:noProof/>
                <w:webHidden/>
                <w:sz w:val="20"/>
                <w:szCs w:val="20"/>
              </w:rPr>
              <w:tab/>
            </w:r>
            <w:r w:rsidR="001B755A" w:rsidRPr="001B755A">
              <w:rPr>
                <w:rFonts w:ascii="Arial" w:hAnsi="Arial" w:cs="Arial"/>
                <w:noProof/>
                <w:webHidden/>
                <w:sz w:val="20"/>
                <w:szCs w:val="20"/>
              </w:rPr>
              <w:fldChar w:fldCharType="begin"/>
            </w:r>
            <w:r w:rsidR="001B755A" w:rsidRPr="001B755A">
              <w:rPr>
                <w:rFonts w:ascii="Arial" w:hAnsi="Arial" w:cs="Arial"/>
                <w:noProof/>
                <w:webHidden/>
                <w:sz w:val="20"/>
                <w:szCs w:val="20"/>
              </w:rPr>
              <w:instrText xml:space="preserve"> PAGEREF _Toc20471446 \h </w:instrText>
            </w:r>
            <w:r w:rsidR="001B755A" w:rsidRPr="001B755A">
              <w:rPr>
                <w:rFonts w:ascii="Arial" w:hAnsi="Arial" w:cs="Arial"/>
                <w:noProof/>
                <w:webHidden/>
                <w:sz w:val="20"/>
                <w:szCs w:val="20"/>
              </w:rPr>
            </w:r>
            <w:r w:rsidR="001B755A" w:rsidRPr="001B755A">
              <w:rPr>
                <w:rFonts w:ascii="Arial" w:hAnsi="Arial" w:cs="Arial"/>
                <w:noProof/>
                <w:webHidden/>
                <w:sz w:val="20"/>
                <w:szCs w:val="20"/>
              </w:rPr>
              <w:fldChar w:fldCharType="separate"/>
            </w:r>
            <w:r w:rsidR="001B755A" w:rsidRPr="001B755A">
              <w:rPr>
                <w:rFonts w:ascii="Arial" w:hAnsi="Arial" w:cs="Arial"/>
                <w:noProof/>
                <w:webHidden/>
                <w:sz w:val="20"/>
                <w:szCs w:val="20"/>
              </w:rPr>
              <w:t>45</w:t>
            </w:r>
            <w:r w:rsidR="001B755A" w:rsidRPr="001B755A">
              <w:rPr>
                <w:rFonts w:ascii="Arial" w:hAnsi="Arial" w:cs="Arial"/>
                <w:noProof/>
                <w:webHidden/>
                <w:sz w:val="20"/>
                <w:szCs w:val="20"/>
              </w:rPr>
              <w:fldChar w:fldCharType="end"/>
            </w:r>
          </w:hyperlink>
        </w:p>
        <w:p w14:paraId="027C4C80" w14:textId="77777777" w:rsidR="001B755A" w:rsidRPr="001B755A" w:rsidRDefault="00F23556">
          <w:pPr>
            <w:pStyle w:val="TOC2"/>
            <w:tabs>
              <w:tab w:val="left" w:pos="709"/>
            </w:tabs>
            <w:rPr>
              <w:rFonts w:ascii="Arial" w:eastAsiaTheme="minorEastAsia" w:hAnsi="Arial" w:cs="Arial"/>
              <w:sz w:val="20"/>
              <w:szCs w:val="20"/>
              <w:lang w:val="en-AU" w:eastAsia="en-AU"/>
            </w:rPr>
          </w:pPr>
          <w:hyperlink w:anchor="_Toc20471447" w:history="1">
            <w:r w:rsidR="001B755A" w:rsidRPr="001B755A">
              <w:rPr>
                <w:rStyle w:val="Hyperlink"/>
                <w:rFonts w:ascii="Arial" w:hAnsi="Arial" w:cs="Arial"/>
                <w:sz w:val="20"/>
                <w:szCs w:val="20"/>
              </w:rPr>
              <w:t>3.12</w:t>
            </w:r>
            <w:r w:rsidR="001B755A" w:rsidRPr="001B755A">
              <w:rPr>
                <w:rFonts w:ascii="Arial" w:eastAsiaTheme="minorEastAsia" w:hAnsi="Arial" w:cs="Arial"/>
                <w:sz w:val="20"/>
                <w:szCs w:val="20"/>
                <w:lang w:val="en-AU" w:eastAsia="en-AU"/>
              </w:rPr>
              <w:tab/>
            </w:r>
            <w:r w:rsidR="001B755A" w:rsidRPr="001B755A">
              <w:rPr>
                <w:rStyle w:val="Hyperlink"/>
                <w:rFonts w:ascii="Arial" w:hAnsi="Arial" w:cs="Arial"/>
                <w:sz w:val="20"/>
                <w:szCs w:val="20"/>
              </w:rPr>
              <w:t>Leave Encashment</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_Toc20471447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46</w:t>
            </w:r>
            <w:r w:rsidR="001B755A" w:rsidRPr="001B755A">
              <w:rPr>
                <w:rFonts w:ascii="Arial" w:hAnsi="Arial" w:cs="Arial"/>
                <w:webHidden/>
                <w:sz w:val="20"/>
                <w:szCs w:val="20"/>
              </w:rPr>
              <w:fldChar w:fldCharType="end"/>
            </w:r>
          </w:hyperlink>
        </w:p>
        <w:p w14:paraId="758F8025" w14:textId="77777777" w:rsidR="001B755A" w:rsidRPr="001B755A" w:rsidRDefault="00F23556">
          <w:pPr>
            <w:pStyle w:val="TOC2"/>
            <w:tabs>
              <w:tab w:val="left" w:pos="709"/>
            </w:tabs>
            <w:rPr>
              <w:rFonts w:ascii="Arial" w:eastAsiaTheme="minorEastAsia" w:hAnsi="Arial" w:cs="Arial"/>
              <w:sz w:val="20"/>
              <w:szCs w:val="20"/>
              <w:lang w:val="en-AU" w:eastAsia="en-AU"/>
            </w:rPr>
          </w:pPr>
          <w:hyperlink w:anchor="_Toc20471448" w:history="1">
            <w:r w:rsidR="001B755A" w:rsidRPr="001B755A">
              <w:rPr>
                <w:rStyle w:val="Hyperlink"/>
                <w:rFonts w:ascii="Arial" w:hAnsi="Arial" w:cs="Arial"/>
                <w:sz w:val="20"/>
                <w:szCs w:val="20"/>
              </w:rPr>
              <w:t>3.13</w:t>
            </w:r>
            <w:r w:rsidR="001B755A" w:rsidRPr="001B755A">
              <w:rPr>
                <w:rFonts w:ascii="Arial" w:eastAsiaTheme="minorEastAsia" w:hAnsi="Arial" w:cs="Arial"/>
                <w:sz w:val="20"/>
                <w:szCs w:val="20"/>
                <w:lang w:val="en-AU" w:eastAsia="en-AU"/>
              </w:rPr>
              <w:tab/>
            </w:r>
            <w:r w:rsidR="001B755A" w:rsidRPr="001B755A">
              <w:rPr>
                <w:rStyle w:val="Hyperlink"/>
                <w:rFonts w:ascii="Arial" w:hAnsi="Arial" w:cs="Arial"/>
                <w:sz w:val="20"/>
                <w:szCs w:val="20"/>
              </w:rPr>
              <w:t>Time Transfer Specifications</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_Toc20471448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47</w:t>
            </w:r>
            <w:r w:rsidR="001B755A" w:rsidRPr="001B755A">
              <w:rPr>
                <w:rFonts w:ascii="Arial" w:hAnsi="Arial" w:cs="Arial"/>
                <w:webHidden/>
                <w:sz w:val="20"/>
                <w:szCs w:val="20"/>
              </w:rPr>
              <w:fldChar w:fldCharType="end"/>
            </w:r>
          </w:hyperlink>
        </w:p>
        <w:p w14:paraId="1D340DBF" w14:textId="77777777" w:rsidR="001B755A" w:rsidRPr="001B755A" w:rsidRDefault="00F23556">
          <w:pPr>
            <w:pStyle w:val="TOC2"/>
            <w:tabs>
              <w:tab w:val="left" w:pos="709"/>
            </w:tabs>
            <w:rPr>
              <w:rFonts w:ascii="Arial" w:eastAsiaTheme="minorEastAsia" w:hAnsi="Arial" w:cs="Arial"/>
              <w:sz w:val="20"/>
              <w:szCs w:val="20"/>
              <w:lang w:val="en-AU" w:eastAsia="en-AU"/>
            </w:rPr>
          </w:pPr>
          <w:hyperlink w:anchor="_Toc20471449" w:history="1">
            <w:r w:rsidR="001B755A" w:rsidRPr="001B755A">
              <w:rPr>
                <w:rStyle w:val="Hyperlink"/>
                <w:rFonts w:ascii="Arial" w:hAnsi="Arial" w:cs="Arial"/>
                <w:sz w:val="20"/>
                <w:szCs w:val="20"/>
              </w:rPr>
              <w:t>3.14</w:t>
            </w:r>
            <w:r w:rsidR="001B755A" w:rsidRPr="001B755A">
              <w:rPr>
                <w:rFonts w:ascii="Arial" w:eastAsiaTheme="minorEastAsia" w:hAnsi="Arial" w:cs="Arial"/>
                <w:sz w:val="20"/>
                <w:szCs w:val="20"/>
                <w:lang w:val="en-AU" w:eastAsia="en-AU"/>
              </w:rPr>
              <w:tab/>
            </w:r>
            <w:r w:rsidR="001B755A" w:rsidRPr="001B755A">
              <w:rPr>
                <w:rStyle w:val="Hyperlink"/>
                <w:rFonts w:ascii="Arial" w:hAnsi="Arial" w:cs="Arial"/>
                <w:sz w:val="20"/>
                <w:szCs w:val="20"/>
              </w:rPr>
              <w:t>Collision Between Time Infotypes</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_Toc20471449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47</w:t>
            </w:r>
            <w:r w:rsidR="001B755A" w:rsidRPr="001B755A">
              <w:rPr>
                <w:rFonts w:ascii="Arial" w:hAnsi="Arial" w:cs="Arial"/>
                <w:webHidden/>
                <w:sz w:val="20"/>
                <w:szCs w:val="20"/>
              </w:rPr>
              <w:fldChar w:fldCharType="end"/>
            </w:r>
          </w:hyperlink>
        </w:p>
        <w:p w14:paraId="71001DFE" w14:textId="77777777" w:rsidR="001B755A" w:rsidRPr="001B755A" w:rsidRDefault="00F23556">
          <w:pPr>
            <w:pStyle w:val="TOC1"/>
            <w:rPr>
              <w:rFonts w:ascii="Arial" w:eastAsiaTheme="minorEastAsia" w:hAnsi="Arial" w:cs="Arial"/>
              <w:b w:val="0"/>
              <w:sz w:val="20"/>
              <w:szCs w:val="20"/>
              <w:lang w:val="en-AU" w:eastAsia="en-AU"/>
            </w:rPr>
          </w:pPr>
          <w:hyperlink w:anchor="_Toc20471450" w:history="1">
            <w:r w:rsidR="001B755A" w:rsidRPr="001B755A">
              <w:rPr>
                <w:rStyle w:val="Hyperlink"/>
                <w:rFonts w:ascii="Arial" w:hAnsi="Arial" w:cs="Arial"/>
                <w:sz w:val="20"/>
                <w:szCs w:val="20"/>
              </w:rPr>
              <w:t>4.</w:t>
            </w:r>
            <w:r w:rsidR="001B755A" w:rsidRPr="001B755A">
              <w:rPr>
                <w:rFonts w:ascii="Arial" w:eastAsiaTheme="minorEastAsia" w:hAnsi="Arial" w:cs="Arial"/>
                <w:b w:val="0"/>
                <w:sz w:val="20"/>
                <w:szCs w:val="20"/>
                <w:lang w:val="en-AU" w:eastAsia="en-AU"/>
              </w:rPr>
              <w:tab/>
            </w:r>
            <w:r w:rsidR="001B755A" w:rsidRPr="001B755A">
              <w:rPr>
                <w:rStyle w:val="Hyperlink"/>
                <w:rFonts w:ascii="Arial" w:hAnsi="Arial" w:cs="Arial"/>
                <w:sz w:val="20"/>
                <w:szCs w:val="20"/>
              </w:rPr>
              <w:t>Other Time Payments</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_Toc20471450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48</w:t>
            </w:r>
            <w:r w:rsidR="001B755A" w:rsidRPr="001B755A">
              <w:rPr>
                <w:rFonts w:ascii="Arial" w:hAnsi="Arial" w:cs="Arial"/>
                <w:webHidden/>
                <w:sz w:val="20"/>
                <w:szCs w:val="20"/>
              </w:rPr>
              <w:fldChar w:fldCharType="end"/>
            </w:r>
          </w:hyperlink>
        </w:p>
        <w:p w14:paraId="2C8B8FA9" w14:textId="77777777" w:rsidR="001B755A" w:rsidRPr="001B755A" w:rsidRDefault="00F23556">
          <w:pPr>
            <w:pStyle w:val="TOC2"/>
            <w:tabs>
              <w:tab w:val="left" w:pos="709"/>
            </w:tabs>
            <w:rPr>
              <w:rFonts w:ascii="Arial" w:eastAsiaTheme="minorEastAsia" w:hAnsi="Arial" w:cs="Arial"/>
              <w:sz w:val="20"/>
              <w:szCs w:val="20"/>
              <w:lang w:val="en-AU" w:eastAsia="en-AU"/>
            </w:rPr>
          </w:pPr>
          <w:hyperlink w:anchor="_Toc20471451" w:history="1">
            <w:r w:rsidR="001B755A" w:rsidRPr="001B755A">
              <w:rPr>
                <w:rStyle w:val="Hyperlink"/>
                <w:rFonts w:ascii="Arial" w:hAnsi="Arial" w:cs="Arial"/>
                <w:sz w:val="20"/>
                <w:szCs w:val="20"/>
              </w:rPr>
              <w:t>4.1</w:t>
            </w:r>
            <w:r w:rsidR="001B755A" w:rsidRPr="001B755A">
              <w:rPr>
                <w:rFonts w:ascii="Arial" w:eastAsiaTheme="minorEastAsia" w:hAnsi="Arial" w:cs="Arial"/>
                <w:sz w:val="20"/>
                <w:szCs w:val="20"/>
                <w:lang w:val="en-AU" w:eastAsia="en-AU"/>
              </w:rPr>
              <w:tab/>
            </w:r>
            <w:r w:rsidR="001B755A" w:rsidRPr="001B755A">
              <w:rPr>
                <w:rStyle w:val="Hyperlink"/>
                <w:rFonts w:ascii="Arial" w:hAnsi="Arial" w:cs="Arial"/>
                <w:sz w:val="20"/>
                <w:szCs w:val="20"/>
              </w:rPr>
              <w:t>Employee Remuneration Info</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_Toc20471451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48</w:t>
            </w:r>
            <w:r w:rsidR="001B755A" w:rsidRPr="001B755A">
              <w:rPr>
                <w:rFonts w:ascii="Arial" w:hAnsi="Arial" w:cs="Arial"/>
                <w:webHidden/>
                <w:sz w:val="20"/>
                <w:szCs w:val="20"/>
              </w:rPr>
              <w:fldChar w:fldCharType="end"/>
            </w:r>
          </w:hyperlink>
        </w:p>
        <w:p w14:paraId="01131FF0" w14:textId="77777777" w:rsidR="001B755A" w:rsidRPr="001B755A" w:rsidRDefault="00F23556">
          <w:pPr>
            <w:pStyle w:val="TOC2"/>
            <w:tabs>
              <w:tab w:val="left" w:pos="709"/>
            </w:tabs>
            <w:rPr>
              <w:rFonts w:ascii="Arial" w:eastAsiaTheme="minorEastAsia" w:hAnsi="Arial" w:cs="Arial"/>
              <w:sz w:val="20"/>
              <w:szCs w:val="20"/>
              <w:lang w:val="en-AU" w:eastAsia="en-AU"/>
            </w:rPr>
          </w:pPr>
          <w:hyperlink w:anchor="_Toc20471452" w:history="1">
            <w:r w:rsidR="001B755A" w:rsidRPr="001B755A">
              <w:rPr>
                <w:rStyle w:val="Hyperlink"/>
                <w:rFonts w:ascii="Arial" w:hAnsi="Arial" w:cs="Arial"/>
                <w:sz w:val="20"/>
                <w:szCs w:val="20"/>
              </w:rPr>
              <w:t>4.2</w:t>
            </w:r>
            <w:r w:rsidR="001B755A" w:rsidRPr="001B755A">
              <w:rPr>
                <w:rFonts w:ascii="Arial" w:eastAsiaTheme="minorEastAsia" w:hAnsi="Arial" w:cs="Arial"/>
                <w:sz w:val="20"/>
                <w:szCs w:val="20"/>
                <w:lang w:val="en-AU" w:eastAsia="en-AU"/>
              </w:rPr>
              <w:tab/>
            </w:r>
            <w:r w:rsidR="001B755A" w:rsidRPr="001B755A">
              <w:rPr>
                <w:rStyle w:val="Hyperlink"/>
                <w:rFonts w:ascii="Arial" w:hAnsi="Arial" w:cs="Arial"/>
                <w:sz w:val="20"/>
                <w:szCs w:val="20"/>
              </w:rPr>
              <w:t>Payment in Arrears</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_Toc20471452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48</w:t>
            </w:r>
            <w:r w:rsidR="001B755A" w:rsidRPr="001B755A">
              <w:rPr>
                <w:rFonts w:ascii="Arial" w:hAnsi="Arial" w:cs="Arial"/>
                <w:webHidden/>
                <w:sz w:val="20"/>
                <w:szCs w:val="20"/>
              </w:rPr>
              <w:fldChar w:fldCharType="end"/>
            </w:r>
          </w:hyperlink>
        </w:p>
        <w:p w14:paraId="55BCEFFC" w14:textId="77777777" w:rsidR="001B755A" w:rsidRPr="001B755A" w:rsidRDefault="00F23556">
          <w:pPr>
            <w:pStyle w:val="TOC2"/>
            <w:tabs>
              <w:tab w:val="left" w:pos="709"/>
            </w:tabs>
            <w:rPr>
              <w:rFonts w:ascii="Arial" w:eastAsiaTheme="minorEastAsia" w:hAnsi="Arial" w:cs="Arial"/>
              <w:sz w:val="20"/>
              <w:szCs w:val="20"/>
              <w:lang w:val="en-AU" w:eastAsia="en-AU"/>
            </w:rPr>
          </w:pPr>
          <w:hyperlink w:anchor="_Toc20471453" w:history="1">
            <w:r w:rsidR="001B755A" w:rsidRPr="001B755A">
              <w:rPr>
                <w:rStyle w:val="Hyperlink"/>
                <w:rFonts w:ascii="Arial" w:hAnsi="Arial" w:cs="Arial"/>
                <w:sz w:val="20"/>
                <w:szCs w:val="20"/>
              </w:rPr>
              <w:t>4.3</w:t>
            </w:r>
            <w:r w:rsidR="001B755A" w:rsidRPr="001B755A">
              <w:rPr>
                <w:rFonts w:ascii="Arial" w:eastAsiaTheme="minorEastAsia" w:hAnsi="Arial" w:cs="Arial"/>
                <w:sz w:val="20"/>
                <w:szCs w:val="20"/>
                <w:lang w:val="en-AU" w:eastAsia="en-AU"/>
              </w:rPr>
              <w:tab/>
            </w:r>
            <w:r w:rsidR="001B755A" w:rsidRPr="001B755A">
              <w:rPr>
                <w:rStyle w:val="Hyperlink"/>
                <w:rFonts w:ascii="Arial" w:hAnsi="Arial" w:cs="Arial"/>
                <w:sz w:val="20"/>
                <w:szCs w:val="20"/>
              </w:rPr>
              <w:t>Multiple Positions</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_Toc20471453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48</w:t>
            </w:r>
            <w:r w:rsidR="001B755A" w:rsidRPr="001B755A">
              <w:rPr>
                <w:rFonts w:ascii="Arial" w:hAnsi="Arial" w:cs="Arial"/>
                <w:webHidden/>
                <w:sz w:val="20"/>
                <w:szCs w:val="20"/>
              </w:rPr>
              <w:fldChar w:fldCharType="end"/>
            </w:r>
          </w:hyperlink>
        </w:p>
        <w:p w14:paraId="4C4F806C" w14:textId="77777777" w:rsidR="001B755A" w:rsidRPr="001B755A" w:rsidRDefault="00F23556">
          <w:pPr>
            <w:pStyle w:val="TOC2"/>
            <w:tabs>
              <w:tab w:val="left" w:pos="709"/>
            </w:tabs>
            <w:rPr>
              <w:rFonts w:ascii="Arial" w:eastAsiaTheme="minorEastAsia" w:hAnsi="Arial" w:cs="Arial"/>
              <w:sz w:val="20"/>
              <w:szCs w:val="20"/>
              <w:lang w:val="en-AU" w:eastAsia="en-AU"/>
            </w:rPr>
          </w:pPr>
          <w:hyperlink w:anchor="_Toc20471454" w:history="1">
            <w:r w:rsidR="001B755A" w:rsidRPr="001B755A">
              <w:rPr>
                <w:rStyle w:val="Hyperlink"/>
                <w:rFonts w:ascii="Arial" w:hAnsi="Arial" w:cs="Arial"/>
                <w:sz w:val="20"/>
                <w:szCs w:val="20"/>
              </w:rPr>
              <w:t>4.4</w:t>
            </w:r>
            <w:r w:rsidR="001B755A" w:rsidRPr="001B755A">
              <w:rPr>
                <w:rFonts w:ascii="Arial" w:eastAsiaTheme="minorEastAsia" w:hAnsi="Arial" w:cs="Arial"/>
                <w:sz w:val="20"/>
                <w:szCs w:val="20"/>
                <w:lang w:val="en-AU" w:eastAsia="en-AU"/>
              </w:rPr>
              <w:tab/>
            </w:r>
            <w:r w:rsidR="001B755A" w:rsidRPr="001B755A">
              <w:rPr>
                <w:rStyle w:val="Hyperlink"/>
                <w:rFonts w:ascii="Arial" w:hAnsi="Arial" w:cs="Arial"/>
                <w:sz w:val="20"/>
                <w:szCs w:val="20"/>
              </w:rPr>
              <w:t>Leave In Advance</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_Toc20471454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49</w:t>
            </w:r>
            <w:r w:rsidR="001B755A" w:rsidRPr="001B755A">
              <w:rPr>
                <w:rFonts w:ascii="Arial" w:hAnsi="Arial" w:cs="Arial"/>
                <w:webHidden/>
                <w:sz w:val="20"/>
                <w:szCs w:val="20"/>
              </w:rPr>
              <w:fldChar w:fldCharType="end"/>
            </w:r>
          </w:hyperlink>
        </w:p>
        <w:p w14:paraId="20FE876D" w14:textId="77777777" w:rsidR="001B755A" w:rsidRPr="001B755A" w:rsidRDefault="00F23556">
          <w:pPr>
            <w:pStyle w:val="TOC2"/>
            <w:tabs>
              <w:tab w:val="left" w:pos="709"/>
            </w:tabs>
            <w:rPr>
              <w:rFonts w:ascii="Arial" w:eastAsiaTheme="minorEastAsia" w:hAnsi="Arial" w:cs="Arial"/>
              <w:sz w:val="20"/>
              <w:szCs w:val="20"/>
              <w:lang w:val="en-AU" w:eastAsia="en-AU"/>
            </w:rPr>
          </w:pPr>
          <w:hyperlink w:anchor="_Toc20471455" w:history="1">
            <w:r w:rsidR="001B755A" w:rsidRPr="001B755A">
              <w:rPr>
                <w:rStyle w:val="Hyperlink"/>
                <w:rFonts w:ascii="Arial" w:hAnsi="Arial" w:cs="Arial"/>
                <w:sz w:val="20"/>
                <w:szCs w:val="20"/>
              </w:rPr>
              <w:t>4.5</w:t>
            </w:r>
            <w:r w:rsidR="001B755A" w:rsidRPr="001B755A">
              <w:rPr>
                <w:rFonts w:ascii="Arial" w:eastAsiaTheme="minorEastAsia" w:hAnsi="Arial" w:cs="Arial"/>
                <w:sz w:val="20"/>
                <w:szCs w:val="20"/>
                <w:lang w:val="en-AU" w:eastAsia="en-AU"/>
              </w:rPr>
              <w:tab/>
            </w:r>
            <w:r w:rsidR="001B755A" w:rsidRPr="001B755A">
              <w:rPr>
                <w:rStyle w:val="Hyperlink"/>
                <w:rFonts w:ascii="Arial" w:hAnsi="Arial" w:cs="Arial"/>
                <w:sz w:val="20"/>
                <w:szCs w:val="20"/>
              </w:rPr>
              <w:t>Annualised / Part Year Employees</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_Toc20471455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49</w:t>
            </w:r>
            <w:r w:rsidR="001B755A" w:rsidRPr="001B755A">
              <w:rPr>
                <w:rFonts w:ascii="Arial" w:hAnsi="Arial" w:cs="Arial"/>
                <w:webHidden/>
                <w:sz w:val="20"/>
                <w:szCs w:val="20"/>
              </w:rPr>
              <w:fldChar w:fldCharType="end"/>
            </w:r>
          </w:hyperlink>
        </w:p>
        <w:p w14:paraId="5F9E326B" w14:textId="77777777" w:rsidR="001B755A" w:rsidRPr="001B755A" w:rsidRDefault="00F23556">
          <w:pPr>
            <w:pStyle w:val="TOC1"/>
            <w:rPr>
              <w:rFonts w:ascii="Arial" w:eastAsiaTheme="minorEastAsia" w:hAnsi="Arial" w:cs="Arial"/>
              <w:b w:val="0"/>
              <w:sz w:val="20"/>
              <w:szCs w:val="20"/>
              <w:lang w:val="en-AU" w:eastAsia="en-AU"/>
            </w:rPr>
          </w:pPr>
          <w:hyperlink w:anchor="_Toc20471456" w:history="1">
            <w:r w:rsidR="001B755A" w:rsidRPr="001B755A">
              <w:rPr>
                <w:rStyle w:val="Hyperlink"/>
                <w:rFonts w:ascii="Arial" w:hAnsi="Arial" w:cs="Arial"/>
                <w:sz w:val="20"/>
                <w:szCs w:val="20"/>
              </w:rPr>
              <w:t>5.</w:t>
            </w:r>
            <w:r w:rsidR="001B755A" w:rsidRPr="001B755A">
              <w:rPr>
                <w:rFonts w:ascii="Arial" w:eastAsiaTheme="minorEastAsia" w:hAnsi="Arial" w:cs="Arial"/>
                <w:b w:val="0"/>
                <w:sz w:val="20"/>
                <w:szCs w:val="20"/>
                <w:lang w:val="en-AU" w:eastAsia="en-AU"/>
              </w:rPr>
              <w:tab/>
            </w:r>
            <w:r w:rsidR="001B755A" w:rsidRPr="001B755A">
              <w:rPr>
                <w:rStyle w:val="Hyperlink"/>
                <w:rFonts w:ascii="Arial" w:hAnsi="Arial" w:cs="Arial"/>
                <w:sz w:val="20"/>
                <w:szCs w:val="20"/>
              </w:rPr>
              <w:t>Time Management Reports</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_Toc20471456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50</w:t>
            </w:r>
            <w:r w:rsidR="001B755A" w:rsidRPr="001B755A">
              <w:rPr>
                <w:rFonts w:ascii="Arial" w:hAnsi="Arial" w:cs="Arial"/>
                <w:webHidden/>
                <w:sz w:val="20"/>
                <w:szCs w:val="20"/>
              </w:rPr>
              <w:fldChar w:fldCharType="end"/>
            </w:r>
          </w:hyperlink>
        </w:p>
        <w:p w14:paraId="53011A32" w14:textId="77777777" w:rsidR="001B755A" w:rsidRPr="001B755A" w:rsidRDefault="00F23556">
          <w:pPr>
            <w:pStyle w:val="TOC2"/>
            <w:tabs>
              <w:tab w:val="left" w:pos="709"/>
            </w:tabs>
            <w:rPr>
              <w:rFonts w:ascii="Arial" w:eastAsiaTheme="minorEastAsia" w:hAnsi="Arial" w:cs="Arial"/>
              <w:sz w:val="20"/>
              <w:szCs w:val="20"/>
              <w:lang w:val="en-AU" w:eastAsia="en-AU"/>
            </w:rPr>
          </w:pPr>
          <w:hyperlink w:anchor="_Toc20471457" w:history="1">
            <w:r w:rsidR="001B755A" w:rsidRPr="001B755A">
              <w:rPr>
                <w:rStyle w:val="Hyperlink"/>
                <w:rFonts w:ascii="Arial" w:hAnsi="Arial" w:cs="Arial"/>
                <w:sz w:val="20"/>
                <w:szCs w:val="20"/>
              </w:rPr>
              <w:t>5.1</w:t>
            </w:r>
            <w:r w:rsidR="001B755A" w:rsidRPr="001B755A">
              <w:rPr>
                <w:rFonts w:ascii="Arial" w:eastAsiaTheme="minorEastAsia" w:hAnsi="Arial" w:cs="Arial"/>
                <w:sz w:val="20"/>
                <w:szCs w:val="20"/>
                <w:lang w:val="en-AU" w:eastAsia="en-AU"/>
              </w:rPr>
              <w:tab/>
            </w:r>
            <w:r w:rsidR="001B755A" w:rsidRPr="001B755A">
              <w:rPr>
                <w:rStyle w:val="Hyperlink"/>
                <w:rFonts w:ascii="Arial" w:hAnsi="Arial" w:cs="Arial"/>
                <w:sz w:val="20"/>
                <w:szCs w:val="20"/>
              </w:rPr>
              <w:t>GlobalView</w:t>
            </w:r>
            <w:r w:rsidR="001B755A" w:rsidRPr="001B755A">
              <w:rPr>
                <w:rStyle w:val="Hyperlink"/>
                <w:rFonts w:ascii="Arial" w:hAnsi="Arial" w:cs="Arial"/>
                <w:sz w:val="20"/>
                <w:szCs w:val="20"/>
                <w:vertAlign w:val="superscript"/>
              </w:rPr>
              <w:t>®</w:t>
            </w:r>
            <w:r w:rsidR="001B755A" w:rsidRPr="001B755A">
              <w:rPr>
                <w:rStyle w:val="Hyperlink"/>
                <w:rFonts w:ascii="Arial" w:hAnsi="Arial" w:cs="Arial"/>
                <w:sz w:val="20"/>
                <w:szCs w:val="20"/>
              </w:rPr>
              <w:t xml:space="preserve"> Standard Reports</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_Toc20471457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50</w:t>
            </w:r>
            <w:r w:rsidR="001B755A" w:rsidRPr="001B755A">
              <w:rPr>
                <w:rFonts w:ascii="Arial" w:hAnsi="Arial" w:cs="Arial"/>
                <w:webHidden/>
                <w:sz w:val="20"/>
                <w:szCs w:val="20"/>
              </w:rPr>
              <w:fldChar w:fldCharType="end"/>
            </w:r>
          </w:hyperlink>
        </w:p>
        <w:p w14:paraId="6C56DC82" w14:textId="77777777" w:rsidR="001B755A" w:rsidRPr="001B755A" w:rsidRDefault="00F23556">
          <w:pPr>
            <w:pStyle w:val="TOC1"/>
            <w:rPr>
              <w:rFonts w:ascii="Arial" w:eastAsiaTheme="minorEastAsia" w:hAnsi="Arial" w:cs="Arial"/>
              <w:b w:val="0"/>
              <w:sz w:val="20"/>
              <w:szCs w:val="20"/>
              <w:lang w:val="en-AU" w:eastAsia="en-AU"/>
            </w:rPr>
          </w:pPr>
          <w:hyperlink w:anchor="_Toc20471458" w:history="1">
            <w:r w:rsidR="001B755A" w:rsidRPr="001B755A">
              <w:rPr>
                <w:rStyle w:val="Hyperlink"/>
                <w:rFonts w:ascii="Arial" w:hAnsi="Arial" w:cs="Arial"/>
                <w:sz w:val="20"/>
                <w:szCs w:val="20"/>
              </w:rPr>
              <w:t>6.</w:t>
            </w:r>
            <w:r w:rsidR="001B755A" w:rsidRPr="001B755A">
              <w:rPr>
                <w:rFonts w:ascii="Arial" w:eastAsiaTheme="minorEastAsia" w:hAnsi="Arial" w:cs="Arial"/>
                <w:b w:val="0"/>
                <w:sz w:val="20"/>
                <w:szCs w:val="20"/>
                <w:lang w:val="en-AU" w:eastAsia="en-AU"/>
              </w:rPr>
              <w:tab/>
            </w:r>
            <w:r w:rsidR="001B755A" w:rsidRPr="001B755A">
              <w:rPr>
                <w:rStyle w:val="Hyperlink"/>
                <w:rFonts w:ascii="Arial" w:hAnsi="Arial" w:cs="Arial"/>
                <w:sz w:val="20"/>
                <w:szCs w:val="20"/>
              </w:rPr>
              <w:t>Configuration Worksheet</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_Toc20471458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52</w:t>
            </w:r>
            <w:r w:rsidR="001B755A" w:rsidRPr="001B755A">
              <w:rPr>
                <w:rFonts w:ascii="Arial" w:hAnsi="Arial" w:cs="Arial"/>
                <w:webHidden/>
                <w:sz w:val="20"/>
                <w:szCs w:val="20"/>
              </w:rPr>
              <w:fldChar w:fldCharType="end"/>
            </w:r>
          </w:hyperlink>
        </w:p>
        <w:p w14:paraId="5B565A17" w14:textId="77777777" w:rsidR="001B755A" w:rsidRPr="001B755A" w:rsidRDefault="00F23556">
          <w:pPr>
            <w:pStyle w:val="TOC1"/>
            <w:rPr>
              <w:rFonts w:ascii="Arial" w:eastAsiaTheme="minorEastAsia" w:hAnsi="Arial" w:cs="Arial"/>
              <w:b w:val="0"/>
              <w:sz w:val="20"/>
              <w:szCs w:val="20"/>
              <w:lang w:val="en-AU" w:eastAsia="en-AU"/>
            </w:rPr>
          </w:pPr>
          <w:hyperlink w:anchor="_Toc20471459" w:history="1">
            <w:r w:rsidR="001B755A" w:rsidRPr="001B755A">
              <w:rPr>
                <w:rStyle w:val="Hyperlink"/>
                <w:rFonts w:ascii="Arial" w:hAnsi="Arial" w:cs="Arial"/>
                <w:sz w:val="20"/>
                <w:szCs w:val="20"/>
              </w:rPr>
              <w:t>7.</w:t>
            </w:r>
            <w:r w:rsidR="001B755A" w:rsidRPr="001B755A">
              <w:rPr>
                <w:rFonts w:ascii="Arial" w:eastAsiaTheme="minorEastAsia" w:hAnsi="Arial" w:cs="Arial"/>
                <w:b w:val="0"/>
                <w:sz w:val="20"/>
                <w:szCs w:val="20"/>
                <w:lang w:val="en-AU" w:eastAsia="en-AU"/>
              </w:rPr>
              <w:tab/>
            </w:r>
            <w:r w:rsidR="001B755A" w:rsidRPr="001B755A">
              <w:rPr>
                <w:rStyle w:val="Hyperlink"/>
                <w:rFonts w:ascii="Arial" w:hAnsi="Arial" w:cs="Arial"/>
                <w:sz w:val="20"/>
                <w:szCs w:val="20"/>
              </w:rPr>
              <w:t>Integration</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_Toc20471459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53</w:t>
            </w:r>
            <w:r w:rsidR="001B755A" w:rsidRPr="001B755A">
              <w:rPr>
                <w:rFonts w:ascii="Arial" w:hAnsi="Arial" w:cs="Arial"/>
                <w:webHidden/>
                <w:sz w:val="20"/>
                <w:szCs w:val="20"/>
              </w:rPr>
              <w:fldChar w:fldCharType="end"/>
            </w:r>
          </w:hyperlink>
        </w:p>
        <w:p w14:paraId="1ACB0FBB" w14:textId="77777777" w:rsidR="001B755A" w:rsidRPr="001B755A" w:rsidRDefault="00F23556">
          <w:pPr>
            <w:pStyle w:val="TOC2"/>
            <w:tabs>
              <w:tab w:val="left" w:pos="709"/>
            </w:tabs>
            <w:rPr>
              <w:rFonts w:ascii="Arial" w:eastAsiaTheme="minorEastAsia" w:hAnsi="Arial" w:cs="Arial"/>
              <w:sz w:val="20"/>
              <w:szCs w:val="20"/>
              <w:lang w:val="en-AU" w:eastAsia="en-AU"/>
            </w:rPr>
          </w:pPr>
          <w:hyperlink w:anchor="_Toc20471460" w:history="1">
            <w:r w:rsidR="001B755A" w:rsidRPr="001B755A">
              <w:rPr>
                <w:rStyle w:val="Hyperlink"/>
                <w:rFonts w:ascii="Arial" w:hAnsi="Arial" w:cs="Arial"/>
                <w:sz w:val="20"/>
                <w:szCs w:val="20"/>
              </w:rPr>
              <w:t>7.1</w:t>
            </w:r>
            <w:r w:rsidR="001B755A" w:rsidRPr="001B755A">
              <w:rPr>
                <w:rFonts w:ascii="Arial" w:eastAsiaTheme="minorEastAsia" w:hAnsi="Arial" w:cs="Arial"/>
                <w:sz w:val="20"/>
                <w:szCs w:val="20"/>
                <w:lang w:val="en-AU" w:eastAsia="en-AU"/>
              </w:rPr>
              <w:tab/>
            </w:r>
            <w:r w:rsidR="001B755A" w:rsidRPr="001B755A">
              <w:rPr>
                <w:rStyle w:val="Hyperlink"/>
                <w:rFonts w:ascii="Arial" w:hAnsi="Arial" w:cs="Arial"/>
                <w:sz w:val="20"/>
                <w:szCs w:val="20"/>
              </w:rPr>
              <w:t>Payroll</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_Toc20471460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53</w:t>
            </w:r>
            <w:r w:rsidR="001B755A" w:rsidRPr="001B755A">
              <w:rPr>
                <w:rFonts w:ascii="Arial" w:hAnsi="Arial" w:cs="Arial"/>
                <w:webHidden/>
                <w:sz w:val="20"/>
                <w:szCs w:val="20"/>
              </w:rPr>
              <w:fldChar w:fldCharType="end"/>
            </w:r>
          </w:hyperlink>
        </w:p>
        <w:p w14:paraId="7B273792" w14:textId="77777777" w:rsidR="001B755A" w:rsidRPr="001B755A" w:rsidRDefault="00F23556">
          <w:pPr>
            <w:pStyle w:val="TOC2"/>
            <w:tabs>
              <w:tab w:val="left" w:pos="709"/>
            </w:tabs>
            <w:rPr>
              <w:rFonts w:ascii="Arial" w:eastAsiaTheme="minorEastAsia" w:hAnsi="Arial" w:cs="Arial"/>
              <w:sz w:val="20"/>
              <w:szCs w:val="20"/>
              <w:lang w:val="en-AU" w:eastAsia="en-AU"/>
            </w:rPr>
          </w:pPr>
          <w:hyperlink w:anchor="_Toc20471461" w:history="1">
            <w:r w:rsidR="001B755A" w:rsidRPr="001B755A">
              <w:rPr>
                <w:rStyle w:val="Hyperlink"/>
                <w:rFonts w:ascii="Arial" w:hAnsi="Arial" w:cs="Arial"/>
                <w:sz w:val="20"/>
                <w:szCs w:val="20"/>
              </w:rPr>
              <w:t>7.2</w:t>
            </w:r>
            <w:r w:rsidR="001B755A" w:rsidRPr="001B755A">
              <w:rPr>
                <w:rFonts w:ascii="Arial" w:eastAsiaTheme="minorEastAsia" w:hAnsi="Arial" w:cs="Arial"/>
                <w:sz w:val="20"/>
                <w:szCs w:val="20"/>
                <w:lang w:val="en-AU" w:eastAsia="en-AU"/>
              </w:rPr>
              <w:tab/>
            </w:r>
            <w:r w:rsidR="001B755A" w:rsidRPr="001B755A">
              <w:rPr>
                <w:rStyle w:val="Hyperlink"/>
                <w:rFonts w:ascii="Arial" w:hAnsi="Arial" w:cs="Arial"/>
                <w:sz w:val="20"/>
                <w:szCs w:val="20"/>
              </w:rPr>
              <w:t>WorkDay</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_Toc20471461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53</w:t>
            </w:r>
            <w:r w:rsidR="001B755A" w:rsidRPr="001B755A">
              <w:rPr>
                <w:rFonts w:ascii="Arial" w:hAnsi="Arial" w:cs="Arial"/>
                <w:webHidden/>
                <w:sz w:val="20"/>
                <w:szCs w:val="20"/>
              </w:rPr>
              <w:fldChar w:fldCharType="end"/>
            </w:r>
          </w:hyperlink>
        </w:p>
        <w:p w14:paraId="2A8BD68C" w14:textId="77777777" w:rsidR="001B755A" w:rsidRPr="001B755A" w:rsidRDefault="00F23556">
          <w:pPr>
            <w:pStyle w:val="TOC2"/>
            <w:tabs>
              <w:tab w:val="left" w:pos="709"/>
            </w:tabs>
            <w:rPr>
              <w:rFonts w:ascii="Arial" w:eastAsiaTheme="minorEastAsia" w:hAnsi="Arial" w:cs="Arial"/>
              <w:sz w:val="20"/>
              <w:szCs w:val="20"/>
              <w:lang w:val="en-AU" w:eastAsia="en-AU"/>
            </w:rPr>
          </w:pPr>
          <w:hyperlink w:anchor="_Toc20471462" w:history="1">
            <w:r w:rsidR="001B755A" w:rsidRPr="001B755A">
              <w:rPr>
                <w:rStyle w:val="Hyperlink"/>
                <w:rFonts w:ascii="Arial" w:hAnsi="Arial" w:cs="Arial"/>
                <w:sz w:val="20"/>
                <w:szCs w:val="20"/>
              </w:rPr>
              <w:t>7.3</w:t>
            </w:r>
            <w:r w:rsidR="001B755A" w:rsidRPr="001B755A">
              <w:rPr>
                <w:rFonts w:ascii="Arial" w:eastAsiaTheme="minorEastAsia" w:hAnsi="Arial" w:cs="Arial"/>
                <w:sz w:val="20"/>
                <w:szCs w:val="20"/>
                <w:lang w:val="en-AU" w:eastAsia="en-AU"/>
              </w:rPr>
              <w:tab/>
            </w:r>
            <w:r w:rsidR="001B755A" w:rsidRPr="001B755A">
              <w:rPr>
                <w:rStyle w:val="Hyperlink"/>
                <w:rFonts w:ascii="Arial" w:hAnsi="Arial" w:cs="Arial"/>
                <w:sz w:val="20"/>
                <w:szCs w:val="20"/>
              </w:rPr>
              <w:t>Other</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_Toc20471462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53</w:t>
            </w:r>
            <w:r w:rsidR="001B755A" w:rsidRPr="001B755A">
              <w:rPr>
                <w:rFonts w:ascii="Arial" w:hAnsi="Arial" w:cs="Arial"/>
                <w:webHidden/>
                <w:sz w:val="20"/>
                <w:szCs w:val="20"/>
              </w:rPr>
              <w:fldChar w:fldCharType="end"/>
            </w:r>
          </w:hyperlink>
        </w:p>
        <w:p w14:paraId="51B29219" w14:textId="77777777" w:rsidR="001B755A" w:rsidRPr="001B755A" w:rsidRDefault="00F23556">
          <w:pPr>
            <w:pStyle w:val="TOC1"/>
            <w:rPr>
              <w:rFonts w:ascii="Arial" w:eastAsiaTheme="minorEastAsia" w:hAnsi="Arial" w:cs="Arial"/>
              <w:b w:val="0"/>
              <w:sz w:val="20"/>
              <w:szCs w:val="20"/>
              <w:lang w:val="en-AU" w:eastAsia="en-AU"/>
            </w:rPr>
          </w:pPr>
          <w:hyperlink w:anchor="_Toc20471463" w:history="1">
            <w:r w:rsidR="001B755A" w:rsidRPr="001B755A">
              <w:rPr>
                <w:rStyle w:val="Hyperlink"/>
                <w:rFonts w:ascii="Arial" w:hAnsi="Arial" w:cs="Arial"/>
                <w:sz w:val="20"/>
                <w:szCs w:val="20"/>
              </w:rPr>
              <w:t>8.</w:t>
            </w:r>
            <w:r w:rsidR="001B755A" w:rsidRPr="001B755A">
              <w:rPr>
                <w:rFonts w:ascii="Arial" w:eastAsiaTheme="minorEastAsia" w:hAnsi="Arial" w:cs="Arial"/>
                <w:b w:val="0"/>
                <w:sz w:val="20"/>
                <w:szCs w:val="20"/>
                <w:lang w:val="en-AU" w:eastAsia="en-AU"/>
              </w:rPr>
              <w:tab/>
            </w:r>
            <w:r w:rsidR="001B755A" w:rsidRPr="001B755A">
              <w:rPr>
                <w:rStyle w:val="Hyperlink"/>
                <w:rFonts w:ascii="Arial" w:hAnsi="Arial" w:cs="Arial"/>
                <w:sz w:val="20"/>
                <w:szCs w:val="20"/>
              </w:rPr>
              <w:t>Assumptions / Risks</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_Toc20471463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54</w:t>
            </w:r>
            <w:r w:rsidR="001B755A" w:rsidRPr="001B755A">
              <w:rPr>
                <w:rFonts w:ascii="Arial" w:hAnsi="Arial" w:cs="Arial"/>
                <w:webHidden/>
                <w:sz w:val="20"/>
                <w:szCs w:val="20"/>
              </w:rPr>
              <w:fldChar w:fldCharType="end"/>
            </w:r>
          </w:hyperlink>
        </w:p>
        <w:p w14:paraId="4A9BAFBC" w14:textId="77777777" w:rsidR="001B755A" w:rsidRPr="001B755A" w:rsidRDefault="00F23556">
          <w:pPr>
            <w:pStyle w:val="TOC2"/>
            <w:tabs>
              <w:tab w:val="left" w:pos="709"/>
            </w:tabs>
            <w:rPr>
              <w:rFonts w:ascii="Arial" w:eastAsiaTheme="minorEastAsia" w:hAnsi="Arial" w:cs="Arial"/>
              <w:sz w:val="20"/>
              <w:szCs w:val="20"/>
              <w:lang w:val="en-AU" w:eastAsia="en-AU"/>
            </w:rPr>
          </w:pPr>
          <w:hyperlink w:anchor="_Toc20471464" w:history="1">
            <w:r w:rsidR="001B755A" w:rsidRPr="001B755A">
              <w:rPr>
                <w:rStyle w:val="Hyperlink"/>
                <w:rFonts w:ascii="Arial" w:hAnsi="Arial" w:cs="Arial"/>
                <w:sz w:val="20"/>
                <w:szCs w:val="20"/>
              </w:rPr>
              <w:t>8.1</w:t>
            </w:r>
            <w:r w:rsidR="001B755A" w:rsidRPr="001B755A">
              <w:rPr>
                <w:rFonts w:ascii="Arial" w:eastAsiaTheme="minorEastAsia" w:hAnsi="Arial" w:cs="Arial"/>
                <w:sz w:val="20"/>
                <w:szCs w:val="20"/>
                <w:lang w:val="en-AU" w:eastAsia="en-AU"/>
              </w:rPr>
              <w:tab/>
            </w:r>
            <w:r w:rsidR="001B755A" w:rsidRPr="001B755A">
              <w:rPr>
                <w:rStyle w:val="Hyperlink"/>
                <w:rFonts w:ascii="Arial" w:hAnsi="Arial" w:cs="Arial"/>
                <w:sz w:val="20"/>
                <w:szCs w:val="20"/>
              </w:rPr>
              <w:t>Assumptions</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_Toc20471464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54</w:t>
            </w:r>
            <w:r w:rsidR="001B755A" w:rsidRPr="001B755A">
              <w:rPr>
                <w:rFonts w:ascii="Arial" w:hAnsi="Arial" w:cs="Arial"/>
                <w:webHidden/>
                <w:sz w:val="20"/>
                <w:szCs w:val="20"/>
              </w:rPr>
              <w:fldChar w:fldCharType="end"/>
            </w:r>
          </w:hyperlink>
        </w:p>
        <w:p w14:paraId="51B1934A" w14:textId="77777777" w:rsidR="001B755A" w:rsidRPr="001B755A" w:rsidRDefault="00F23556">
          <w:pPr>
            <w:pStyle w:val="TOC2"/>
            <w:tabs>
              <w:tab w:val="left" w:pos="709"/>
            </w:tabs>
            <w:rPr>
              <w:rFonts w:ascii="Arial" w:eastAsiaTheme="minorEastAsia" w:hAnsi="Arial" w:cs="Arial"/>
              <w:sz w:val="20"/>
              <w:szCs w:val="20"/>
              <w:lang w:val="en-AU" w:eastAsia="en-AU"/>
            </w:rPr>
          </w:pPr>
          <w:hyperlink w:anchor="_Toc20471465" w:history="1">
            <w:r w:rsidR="001B755A" w:rsidRPr="001B755A">
              <w:rPr>
                <w:rStyle w:val="Hyperlink"/>
                <w:rFonts w:ascii="Arial" w:hAnsi="Arial" w:cs="Arial"/>
                <w:sz w:val="20"/>
                <w:szCs w:val="20"/>
              </w:rPr>
              <w:t>8.2</w:t>
            </w:r>
            <w:r w:rsidR="001B755A" w:rsidRPr="001B755A">
              <w:rPr>
                <w:rFonts w:ascii="Arial" w:eastAsiaTheme="minorEastAsia" w:hAnsi="Arial" w:cs="Arial"/>
                <w:sz w:val="20"/>
                <w:szCs w:val="20"/>
                <w:lang w:val="en-AU" w:eastAsia="en-AU"/>
              </w:rPr>
              <w:tab/>
            </w:r>
            <w:r w:rsidR="001B755A" w:rsidRPr="001B755A">
              <w:rPr>
                <w:rStyle w:val="Hyperlink"/>
                <w:rFonts w:ascii="Arial" w:hAnsi="Arial" w:cs="Arial"/>
                <w:sz w:val="20"/>
                <w:szCs w:val="20"/>
              </w:rPr>
              <w:t>Risks</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_Toc20471465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54</w:t>
            </w:r>
            <w:r w:rsidR="001B755A" w:rsidRPr="001B755A">
              <w:rPr>
                <w:rFonts w:ascii="Arial" w:hAnsi="Arial" w:cs="Arial"/>
                <w:webHidden/>
                <w:sz w:val="20"/>
                <w:szCs w:val="20"/>
              </w:rPr>
              <w:fldChar w:fldCharType="end"/>
            </w:r>
          </w:hyperlink>
        </w:p>
        <w:p w14:paraId="246C6F7A" w14:textId="77777777" w:rsidR="001B755A" w:rsidRPr="001B755A" w:rsidRDefault="00F23556">
          <w:pPr>
            <w:pStyle w:val="TOC1"/>
            <w:rPr>
              <w:rFonts w:ascii="Arial" w:eastAsiaTheme="minorEastAsia" w:hAnsi="Arial" w:cs="Arial"/>
              <w:b w:val="0"/>
              <w:sz w:val="20"/>
              <w:szCs w:val="20"/>
              <w:lang w:val="en-AU" w:eastAsia="en-AU"/>
            </w:rPr>
          </w:pPr>
          <w:hyperlink w:anchor="_Toc20471466" w:history="1">
            <w:r w:rsidR="001B755A" w:rsidRPr="001B755A">
              <w:rPr>
                <w:rStyle w:val="Hyperlink"/>
                <w:rFonts w:ascii="Arial" w:hAnsi="Arial" w:cs="Arial"/>
                <w:sz w:val="20"/>
                <w:szCs w:val="20"/>
              </w:rPr>
              <w:t>9.</w:t>
            </w:r>
            <w:r w:rsidR="001B755A" w:rsidRPr="001B755A">
              <w:rPr>
                <w:rFonts w:ascii="Arial" w:eastAsiaTheme="minorEastAsia" w:hAnsi="Arial" w:cs="Arial"/>
                <w:b w:val="0"/>
                <w:sz w:val="20"/>
                <w:szCs w:val="20"/>
                <w:lang w:val="en-AU" w:eastAsia="en-AU"/>
              </w:rPr>
              <w:tab/>
            </w:r>
            <w:r w:rsidR="001B755A" w:rsidRPr="001B755A">
              <w:rPr>
                <w:rStyle w:val="Hyperlink"/>
                <w:rFonts w:ascii="Arial" w:hAnsi="Arial" w:cs="Arial"/>
                <w:sz w:val="20"/>
                <w:szCs w:val="20"/>
              </w:rPr>
              <w:t>Gap Analysis and Resolution</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_Toc20471466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55</w:t>
            </w:r>
            <w:r w:rsidR="001B755A" w:rsidRPr="001B755A">
              <w:rPr>
                <w:rFonts w:ascii="Arial" w:hAnsi="Arial" w:cs="Arial"/>
                <w:webHidden/>
                <w:sz w:val="20"/>
                <w:szCs w:val="20"/>
              </w:rPr>
              <w:fldChar w:fldCharType="end"/>
            </w:r>
          </w:hyperlink>
        </w:p>
        <w:p w14:paraId="6EFD5CE1" w14:textId="77777777" w:rsidR="001B755A" w:rsidRPr="001B755A" w:rsidRDefault="00F23556">
          <w:pPr>
            <w:pStyle w:val="TOC2"/>
            <w:tabs>
              <w:tab w:val="left" w:pos="709"/>
            </w:tabs>
            <w:rPr>
              <w:rFonts w:ascii="Arial" w:eastAsiaTheme="minorEastAsia" w:hAnsi="Arial" w:cs="Arial"/>
              <w:sz w:val="20"/>
              <w:szCs w:val="20"/>
              <w:lang w:val="en-AU" w:eastAsia="en-AU"/>
            </w:rPr>
          </w:pPr>
          <w:hyperlink w:anchor="_Toc20471467" w:history="1">
            <w:r w:rsidR="001B755A" w:rsidRPr="001B755A">
              <w:rPr>
                <w:rStyle w:val="Hyperlink"/>
                <w:rFonts w:ascii="Arial" w:hAnsi="Arial" w:cs="Arial"/>
                <w:sz w:val="20"/>
                <w:szCs w:val="20"/>
              </w:rPr>
              <w:t>9.1</w:t>
            </w:r>
            <w:r w:rsidR="001B755A" w:rsidRPr="001B755A">
              <w:rPr>
                <w:rFonts w:ascii="Arial" w:eastAsiaTheme="minorEastAsia" w:hAnsi="Arial" w:cs="Arial"/>
                <w:sz w:val="20"/>
                <w:szCs w:val="20"/>
                <w:lang w:val="en-AU" w:eastAsia="en-AU"/>
              </w:rPr>
              <w:tab/>
            </w:r>
            <w:r w:rsidR="001B755A" w:rsidRPr="001B755A">
              <w:rPr>
                <w:rStyle w:val="Hyperlink"/>
                <w:rFonts w:ascii="Arial" w:hAnsi="Arial" w:cs="Arial"/>
                <w:sz w:val="20"/>
                <w:szCs w:val="20"/>
              </w:rPr>
              <w:t>Solution Gaps</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_Toc20471467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55</w:t>
            </w:r>
            <w:r w:rsidR="001B755A" w:rsidRPr="001B755A">
              <w:rPr>
                <w:rFonts w:ascii="Arial" w:hAnsi="Arial" w:cs="Arial"/>
                <w:webHidden/>
                <w:sz w:val="20"/>
                <w:szCs w:val="20"/>
              </w:rPr>
              <w:fldChar w:fldCharType="end"/>
            </w:r>
          </w:hyperlink>
        </w:p>
        <w:p w14:paraId="08E12179" w14:textId="77777777" w:rsidR="001B755A" w:rsidRPr="001B755A" w:rsidRDefault="00F23556">
          <w:pPr>
            <w:pStyle w:val="TOC2"/>
            <w:tabs>
              <w:tab w:val="left" w:pos="709"/>
            </w:tabs>
            <w:rPr>
              <w:rFonts w:ascii="Arial" w:eastAsiaTheme="minorEastAsia" w:hAnsi="Arial" w:cs="Arial"/>
              <w:sz w:val="20"/>
              <w:szCs w:val="20"/>
              <w:lang w:val="en-AU" w:eastAsia="en-AU"/>
            </w:rPr>
          </w:pPr>
          <w:hyperlink w:anchor="_Toc20471468" w:history="1">
            <w:r w:rsidR="001B755A" w:rsidRPr="001B755A">
              <w:rPr>
                <w:rStyle w:val="Hyperlink"/>
                <w:rFonts w:ascii="Arial" w:hAnsi="Arial" w:cs="Arial"/>
                <w:sz w:val="20"/>
                <w:szCs w:val="20"/>
              </w:rPr>
              <w:t>9.2</w:t>
            </w:r>
            <w:r w:rsidR="001B755A" w:rsidRPr="001B755A">
              <w:rPr>
                <w:rFonts w:ascii="Arial" w:eastAsiaTheme="minorEastAsia" w:hAnsi="Arial" w:cs="Arial"/>
                <w:sz w:val="20"/>
                <w:szCs w:val="20"/>
                <w:lang w:val="en-AU" w:eastAsia="en-AU"/>
              </w:rPr>
              <w:tab/>
            </w:r>
            <w:r w:rsidR="001B755A" w:rsidRPr="001B755A">
              <w:rPr>
                <w:rStyle w:val="Hyperlink"/>
                <w:rFonts w:ascii="Arial" w:hAnsi="Arial" w:cs="Arial"/>
                <w:sz w:val="20"/>
                <w:szCs w:val="20"/>
              </w:rPr>
              <w:t>Missing Functionality</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_Toc20471468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55</w:t>
            </w:r>
            <w:r w:rsidR="001B755A" w:rsidRPr="001B755A">
              <w:rPr>
                <w:rFonts w:ascii="Arial" w:hAnsi="Arial" w:cs="Arial"/>
                <w:webHidden/>
                <w:sz w:val="20"/>
                <w:szCs w:val="20"/>
              </w:rPr>
              <w:fldChar w:fldCharType="end"/>
            </w:r>
          </w:hyperlink>
        </w:p>
        <w:p w14:paraId="3FCDCAA4" w14:textId="77777777" w:rsidR="001B755A" w:rsidRPr="001B755A" w:rsidRDefault="00F23556">
          <w:pPr>
            <w:pStyle w:val="TOC1"/>
            <w:rPr>
              <w:rFonts w:ascii="Arial" w:eastAsiaTheme="minorEastAsia" w:hAnsi="Arial" w:cs="Arial"/>
              <w:b w:val="0"/>
              <w:sz w:val="20"/>
              <w:szCs w:val="20"/>
              <w:lang w:val="en-AU" w:eastAsia="en-AU"/>
            </w:rPr>
          </w:pPr>
          <w:hyperlink w:anchor="_Toc20471469" w:history="1">
            <w:r w:rsidR="001B755A" w:rsidRPr="001B755A">
              <w:rPr>
                <w:rStyle w:val="Hyperlink"/>
                <w:rFonts w:ascii="Arial" w:hAnsi="Arial" w:cs="Arial"/>
                <w:sz w:val="20"/>
                <w:szCs w:val="20"/>
              </w:rPr>
              <w:t>10.</w:t>
            </w:r>
            <w:r w:rsidR="001B755A" w:rsidRPr="001B755A">
              <w:rPr>
                <w:rFonts w:ascii="Arial" w:eastAsiaTheme="minorEastAsia" w:hAnsi="Arial" w:cs="Arial"/>
                <w:b w:val="0"/>
                <w:sz w:val="20"/>
                <w:szCs w:val="20"/>
                <w:lang w:val="en-AU" w:eastAsia="en-AU"/>
              </w:rPr>
              <w:tab/>
            </w:r>
            <w:r w:rsidR="001B755A" w:rsidRPr="001B755A">
              <w:rPr>
                <w:rStyle w:val="Hyperlink"/>
                <w:rFonts w:ascii="Arial" w:hAnsi="Arial" w:cs="Arial"/>
                <w:sz w:val="20"/>
                <w:szCs w:val="20"/>
              </w:rPr>
              <w:t>Appendices</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_Toc20471469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56</w:t>
            </w:r>
            <w:r w:rsidR="001B755A" w:rsidRPr="001B755A">
              <w:rPr>
                <w:rFonts w:ascii="Arial" w:hAnsi="Arial" w:cs="Arial"/>
                <w:webHidden/>
                <w:sz w:val="20"/>
                <w:szCs w:val="20"/>
              </w:rPr>
              <w:fldChar w:fldCharType="end"/>
            </w:r>
          </w:hyperlink>
        </w:p>
        <w:p w14:paraId="54E3CB72" w14:textId="77777777" w:rsidR="001B755A" w:rsidRPr="001B755A" w:rsidRDefault="00F23556">
          <w:pPr>
            <w:pStyle w:val="TOC2"/>
            <w:tabs>
              <w:tab w:val="left" w:pos="709"/>
            </w:tabs>
            <w:rPr>
              <w:rFonts w:ascii="Arial" w:eastAsiaTheme="minorEastAsia" w:hAnsi="Arial" w:cs="Arial"/>
              <w:sz w:val="20"/>
              <w:szCs w:val="20"/>
              <w:lang w:val="en-AU" w:eastAsia="en-AU"/>
            </w:rPr>
          </w:pPr>
          <w:hyperlink w:anchor="_Toc20471470" w:history="1">
            <w:r w:rsidR="001B755A" w:rsidRPr="001B755A">
              <w:rPr>
                <w:rStyle w:val="Hyperlink"/>
                <w:rFonts w:ascii="Arial" w:hAnsi="Arial" w:cs="Arial"/>
                <w:sz w:val="20"/>
                <w:szCs w:val="20"/>
              </w:rPr>
              <w:t>10.1</w:t>
            </w:r>
            <w:r w:rsidR="001B755A" w:rsidRPr="001B755A">
              <w:rPr>
                <w:rFonts w:ascii="Arial" w:eastAsiaTheme="minorEastAsia" w:hAnsi="Arial" w:cs="Arial"/>
                <w:sz w:val="20"/>
                <w:szCs w:val="20"/>
                <w:lang w:val="en-AU" w:eastAsia="en-AU"/>
              </w:rPr>
              <w:tab/>
            </w:r>
            <w:r w:rsidR="001B755A" w:rsidRPr="001B755A">
              <w:rPr>
                <w:rStyle w:val="Hyperlink"/>
                <w:rFonts w:ascii="Arial" w:hAnsi="Arial" w:cs="Arial"/>
                <w:sz w:val="20"/>
                <w:szCs w:val="20"/>
              </w:rPr>
              <w:t>ADP Reference Documents</w:t>
            </w:r>
            <w:r w:rsidR="001B755A" w:rsidRPr="001B755A">
              <w:rPr>
                <w:rFonts w:ascii="Arial" w:hAnsi="Arial" w:cs="Arial"/>
                <w:webHidden/>
                <w:sz w:val="20"/>
                <w:szCs w:val="20"/>
              </w:rPr>
              <w:tab/>
            </w:r>
            <w:r w:rsidR="001B755A" w:rsidRPr="001B755A">
              <w:rPr>
                <w:rFonts w:ascii="Arial" w:hAnsi="Arial" w:cs="Arial"/>
                <w:webHidden/>
                <w:sz w:val="20"/>
                <w:szCs w:val="20"/>
              </w:rPr>
              <w:fldChar w:fldCharType="begin"/>
            </w:r>
            <w:r w:rsidR="001B755A" w:rsidRPr="001B755A">
              <w:rPr>
                <w:rFonts w:ascii="Arial" w:hAnsi="Arial" w:cs="Arial"/>
                <w:webHidden/>
                <w:sz w:val="20"/>
                <w:szCs w:val="20"/>
              </w:rPr>
              <w:instrText xml:space="preserve"> PAGEREF _Toc20471470 \h </w:instrText>
            </w:r>
            <w:r w:rsidR="001B755A" w:rsidRPr="001B755A">
              <w:rPr>
                <w:rFonts w:ascii="Arial" w:hAnsi="Arial" w:cs="Arial"/>
                <w:webHidden/>
                <w:sz w:val="20"/>
                <w:szCs w:val="20"/>
              </w:rPr>
            </w:r>
            <w:r w:rsidR="001B755A" w:rsidRPr="001B755A">
              <w:rPr>
                <w:rFonts w:ascii="Arial" w:hAnsi="Arial" w:cs="Arial"/>
                <w:webHidden/>
                <w:sz w:val="20"/>
                <w:szCs w:val="20"/>
              </w:rPr>
              <w:fldChar w:fldCharType="separate"/>
            </w:r>
            <w:r w:rsidR="001B755A" w:rsidRPr="001B755A">
              <w:rPr>
                <w:rFonts w:ascii="Arial" w:hAnsi="Arial" w:cs="Arial"/>
                <w:webHidden/>
                <w:sz w:val="20"/>
                <w:szCs w:val="20"/>
              </w:rPr>
              <w:t>56</w:t>
            </w:r>
            <w:r w:rsidR="001B755A" w:rsidRPr="001B755A">
              <w:rPr>
                <w:rFonts w:ascii="Arial" w:hAnsi="Arial" w:cs="Arial"/>
                <w:webHidden/>
                <w:sz w:val="20"/>
                <w:szCs w:val="20"/>
              </w:rPr>
              <w:fldChar w:fldCharType="end"/>
            </w:r>
          </w:hyperlink>
        </w:p>
        <w:p w14:paraId="4200B466" w14:textId="77777777" w:rsidR="00157ABA" w:rsidRPr="001B755A" w:rsidRDefault="00157ABA">
          <w:pPr>
            <w:rPr>
              <w:rFonts w:ascii="Arial" w:hAnsi="Arial" w:cs="Arial"/>
              <w:sz w:val="20"/>
              <w:szCs w:val="20"/>
            </w:rPr>
          </w:pPr>
          <w:r w:rsidRPr="001B755A">
            <w:rPr>
              <w:rFonts w:ascii="Arial" w:hAnsi="Arial" w:cs="Arial"/>
              <w:b/>
              <w:bCs/>
              <w:noProof/>
              <w:sz w:val="20"/>
              <w:szCs w:val="20"/>
            </w:rPr>
            <w:fldChar w:fldCharType="end"/>
          </w:r>
        </w:p>
      </w:sdtContent>
    </w:sdt>
    <w:p w14:paraId="30157AAF" w14:textId="77777777" w:rsidR="00362CAD" w:rsidRPr="00B92312" w:rsidRDefault="00362CAD" w:rsidP="00D76C25"/>
    <w:p w14:paraId="431045F2" w14:textId="77777777" w:rsidR="00003254" w:rsidRPr="00580A08" w:rsidRDefault="00003254" w:rsidP="00580A08">
      <w:pPr>
        <w:pStyle w:val="Heading1"/>
      </w:pPr>
      <w:bookmarkStart w:id="14" w:name="_Toc200178070"/>
      <w:bookmarkStart w:id="15" w:name="_Toc517444231"/>
      <w:bookmarkStart w:id="16" w:name="_Toc20471408"/>
      <w:bookmarkStart w:id="17" w:name="_Toc219696989"/>
      <w:r w:rsidRPr="00580A08">
        <w:lastRenderedPageBreak/>
        <w:t xml:space="preserve">Purpose of </w:t>
      </w:r>
      <w:bookmarkEnd w:id="14"/>
      <w:r w:rsidR="0075207F">
        <w:rPr>
          <w:lang w:val="en-AU"/>
        </w:rPr>
        <w:t xml:space="preserve">Time Management </w:t>
      </w:r>
      <w:r w:rsidRPr="00580A08">
        <w:t>Blueprint</w:t>
      </w:r>
      <w:bookmarkEnd w:id="15"/>
      <w:bookmarkEnd w:id="16"/>
    </w:p>
    <w:p w14:paraId="62581B7F" w14:textId="77777777" w:rsidR="00003254" w:rsidRPr="00E96652" w:rsidRDefault="00003254" w:rsidP="002539D0">
      <w:pPr>
        <w:rPr>
          <w:rFonts w:ascii="Arial" w:hAnsi="Arial" w:cs="Arial"/>
          <w:sz w:val="22"/>
          <w:szCs w:val="22"/>
        </w:rPr>
      </w:pPr>
      <w:r w:rsidRPr="00E96652">
        <w:rPr>
          <w:rFonts w:ascii="Arial" w:hAnsi="Arial" w:cs="Arial"/>
          <w:sz w:val="22"/>
          <w:szCs w:val="22"/>
        </w:rPr>
        <w:t xml:space="preserve">The ADP </w:t>
      </w:r>
      <w:r w:rsidR="0075207F">
        <w:rPr>
          <w:rFonts w:ascii="Arial" w:hAnsi="Arial" w:cs="Arial"/>
          <w:sz w:val="22"/>
          <w:szCs w:val="22"/>
        </w:rPr>
        <w:t xml:space="preserve">Time Management </w:t>
      </w:r>
      <w:r w:rsidRPr="00E96652">
        <w:rPr>
          <w:rFonts w:ascii="Arial" w:hAnsi="Arial" w:cs="Arial"/>
          <w:sz w:val="22"/>
          <w:szCs w:val="22"/>
        </w:rPr>
        <w:t xml:space="preserve">Blueprint provides the basis for setup and testing of the </w:t>
      </w:r>
      <w:proofErr w:type="spellStart"/>
      <w:r w:rsidRPr="00E96652">
        <w:rPr>
          <w:rFonts w:ascii="Arial" w:hAnsi="Arial" w:cs="Arial"/>
          <w:sz w:val="22"/>
          <w:szCs w:val="22"/>
        </w:rPr>
        <w:t>GlobalView</w:t>
      </w:r>
      <w:proofErr w:type="spellEnd"/>
      <w:r w:rsidRPr="00E96652">
        <w:rPr>
          <w:rFonts w:ascii="Arial" w:hAnsi="Arial" w:cs="Arial"/>
          <w:sz w:val="22"/>
          <w:szCs w:val="22"/>
          <w:vertAlign w:val="superscript"/>
        </w:rPr>
        <w:t>®</w:t>
      </w:r>
      <w:r w:rsidRPr="00E96652">
        <w:rPr>
          <w:rFonts w:ascii="Arial" w:hAnsi="Arial" w:cs="Arial"/>
          <w:sz w:val="22"/>
          <w:szCs w:val="22"/>
        </w:rPr>
        <w:t xml:space="preserve"> </w:t>
      </w:r>
      <w:r w:rsidR="0075207F">
        <w:rPr>
          <w:rFonts w:ascii="Arial" w:hAnsi="Arial" w:cs="Arial"/>
          <w:sz w:val="22"/>
          <w:szCs w:val="22"/>
        </w:rPr>
        <w:t xml:space="preserve">Time Management </w:t>
      </w:r>
      <w:r w:rsidRPr="00E96652">
        <w:rPr>
          <w:rFonts w:ascii="Arial" w:hAnsi="Arial" w:cs="Arial"/>
          <w:sz w:val="22"/>
          <w:szCs w:val="22"/>
        </w:rPr>
        <w:t>solution during reali</w:t>
      </w:r>
      <w:r w:rsidR="005D4DE6">
        <w:rPr>
          <w:rFonts w:ascii="Arial" w:hAnsi="Arial" w:cs="Arial"/>
          <w:sz w:val="22"/>
          <w:szCs w:val="22"/>
        </w:rPr>
        <w:t>s</w:t>
      </w:r>
      <w:r w:rsidRPr="00E96652">
        <w:rPr>
          <w:rFonts w:ascii="Arial" w:hAnsi="Arial" w:cs="Arial"/>
          <w:sz w:val="22"/>
          <w:szCs w:val="22"/>
        </w:rPr>
        <w:t>ation and subsequent phases of project implementation.  It will also document the termi</w:t>
      </w:r>
      <w:r w:rsidR="002539D0" w:rsidRPr="00E96652">
        <w:rPr>
          <w:rFonts w:ascii="Arial" w:hAnsi="Arial" w:cs="Arial"/>
          <w:sz w:val="22"/>
          <w:szCs w:val="22"/>
        </w:rPr>
        <w:t xml:space="preserve">nology, definitions, groupings </w:t>
      </w:r>
      <w:r w:rsidRPr="00E96652">
        <w:rPr>
          <w:rFonts w:ascii="Arial" w:hAnsi="Arial" w:cs="Arial"/>
          <w:sz w:val="22"/>
          <w:szCs w:val="22"/>
        </w:rPr>
        <w:t xml:space="preserve">and other categorisations required for the successful implementation of the </w:t>
      </w:r>
      <w:proofErr w:type="spellStart"/>
      <w:r w:rsidRPr="00E96652">
        <w:rPr>
          <w:rFonts w:ascii="Arial" w:hAnsi="Arial" w:cs="Arial"/>
          <w:sz w:val="22"/>
          <w:szCs w:val="22"/>
        </w:rPr>
        <w:t>GlobalView</w:t>
      </w:r>
      <w:proofErr w:type="spellEnd"/>
      <w:r w:rsidRPr="00E96652">
        <w:rPr>
          <w:rFonts w:ascii="Arial" w:hAnsi="Arial" w:cs="Arial"/>
          <w:sz w:val="22"/>
          <w:szCs w:val="22"/>
          <w:vertAlign w:val="superscript"/>
        </w:rPr>
        <w:t>®</w:t>
      </w:r>
      <w:r w:rsidRPr="00E96652">
        <w:rPr>
          <w:rFonts w:ascii="Arial" w:hAnsi="Arial" w:cs="Arial"/>
          <w:sz w:val="22"/>
          <w:szCs w:val="22"/>
        </w:rPr>
        <w:t xml:space="preserve"> service for the benefit of both parties. </w:t>
      </w:r>
    </w:p>
    <w:p w14:paraId="6923B505" w14:textId="77777777" w:rsidR="00003254" w:rsidRPr="00E96652" w:rsidRDefault="00003254" w:rsidP="002539D0">
      <w:pPr>
        <w:rPr>
          <w:rFonts w:ascii="Arial" w:hAnsi="Arial" w:cs="Arial"/>
          <w:sz w:val="22"/>
          <w:szCs w:val="22"/>
        </w:rPr>
      </w:pPr>
      <w:r w:rsidRPr="00E96652">
        <w:rPr>
          <w:rFonts w:ascii="Arial" w:hAnsi="Arial" w:cs="Arial"/>
          <w:sz w:val="22"/>
          <w:szCs w:val="22"/>
        </w:rPr>
        <w:t xml:space="preserve">The </w:t>
      </w:r>
      <w:r w:rsidR="0075207F">
        <w:rPr>
          <w:rFonts w:ascii="Arial" w:hAnsi="Arial" w:cs="Arial"/>
          <w:sz w:val="22"/>
          <w:szCs w:val="22"/>
        </w:rPr>
        <w:t>Time Management</w:t>
      </w:r>
      <w:r w:rsidRPr="00E96652">
        <w:rPr>
          <w:rFonts w:ascii="Arial" w:hAnsi="Arial" w:cs="Arial"/>
          <w:sz w:val="22"/>
          <w:szCs w:val="22"/>
        </w:rPr>
        <w:t xml:space="preserve"> Blueprint will not include </w:t>
      </w:r>
      <w:proofErr w:type="gramStart"/>
      <w:r w:rsidRPr="00E96652">
        <w:rPr>
          <w:rFonts w:ascii="Arial" w:hAnsi="Arial" w:cs="Arial"/>
          <w:sz w:val="22"/>
          <w:szCs w:val="22"/>
        </w:rPr>
        <w:t>all of</w:t>
      </w:r>
      <w:proofErr w:type="gramEnd"/>
      <w:r w:rsidRPr="00E96652">
        <w:rPr>
          <w:rFonts w:ascii="Arial" w:hAnsi="Arial" w:cs="Arial"/>
          <w:sz w:val="22"/>
          <w:szCs w:val="22"/>
        </w:rPr>
        <w:t xml:space="preserve"> the details described in subsequent ADP documentation including the Implementation Plan, Data Conversion Plan, etc, which are generally developed later in the implementation process, on the basis of details provided in the Blueprint.</w:t>
      </w:r>
    </w:p>
    <w:p w14:paraId="19E47183" w14:textId="77777777" w:rsidR="00124149" w:rsidRDefault="00003254" w:rsidP="00124149">
      <w:pPr>
        <w:rPr>
          <w:rFonts w:ascii="Arial" w:hAnsi="Arial" w:cs="Arial"/>
          <w:sz w:val="22"/>
          <w:szCs w:val="22"/>
        </w:rPr>
      </w:pPr>
      <w:r w:rsidRPr="00E96652">
        <w:rPr>
          <w:rFonts w:ascii="Arial" w:hAnsi="Arial" w:cs="Arial"/>
          <w:sz w:val="22"/>
          <w:szCs w:val="22"/>
        </w:rPr>
        <w:t xml:space="preserve">The complete list of entries referred to in this document is </w:t>
      </w:r>
      <w:r w:rsidR="0075207F">
        <w:rPr>
          <w:rFonts w:ascii="Arial" w:hAnsi="Arial" w:cs="Arial"/>
          <w:sz w:val="22"/>
          <w:szCs w:val="22"/>
        </w:rPr>
        <w:t xml:space="preserve">documented in </w:t>
      </w:r>
      <w:r w:rsidRPr="00E96652">
        <w:rPr>
          <w:rFonts w:ascii="Arial" w:hAnsi="Arial" w:cs="Arial"/>
          <w:sz w:val="22"/>
          <w:szCs w:val="22"/>
        </w:rPr>
        <w:t xml:space="preserve">the </w:t>
      </w:r>
      <w:r w:rsidR="0075207F" w:rsidRPr="0075207F">
        <w:rPr>
          <w:rFonts w:ascii="Arial" w:hAnsi="Arial" w:cs="Arial"/>
          <w:sz w:val="22"/>
          <w:szCs w:val="22"/>
        </w:rPr>
        <w:t>Time M</w:t>
      </w:r>
      <w:r w:rsidR="0075207F">
        <w:rPr>
          <w:rFonts w:ascii="Arial" w:hAnsi="Arial" w:cs="Arial"/>
          <w:sz w:val="22"/>
          <w:szCs w:val="22"/>
        </w:rPr>
        <w:t xml:space="preserve">anagement </w:t>
      </w:r>
      <w:r w:rsidRPr="0075207F">
        <w:rPr>
          <w:rFonts w:ascii="Arial" w:hAnsi="Arial" w:cs="Arial"/>
          <w:sz w:val="22"/>
          <w:szCs w:val="22"/>
        </w:rPr>
        <w:t>Blueprint Configuration Worksheet</w:t>
      </w:r>
      <w:r w:rsidR="0075207F">
        <w:rPr>
          <w:rFonts w:ascii="Arial" w:hAnsi="Arial" w:cs="Arial"/>
          <w:sz w:val="22"/>
          <w:szCs w:val="22"/>
        </w:rPr>
        <w:t xml:space="preserve"> (CWS)</w:t>
      </w:r>
      <w:r w:rsidRPr="00E96652">
        <w:rPr>
          <w:rFonts w:ascii="Arial" w:hAnsi="Arial" w:cs="Arial"/>
          <w:sz w:val="22"/>
          <w:szCs w:val="22"/>
        </w:rPr>
        <w:t>, a copy of which is included</w:t>
      </w:r>
      <w:r w:rsidR="0075207F">
        <w:rPr>
          <w:rFonts w:ascii="Arial" w:hAnsi="Arial" w:cs="Arial"/>
          <w:sz w:val="22"/>
          <w:szCs w:val="22"/>
        </w:rPr>
        <w:t xml:space="preserve"> in the </w:t>
      </w:r>
      <w:hyperlink w:anchor="_Appendices" w:history="1">
        <w:r w:rsidR="0075207F" w:rsidRPr="0075207F">
          <w:rPr>
            <w:rStyle w:val="Hyperlink"/>
            <w:rFonts w:ascii="Arial" w:hAnsi="Arial" w:cs="Arial"/>
            <w:sz w:val="22"/>
            <w:szCs w:val="22"/>
          </w:rPr>
          <w:t>Appendix</w:t>
        </w:r>
      </w:hyperlink>
      <w:r w:rsidRPr="00E96652">
        <w:rPr>
          <w:rFonts w:ascii="Arial" w:hAnsi="Arial" w:cs="Arial"/>
          <w:sz w:val="22"/>
          <w:szCs w:val="22"/>
        </w:rPr>
        <w:t xml:space="preserve">. </w:t>
      </w:r>
      <w:proofErr w:type="gramStart"/>
      <w:r w:rsidRPr="00E96652">
        <w:rPr>
          <w:rFonts w:ascii="Arial" w:hAnsi="Arial" w:cs="Arial"/>
          <w:sz w:val="22"/>
          <w:szCs w:val="22"/>
        </w:rPr>
        <w:t>Generally speaking, the</w:t>
      </w:r>
      <w:proofErr w:type="gramEnd"/>
      <w:r w:rsidRPr="00E96652">
        <w:rPr>
          <w:rFonts w:ascii="Arial" w:hAnsi="Arial" w:cs="Arial"/>
          <w:sz w:val="22"/>
          <w:szCs w:val="22"/>
        </w:rPr>
        <w:t xml:space="preserve"> section headings in this document will correspond with Worksheet Tabs in the </w:t>
      </w:r>
      <w:r w:rsidR="00124149">
        <w:rPr>
          <w:rFonts w:ascii="Arial" w:hAnsi="Arial" w:cs="Arial"/>
          <w:sz w:val="22"/>
          <w:szCs w:val="22"/>
        </w:rPr>
        <w:t xml:space="preserve">Configuration Worksheet. </w:t>
      </w:r>
      <w:bookmarkStart w:id="18" w:name="_Toc200178071"/>
      <w:bookmarkStart w:id="19" w:name="_Toc417995041"/>
      <w:bookmarkEnd w:id="17"/>
    </w:p>
    <w:p w14:paraId="6BE36942" w14:textId="77777777" w:rsidR="00A73644" w:rsidRDefault="00A73644" w:rsidP="00124149">
      <w:pPr>
        <w:rPr>
          <w:rFonts w:ascii="Arial" w:hAnsi="Arial" w:cs="Arial"/>
          <w:sz w:val="22"/>
          <w:szCs w:val="22"/>
        </w:rPr>
      </w:pPr>
    </w:p>
    <w:p w14:paraId="0E49EB70" w14:textId="77777777" w:rsidR="00A73644" w:rsidRPr="00A73644" w:rsidRDefault="00A73644" w:rsidP="00A73644">
      <w:pPr>
        <w:rPr>
          <w:rFonts w:ascii="Arial" w:hAnsi="Arial" w:cs="Arial"/>
          <w:sz w:val="22"/>
          <w:szCs w:val="22"/>
        </w:rPr>
      </w:pPr>
    </w:p>
    <w:p w14:paraId="44D9CEE0" w14:textId="77777777" w:rsidR="00A73644" w:rsidRPr="00A73644" w:rsidRDefault="00A73644" w:rsidP="00A73644">
      <w:pPr>
        <w:rPr>
          <w:rFonts w:ascii="Arial" w:hAnsi="Arial" w:cs="Arial"/>
          <w:sz w:val="22"/>
          <w:szCs w:val="22"/>
        </w:rPr>
      </w:pPr>
    </w:p>
    <w:p w14:paraId="72E24123" w14:textId="77777777" w:rsidR="00A73644" w:rsidRPr="00A73644" w:rsidRDefault="00A73644" w:rsidP="00A73644">
      <w:pPr>
        <w:rPr>
          <w:rFonts w:ascii="Arial" w:hAnsi="Arial" w:cs="Arial"/>
          <w:sz w:val="22"/>
          <w:szCs w:val="22"/>
        </w:rPr>
      </w:pPr>
    </w:p>
    <w:p w14:paraId="6CE9CCC7" w14:textId="77777777" w:rsidR="00A73644" w:rsidRPr="00A73644" w:rsidRDefault="00A73644" w:rsidP="00A73644">
      <w:pPr>
        <w:rPr>
          <w:rFonts w:ascii="Arial" w:hAnsi="Arial" w:cs="Arial"/>
          <w:sz w:val="22"/>
          <w:szCs w:val="22"/>
        </w:rPr>
      </w:pPr>
    </w:p>
    <w:p w14:paraId="6061F23D" w14:textId="77777777" w:rsidR="00A73644" w:rsidRDefault="00A73644" w:rsidP="00A73644">
      <w:pPr>
        <w:rPr>
          <w:rFonts w:ascii="Arial" w:hAnsi="Arial" w:cs="Arial"/>
          <w:sz w:val="22"/>
          <w:szCs w:val="22"/>
        </w:rPr>
      </w:pPr>
    </w:p>
    <w:p w14:paraId="2897096B" w14:textId="77777777" w:rsidR="000557AD" w:rsidRPr="00A73644" w:rsidRDefault="00A73644" w:rsidP="00A73644">
      <w:pPr>
        <w:tabs>
          <w:tab w:val="left" w:pos="1536"/>
        </w:tabs>
        <w:rPr>
          <w:rFonts w:ascii="Arial" w:hAnsi="Arial" w:cs="Arial"/>
          <w:sz w:val="22"/>
          <w:szCs w:val="22"/>
        </w:rPr>
      </w:pPr>
      <w:r>
        <w:rPr>
          <w:rFonts w:ascii="Arial" w:hAnsi="Arial" w:cs="Arial"/>
          <w:sz w:val="22"/>
          <w:szCs w:val="22"/>
        </w:rPr>
        <w:tab/>
      </w:r>
    </w:p>
    <w:p w14:paraId="45511FFE" w14:textId="77777777" w:rsidR="00100BD7" w:rsidRDefault="00100BD7" w:rsidP="00580A08">
      <w:pPr>
        <w:pStyle w:val="Heading1"/>
      </w:pPr>
      <w:bookmarkStart w:id="20" w:name="_Toc517444232"/>
      <w:bookmarkStart w:id="21" w:name="_Toc20471409"/>
      <w:r>
        <w:lastRenderedPageBreak/>
        <w:t>Scope of Country Implementation</w:t>
      </w:r>
      <w:bookmarkEnd w:id="18"/>
      <w:bookmarkEnd w:id="19"/>
      <w:bookmarkEnd w:id="20"/>
      <w:bookmarkEnd w:id="21"/>
    </w:p>
    <w:p w14:paraId="5445301C" w14:textId="77777777" w:rsidR="00C428E4" w:rsidRDefault="00C428E4" w:rsidP="00C428E4">
      <w:pPr>
        <w:pStyle w:val="BodyText"/>
        <w:rPr>
          <w:rFonts w:ascii="Arial" w:hAnsi="Arial" w:cs="Arial"/>
        </w:rPr>
      </w:pPr>
      <w:r w:rsidRPr="00634D53">
        <w:rPr>
          <w:rFonts w:ascii="Arial" w:hAnsi="Arial" w:cs="Arial"/>
        </w:rPr>
        <w:t xml:space="preserve">The purpose of this document is to detail the business requirements provided by and </w:t>
      </w:r>
      <w:r w:rsidR="00423570">
        <w:rPr>
          <w:rFonts w:ascii="Arial" w:hAnsi="Arial" w:cs="Arial"/>
        </w:rPr>
        <w:t>d</w:t>
      </w:r>
      <w:r w:rsidRPr="00634D53">
        <w:rPr>
          <w:rFonts w:ascii="Arial" w:hAnsi="Arial" w:cs="Arial"/>
        </w:rPr>
        <w:t>etermined with</w:t>
      </w:r>
      <w:r>
        <w:rPr>
          <w:rFonts w:ascii="Arial" w:hAnsi="Arial" w:cs="Arial"/>
        </w:rPr>
        <w:t xml:space="preserve"> </w:t>
      </w:r>
      <w:r w:rsidRPr="006228E7">
        <w:rPr>
          <w:rFonts w:ascii="Arial" w:hAnsi="Arial" w:cs="Arial"/>
        </w:rPr>
        <w:fldChar w:fldCharType="begin"/>
      </w:r>
      <w:r w:rsidRPr="006228E7">
        <w:rPr>
          <w:rFonts w:ascii="Arial" w:hAnsi="Arial" w:cs="Arial"/>
        </w:rPr>
        <w:instrText xml:space="preserve"> STYLEREF  ClientName-Ref  \* MERGEFORMAT </w:instrText>
      </w:r>
      <w:r w:rsidRPr="006228E7">
        <w:rPr>
          <w:rFonts w:ascii="Arial" w:hAnsi="Arial" w:cs="Arial"/>
        </w:rPr>
        <w:fldChar w:fldCharType="separate"/>
      </w:r>
      <w:r w:rsidR="00580A08">
        <w:rPr>
          <w:rFonts w:ascii="Arial" w:hAnsi="Arial" w:cs="Arial"/>
          <w:noProof/>
        </w:rPr>
        <w:t>RMIT Australia</w:t>
      </w:r>
      <w:r w:rsidRPr="006228E7">
        <w:rPr>
          <w:rFonts w:ascii="Arial" w:hAnsi="Arial" w:cs="Arial"/>
          <w:noProof/>
        </w:rPr>
        <w:fldChar w:fldCharType="end"/>
      </w:r>
      <w:r>
        <w:rPr>
          <w:rFonts w:ascii="Arial" w:hAnsi="Arial" w:cs="Arial"/>
        </w:rPr>
        <w:t xml:space="preserve"> </w:t>
      </w:r>
      <w:r w:rsidRPr="00634D53">
        <w:rPr>
          <w:rFonts w:ascii="Arial" w:hAnsi="Arial" w:cs="Arial"/>
        </w:rPr>
        <w:t xml:space="preserve">for the implementation of the ADP </w:t>
      </w:r>
      <w:proofErr w:type="spellStart"/>
      <w:r w:rsidRPr="00634D53">
        <w:rPr>
          <w:rFonts w:ascii="Arial" w:hAnsi="Arial" w:cs="Arial"/>
        </w:rPr>
        <w:t>GlobalView</w:t>
      </w:r>
      <w:proofErr w:type="spellEnd"/>
      <w:r w:rsidRPr="00C428E4">
        <w:rPr>
          <w:rFonts w:ascii="Arial" w:hAnsi="Arial" w:cs="Arial"/>
          <w:vertAlign w:val="superscript"/>
        </w:rPr>
        <w:t>®</w:t>
      </w:r>
      <w:r w:rsidRPr="00634D53">
        <w:rPr>
          <w:rFonts w:ascii="Arial" w:hAnsi="Arial" w:cs="Arial"/>
        </w:rPr>
        <w:t xml:space="preserve"> </w:t>
      </w:r>
      <w:r w:rsidR="00580A08">
        <w:rPr>
          <w:rFonts w:ascii="Arial" w:hAnsi="Arial" w:cs="Arial"/>
        </w:rPr>
        <w:t>T</w:t>
      </w:r>
      <w:r w:rsidRPr="00634D53">
        <w:rPr>
          <w:rFonts w:ascii="Arial" w:hAnsi="Arial" w:cs="Arial"/>
        </w:rPr>
        <w:t xml:space="preserve">ime </w:t>
      </w:r>
      <w:r w:rsidR="00580A08">
        <w:rPr>
          <w:rFonts w:ascii="Arial" w:hAnsi="Arial" w:cs="Arial"/>
        </w:rPr>
        <w:t>M</w:t>
      </w:r>
      <w:r w:rsidRPr="00634D53">
        <w:rPr>
          <w:rFonts w:ascii="Arial" w:hAnsi="Arial" w:cs="Arial"/>
        </w:rPr>
        <w:t>anagement solution.</w:t>
      </w:r>
    </w:p>
    <w:p w14:paraId="7D537E08" w14:textId="77777777" w:rsidR="00580A08" w:rsidRDefault="00580A08" w:rsidP="00C428E4">
      <w:pPr>
        <w:pStyle w:val="BodyText"/>
        <w:rPr>
          <w:rFonts w:ascii="Arial" w:hAnsi="Arial" w:cs="Arial"/>
        </w:rPr>
      </w:pPr>
      <w:r>
        <w:rPr>
          <w:rFonts w:ascii="Arial" w:hAnsi="Arial" w:cs="Arial"/>
        </w:rPr>
        <w:t xml:space="preserve">The modules of ADP </w:t>
      </w:r>
      <w:proofErr w:type="spellStart"/>
      <w:r w:rsidRPr="00634D53">
        <w:rPr>
          <w:rFonts w:ascii="Arial" w:hAnsi="Arial" w:cs="Arial"/>
        </w:rPr>
        <w:t>GlobalView</w:t>
      </w:r>
      <w:proofErr w:type="spellEnd"/>
      <w:r w:rsidRPr="00C428E4">
        <w:rPr>
          <w:rFonts w:ascii="Arial" w:hAnsi="Arial" w:cs="Arial"/>
          <w:vertAlign w:val="superscript"/>
        </w:rPr>
        <w:t>®</w:t>
      </w:r>
      <w:r w:rsidRPr="00634D53">
        <w:rPr>
          <w:rFonts w:ascii="Arial" w:hAnsi="Arial" w:cs="Arial"/>
        </w:rPr>
        <w:t xml:space="preserve"> </w:t>
      </w:r>
      <w:r>
        <w:rPr>
          <w:rFonts w:ascii="Arial" w:hAnsi="Arial" w:cs="Arial"/>
        </w:rPr>
        <w:t xml:space="preserve">solution that are in scope for this country Managed Service (MS) implementation are as follows: </w:t>
      </w:r>
    </w:p>
    <w:p w14:paraId="0716ED46" w14:textId="77777777" w:rsidR="00580A08" w:rsidRDefault="00580A08" w:rsidP="00E4286F">
      <w:pPr>
        <w:pStyle w:val="BodyText"/>
        <w:numPr>
          <w:ilvl w:val="0"/>
          <w:numId w:val="18"/>
        </w:numPr>
        <w:rPr>
          <w:rFonts w:ascii="Arial" w:hAnsi="Arial" w:cs="Arial"/>
        </w:rPr>
      </w:pPr>
      <w:r>
        <w:rPr>
          <w:rFonts w:ascii="Arial" w:hAnsi="Arial" w:cs="Arial"/>
        </w:rPr>
        <w:t xml:space="preserve">Personnel Administration </w:t>
      </w:r>
    </w:p>
    <w:p w14:paraId="15994D5B" w14:textId="77777777" w:rsidR="00580A08" w:rsidRDefault="00580A08" w:rsidP="00E4286F">
      <w:pPr>
        <w:pStyle w:val="BodyText"/>
        <w:numPr>
          <w:ilvl w:val="0"/>
          <w:numId w:val="18"/>
        </w:numPr>
        <w:rPr>
          <w:rFonts w:ascii="Arial" w:hAnsi="Arial" w:cs="Arial"/>
        </w:rPr>
      </w:pPr>
      <w:r>
        <w:rPr>
          <w:rFonts w:ascii="Arial" w:hAnsi="Arial" w:cs="Arial"/>
        </w:rPr>
        <w:t xml:space="preserve">Payroll (country) </w:t>
      </w:r>
    </w:p>
    <w:p w14:paraId="35395501" w14:textId="77777777" w:rsidR="00580A08" w:rsidRDefault="00580A08" w:rsidP="00E4286F">
      <w:pPr>
        <w:pStyle w:val="BodyText"/>
        <w:numPr>
          <w:ilvl w:val="0"/>
          <w:numId w:val="18"/>
        </w:numPr>
        <w:rPr>
          <w:rFonts w:ascii="Arial" w:hAnsi="Arial" w:cs="Arial"/>
        </w:rPr>
      </w:pPr>
      <w:r>
        <w:rPr>
          <w:rFonts w:ascii="Arial" w:hAnsi="Arial" w:cs="Arial"/>
        </w:rPr>
        <w:t xml:space="preserve">Time Management (Level 3 </w:t>
      </w:r>
      <w:r w:rsidR="00922E73">
        <w:rPr>
          <w:rFonts w:ascii="Arial" w:hAnsi="Arial" w:cs="Arial"/>
        </w:rPr>
        <w:t>–</w:t>
      </w:r>
      <w:r w:rsidR="00D8504F">
        <w:rPr>
          <w:rFonts w:ascii="Arial" w:hAnsi="Arial" w:cs="Arial"/>
        </w:rPr>
        <w:t xml:space="preserve"> </w:t>
      </w:r>
      <w:r w:rsidR="0075207F">
        <w:rPr>
          <w:rFonts w:ascii="Arial" w:hAnsi="Arial" w:cs="Arial"/>
        </w:rPr>
        <w:t>A</w:t>
      </w:r>
      <w:r w:rsidR="00922E73">
        <w:rPr>
          <w:rFonts w:ascii="Arial" w:hAnsi="Arial" w:cs="Arial"/>
        </w:rPr>
        <w:t xml:space="preserve">ward </w:t>
      </w:r>
      <w:r w:rsidR="0075207F">
        <w:rPr>
          <w:rFonts w:ascii="Arial" w:hAnsi="Arial" w:cs="Arial"/>
        </w:rPr>
        <w:t>I</w:t>
      </w:r>
      <w:r w:rsidR="00922E73">
        <w:rPr>
          <w:rFonts w:ascii="Arial" w:hAnsi="Arial" w:cs="Arial"/>
        </w:rPr>
        <w:t>nterpretation</w:t>
      </w:r>
      <w:r w:rsidR="00D8504F">
        <w:rPr>
          <w:rFonts w:ascii="Arial" w:hAnsi="Arial" w:cs="Arial"/>
        </w:rPr>
        <w:t xml:space="preserve"> and </w:t>
      </w:r>
      <w:r w:rsidR="0075207F">
        <w:rPr>
          <w:rFonts w:ascii="Arial" w:hAnsi="Arial" w:cs="Arial"/>
        </w:rPr>
        <w:t>L</w:t>
      </w:r>
      <w:r w:rsidR="00D8504F">
        <w:rPr>
          <w:rFonts w:ascii="Arial" w:hAnsi="Arial" w:cs="Arial"/>
        </w:rPr>
        <w:t xml:space="preserve">eave </w:t>
      </w:r>
      <w:r w:rsidR="0075207F">
        <w:rPr>
          <w:rFonts w:ascii="Arial" w:hAnsi="Arial" w:cs="Arial"/>
        </w:rPr>
        <w:t>M</w:t>
      </w:r>
      <w:r w:rsidR="00D8504F">
        <w:rPr>
          <w:rFonts w:ascii="Arial" w:hAnsi="Arial" w:cs="Arial"/>
        </w:rPr>
        <w:t>anagement</w:t>
      </w:r>
      <w:r w:rsidR="00922E73">
        <w:rPr>
          <w:rFonts w:ascii="Arial" w:hAnsi="Arial" w:cs="Arial"/>
        </w:rPr>
        <w:t xml:space="preserve">) </w:t>
      </w:r>
    </w:p>
    <w:p w14:paraId="737EE2FF" w14:textId="77777777" w:rsidR="00923DCA" w:rsidRDefault="00923DCA" w:rsidP="00C428E4">
      <w:pPr>
        <w:pStyle w:val="BodyText"/>
        <w:rPr>
          <w:rFonts w:ascii="Arial" w:hAnsi="Arial" w:cs="Arial"/>
        </w:rPr>
      </w:pPr>
    </w:p>
    <w:p w14:paraId="65D75675" w14:textId="77777777" w:rsidR="00922E73" w:rsidRDefault="00922E73" w:rsidP="00C428E4">
      <w:pPr>
        <w:pStyle w:val="BodyText"/>
        <w:rPr>
          <w:rFonts w:ascii="Arial" w:hAnsi="Arial" w:cs="Arial"/>
        </w:rPr>
      </w:pPr>
      <w:r>
        <w:rPr>
          <w:rFonts w:ascii="Arial" w:hAnsi="Arial" w:cs="Arial"/>
        </w:rPr>
        <w:t xml:space="preserve">The modules that are out of scope for this country are: </w:t>
      </w:r>
    </w:p>
    <w:p w14:paraId="111CB03B" w14:textId="77777777" w:rsidR="00922E73" w:rsidRDefault="00922E73" w:rsidP="00E4286F">
      <w:pPr>
        <w:pStyle w:val="BodyText"/>
        <w:numPr>
          <w:ilvl w:val="0"/>
          <w:numId w:val="19"/>
        </w:numPr>
        <w:rPr>
          <w:rFonts w:ascii="Arial" w:hAnsi="Arial" w:cs="Arial"/>
        </w:rPr>
      </w:pPr>
      <w:r>
        <w:rPr>
          <w:rFonts w:ascii="Arial" w:hAnsi="Arial" w:cs="Arial"/>
        </w:rPr>
        <w:t xml:space="preserve">Human Resources </w:t>
      </w:r>
    </w:p>
    <w:p w14:paraId="14A1863A" w14:textId="77777777" w:rsidR="00922E73" w:rsidRDefault="00922E73" w:rsidP="00E4286F">
      <w:pPr>
        <w:pStyle w:val="BodyText"/>
        <w:numPr>
          <w:ilvl w:val="0"/>
          <w:numId w:val="19"/>
        </w:numPr>
        <w:rPr>
          <w:rFonts w:ascii="Arial" w:hAnsi="Arial" w:cs="Arial"/>
        </w:rPr>
      </w:pPr>
      <w:r>
        <w:rPr>
          <w:rFonts w:ascii="Arial" w:hAnsi="Arial" w:cs="Arial"/>
        </w:rPr>
        <w:t xml:space="preserve">External Clock-In / Out </w:t>
      </w:r>
      <w:r w:rsidR="00E207EF">
        <w:rPr>
          <w:rFonts w:ascii="Arial" w:hAnsi="Arial" w:cs="Arial"/>
        </w:rPr>
        <w:t xml:space="preserve">Time Recording System </w:t>
      </w:r>
    </w:p>
    <w:p w14:paraId="13A71ACB" w14:textId="77777777" w:rsidR="004D5C95" w:rsidRDefault="004D5C95" w:rsidP="004D5C95">
      <w:pPr>
        <w:pStyle w:val="BodyText"/>
        <w:numPr>
          <w:ilvl w:val="0"/>
          <w:numId w:val="19"/>
        </w:numPr>
        <w:rPr>
          <w:rFonts w:ascii="Arial" w:hAnsi="Arial" w:cs="Arial"/>
        </w:rPr>
      </w:pPr>
      <w:r>
        <w:rPr>
          <w:rFonts w:ascii="Arial" w:hAnsi="Arial" w:cs="Arial"/>
        </w:rPr>
        <w:t xml:space="preserve">Employee Self Service (including </w:t>
      </w:r>
      <w:proofErr w:type="spellStart"/>
      <w:r>
        <w:rPr>
          <w:rFonts w:ascii="Arial" w:hAnsi="Arial" w:cs="Arial"/>
        </w:rPr>
        <w:t>myPay</w:t>
      </w:r>
      <w:proofErr w:type="spellEnd"/>
      <w:r>
        <w:rPr>
          <w:rFonts w:ascii="Arial" w:hAnsi="Arial" w:cs="Arial"/>
        </w:rPr>
        <w:t xml:space="preserve"> Service) </w:t>
      </w:r>
    </w:p>
    <w:p w14:paraId="0CBB884F" w14:textId="77777777" w:rsidR="00922E73" w:rsidRDefault="00922E73" w:rsidP="00C428E4">
      <w:pPr>
        <w:pStyle w:val="BodyText"/>
        <w:rPr>
          <w:rFonts w:ascii="Arial" w:hAnsi="Arial" w:cs="Arial"/>
        </w:rPr>
      </w:pPr>
    </w:p>
    <w:p w14:paraId="1168F8C6" w14:textId="77777777" w:rsidR="00E207EF" w:rsidRDefault="00E207EF" w:rsidP="00C428E4">
      <w:pPr>
        <w:pStyle w:val="BodyText"/>
        <w:rPr>
          <w:rFonts w:ascii="Arial" w:hAnsi="Arial" w:cs="Arial"/>
        </w:rPr>
      </w:pPr>
      <w:r>
        <w:rPr>
          <w:rFonts w:ascii="Arial" w:hAnsi="Arial" w:cs="Arial"/>
        </w:rPr>
        <w:t xml:space="preserve">Both HR and ESS functionality will be delivered via Workday and time/payroll relevant information integrated into </w:t>
      </w:r>
      <w:proofErr w:type="spellStart"/>
      <w:r w:rsidRPr="00634D53">
        <w:rPr>
          <w:rFonts w:ascii="Arial" w:hAnsi="Arial" w:cs="Arial"/>
        </w:rPr>
        <w:t>GlobalView</w:t>
      </w:r>
      <w:proofErr w:type="spellEnd"/>
      <w:r w:rsidRPr="00C428E4">
        <w:rPr>
          <w:rFonts w:ascii="Arial" w:hAnsi="Arial" w:cs="Arial"/>
          <w:vertAlign w:val="superscript"/>
        </w:rPr>
        <w:t>®</w:t>
      </w:r>
      <w:r>
        <w:rPr>
          <w:rFonts w:ascii="Arial" w:hAnsi="Arial" w:cs="Arial"/>
        </w:rPr>
        <w:t>.</w:t>
      </w:r>
    </w:p>
    <w:p w14:paraId="031C6EA5" w14:textId="77777777" w:rsidR="00922E73" w:rsidRDefault="00922E73" w:rsidP="00C428E4">
      <w:pPr>
        <w:pStyle w:val="BodyText"/>
        <w:rPr>
          <w:rFonts w:ascii="Arial" w:hAnsi="Arial" w:cs="Arial"/>
        </w:rPr>
      </w:pPr>
      <w:r>
        <w:rPr>
          <w:rFonts w:ascii="Arial" w:hAnsi="Arial" w:cs="Arial"/>
        </w:rPr>
        <w:t xml:space="preserve">The Payroll component of this implementation will be documented in a separate Payroll Blueprint which should be read in conjunction with this Time Management Blueprint to form a complete business requirement. </w:t>
      </w:r>
      <w:r w:rsidR="009859C5">
        <w:rPr>
          <w:rFonts w:ascii="Arial" w:hAnsi="Arial" w:cs="Arial"/>
        </w:rPr>
        <w:t>A</w:t>
      </w:r>
      <w:r w:rsidR="009859C5" w:rsidRPr="00E96652">
        <w:rPr>
          <w:rFonts w:ascii="Arial" w:hAnsi="Arial" w:cs="Arial"/>
        </w:rPr>
        <w:t xml:space="preserve"> copy is included</w:t>
      </w:r>
      <w:r w:rsidR="009859C5">
        <w:rPr>
          <w:rFonts w:ascii="Arial" w:hAnsi="Arial" w:cs="Arial"/>
        </w:rPr>
        <w:t xml:space="preserve"> in the </w:t>
      </w:r>
      <w:hyperlink w:anchor="_Appendices" w:history="1">
        <w:r w:rsidR="009859C5" w:rsidRPr="0075207F">
          <w:rPr>
            <w:rStyle w:val="Hyperlink"/>
            <w:rFonts w:ascii="Arial" w:hAnsi="Arial" w:cs="Arial"/>
          </w:rPr>
          <w:t>Appendix</w:t>
        </w:r>
      </w:hyperlink>
      <w:r w:rsidR="009859C5">
        <w:rPr>
          <w:rStyle w:val="Hyperlink"/>
          <w:rFonts w:ascii="Arial" w:hAnsi="Arial" w:cs="Arial"/>
        </w:rPr>
        <w:t>.</w:t>
      </w:r>
    </w:p>
    <w:p w14:paraId="74CD5195" w14:textId="77777777" w:rsidR="009B557F" w:rsidRDefault="009B557F" w:rsidP="00C428E4">
      <w:pPr>
        <w:pStyle w:val="BodyText"/>
        <w:rPr>
          <w:rFonts w:ascii="Arial" w:hAnsi="Arial" w:cs="Arial"/>
        </w:rPr>
      </w:pPr>
    </w:p>
    <w:p w14:paraId="03BFB054" w14:textId="77777777" w:rsidR="00D8504F" w:rsidRDefault="00D8504F" w:rsidP="00E4286F">
      <w:pPr>
        <w:pStyle w:val="Heading2"/>
        <w:numPr>
          <w:ilvl w:val="1"/>
          <w:numId w:val="17"/>
        </w:numPr>
      </w:pPr>
      <w:bookmarkStart w:id="22" w:name="_Toc20471410"/>
      <w:r>
        <w:t>Time Management Solution</w:t>
      </w:r>
      <w:bookmarkEnd w:id="22"/>
      <w:r>
        <w:t xml:space="preserve"> </w:t>
      </w:r>
    </w:p>
    <w:p w14:paraId="6BDC3FFC" w14:textId="77777777" w:rsidR="00D8504F" w:rsidRDefault="00D8504F" w:rsidP="00C428E4">
      <w:pPr>
        <w:pStyle w:val="BodyText"/>
        <w:rPr>
          <w:rFonts w:ascii="Arial" w:hAnsi="Arial" w:cs="Arial"/>
        </w:rPr>
      </w:pPr>
      <w:proofErr w:type="spellStart"/>
      <w:r w:rsidRPr="00634D53">
        <w:rPr>
          <w:rFonts w:ascii="Arial" w:hAnsi="Arial" w:cs="Arial"/>
        </w:rPr>
        <w:t>GlobalView</w:t>
      </w:r>
      <w:proofErr w:type="spellEnd"/>
      <w:r w:rsidRPr="00C428E4">
        <w:rPr>
          <w:rFonts w:ascii="Arial" w:hAnsi="Arial" w:cs="Arial"/>
          <w:vertAlign w:val="superscript"/>
        </w:rPr>
        <w:t>®</w:t>
      </w:r>
      <w:r>
        <w:rPr>
          <w:rFonts w:ascii="Arial" w:hAnsi="Arial" w:cs="Arial"/>
        </w:rPr>
        <w:t xml:space="preserve"> will be responsible for Award Interpretation as well as the source of truth for </w:t>
      </w:r>
      <w:r w:rsidR="0075207F">
        <w:rPr>
          <w:rFonts w:ascii="Arial" w:hAnsi="Arial" w:cs="Arial"/>
        </w:rPr>
        <w:t xml:space="preserve">the </w:t>
      </w:r>
      <w:r>
        <w:rPr>
          <w:rFonts w:ascii="Arial" w:hAnsi="Arial" w:cs="Arial"/>
        </w:rPr>
        <w:t xml:space="preserve">accrual of Leave Entitlements. </w:t>
      </w:r>
    </w:p>
    <w:p w14:paraId="7B8F8C99" w14:textId="77777777" w:rsidR="00CF3938" w:rsidRDefault="00CF3938" w:rsidP="00C428E4">
      <w:pPr>
        <w:pStyle w:val="BodyText"/>
        <w:rPr>
          <w:rFonts w:ascii="Arial" w:hAnsi="Arial" w:cs="Arial"/>
        </w:rPr>
      </w:pPr>
    </w:p>
    <w:p w14:paraId="4D11B2B5" w14:textId="77777777" w:rsidR="00CF3938" w:rsidRDefault="009B557F" w:rsidP="00C428E4">
      <w:pPr>
        <w:pStyle w:val="BodyText"/>
        <w:rPr>
          <w:rFonts w:ascii="Arial" w:hAnsi="Arial" w:cs="Arial"/>
        </w:rPr>
      </w:pPr>
      <w:r>
        <w:rPr>
          <w:rFonts w:ascii="Arial" w:hAnsi="Arial" w:cs="Arial"/>
        </w:rPr>
        <w:t>The</w:t>
      </w:r>
      <w:r w:rsidR="00CF3938">
        <w:rPr>
          <w:rFonts w:ascii="Arial" w:hAnsi="Arial" w:cs="Arial"/>
        </w:rPr>
        <w:t xml:space="preserve"> Time solution will be based on the below 6 Enterprise Agreements and </w:t>
      </w:r>
      <w:r w:rsidR="009859C5">
        <w:rPr>
          <w:rFonts w:ascii="Arial" w:hAnsi="Arial" w:cs="Arial"/>
        </w:rPr>
        <w:t>1</w:t>
      </w:r>
      <w:r w:rsidR="00CF3938">
        <w:rPr>
          <w:rFonts w:ascii="Arial" w:hAnsi="Arial" w:cs="Arial"/>
        </w:rPr>
        <w:t xml:space="preserve"> underpinning Award for selected groups – </w:t>
      </w:r>
    </w:p>
    <w:p w14:paraId="3B019D99" w14:textId="77777777" w:rsidR="009B557F" w:rsidRDefault="009B557F" w:rsidP="00DE6430">
      <w:pPr>
        <w:pStyle w:val="BodyText"/>
        <w:numPr>
          <w:ilvl w:val="0"/>
          <w:numId w:val="25"/>
        </w:numPr>
        <w:rPr>
          <w:rFonts w:ascii="Arial" w:hAnsi="Arial" w:cs="Arial"/>
        </w:rPr>
      </w:pPr>
      <w:r w:rsidRPr="009B557F">
        <w:rPr>
          <w:rFonts w:ascii="Arial" w:hAnsi="Arial" w:cs="Arial"/>
        </w:rPr>
        <w:t>RMIT University Children’s Services Enterprise Agreement 2017</w:t>
      </w:r>
    </w:p>
    <w:p w14:paraId="4807DA3D" w14:textId="77777777" w:rsidR="009B557F" w:rsidRDefault="009B557F" w:rsidP="00DE6430">
      <w:pPr>
        <w:pStyle w:val="BodyText"/>
        <w:numPr>
          <w:ilvl w:val="0"/>
          <w:numId w:val="25"/>
        </w:numPr>
        <w:rPr>
          <w:rFonts w:ascii="Arial" w:hAnsi="Arial" w:cs="Arial"/>
        </w:rPr>
      </w:pPr>
      <w:r w:rsidRPr="009B557F">
        <w:rPr>
          <w:rFonts w:ascii="Arial" w:hAnsi="Arial" w:cs="Arial"/>
        </w:rPr>
        <w:t>RMIT University Enterprise Agreement 2018</w:t>
      </w:r>
    </w:p>
    <w:p w14:paraId="704C1FF6" w14:textId="77777777" w:rsidR="009B557F" w:rsidRDefault="009B557F" w:rsidP="00DE6430">
      <w:pPr>
        <w:pStyle w:val="BodyText"/>
        <w:numPr>
          <w:ilvl w:val="0"/>
          <w:numId w:val="25"/>
        </w:numPr>
        <w:rPr>
          <w:rFonts w:ascii="Arial" w:hAnsi="Arial" w:cs="Arial"/>
        </w:rPr>
      </w:pPr>
      <w:r w:rsidRPr="009B557F">
        <w:rPr>
          <w:rFonts w:ascii="Arial" w:hAnsi="Arial" w:cs="Arial"/>
        </w:rPr>
        <w:t>RMIT Vocational Education Workplace Agreement 2019</w:t>
      </w:r>
    </w:p>
    <w:p w14:paraId="33731D59" w14:textId="77777777" w:rsidR="009B557F" w:rsidRDefault="009B557F" w:rsidP="00DE6430">
      <w:pPr>
        <w:pStyle w:val="BodyText"/>
        <w:numPr>
          <w:ilvl w:val="0"/>
          <w:numId w:val="25"/>
        </w:numPr>
        <w:rPr>
          <w:rFonts w:ascii="Arial" w:hAnsi="Arial" w:cs="Arial"/>
        </w:rPr>
      </w:pPr>
      <w:r w:rsidRPr="009B557F">
        <w:rPr>
          <w:rFonts w:ascii="Arial" w:hAnsi="Arial" w:cs="Arial"/>
        </w:rPr>
        <w:t>Senior Executive Staff Enterprise Agreement 2006</w:t>
      </w:r>
    </w:p>
    <w:p w14:paraId="6239B845" w14:textId="77777777" w:rsidR="009B557F" w:rsidRDefault="009B557F" w:rsidP="00DE6430">
      <w:pPr>
        <w:pStyle w:val="BodyText"/>
        <w:numPr>
          <w:ilvl w:val="0"/>
          <w:numId w:val="25"/>
        </w:numPr>
        <w:rPr>
          <w:rFonts w:ascii="Arial" w:hAnsi="Arial" w:cs="Arial"/>
        </w:rPr>
      </w:pPr>
      <w:r w:rsidRPr="009B557F">
        <w:rPr>
          <w:rFonts w:ascii="Arial" w:hAnsi="Arial" w:cs="Arial"/>
        </w:rPr>
        <w:t>RMIT VE Workplace Agreement 2016</w:t>
      </w:r>
      <w:r>
        <w:rPr>
          <w:rFonts w:ascii="Arial" w:hAnsi="Arial" w:cs="Arial"/>
        </w:rPr>
        <w:t xml:space="preserve"> </w:t>
      </w:r>
      <w:r w:rsidR="00CF3938" w:rsidRPr="00CF3938">
        <w:rPr>
          <w:rFonts w:ascii="Arial" w:hAnsi="Arial" w:cs="Arial"/>
          <w:vertAlign w:val="superscript"/>
        </w:rPr>
        <w:t>1</w:t>
      </w:r>
    </w:p>
    <w:p w14:paraId="5B5F2035" w14:textId="77777777" w:rsidR="009B557F" w:rsidRDefault="009B557F" w:rsidP="00DE6430">
      <w:pPr>
        <w:pStyle w:val="BodyText"/>
        <w:numPr>
          <w:ilvl w:val="0"/>
          <w:numId w:val="25"/>
        </w:numPr>
        <w:rPr>
          <w:rFonts w:ascii="Arial" w:hAnsi="Arial" w:cs="Arial"/>
        </w:rPr>
      </w:pPr>
      <w:r w:rsidRPr="009B557F">
        <w:rPr>
          <w:rFonts w:ascii="Arial" w:hAnsi="Arial" w:cs="Arial"/>
        </w:rPr>
        <w:t xml:space="preserve">RMIT </w:t>
      </w:r>
      <w:proofErr w:type="gramStart"/>
      <w:r w:rsidRPr="009B557F">
        <w:rPr>
          <w:rFonts w:ascii="Arial" w:hAnsi="Arial" w:cs="Arial"/>
        </w:rPr>
        <w:t>Training  Enterprise</w:t>
      </w:r>
      <w:proofErr w:type="gramEnd"/>
      <w:r w:rsidRPr="009B557F">
        <w:rPr>
          <w:rFonts w:ascii="Arial" w:hAnsi="Arial" w:cs="Arial"/>
        </w:rPr>
        <w:t xml:space="preserve"> Agreement 2016</w:t>
      </w:r>
      <w:r w:rsidR="00CF3938">
        <w:rPr>
          <w:rFonts w:ascii="Arial" w:hAnsi="Arial" w:cs="Arial"/>
        </w:rPr>
        <w:t xml:space="preserve"> </w:t>
      </w:r>
      <w:r w:rsidR="00CF3938">
        <w:rPr>
          <w:rFonts w:ascii="Arial" w:hAnsi="Arial" w:cs="Arial"/>
          <w:vertAlign w:val="superscript"/>
        </w:rPr>
        <w:t>2</w:t>
      </w:r>
    </w:p>
    <w:p w14:paraId="6B6375BB" w14:textId="77777777" w:rsidR="00CF3938" w:rsidRPr="00BD7E19" w:rsidRDefault="00CF3938" w:rsidP="00DE6430">
      <w:pPr>
        <w:pStyle w:val="BodyText"/>
        <w:numPr>
          <w:ilvl w:val="0"/>
          <w:numId w:val="25"/>
        </w:numPr>
        <w:rPr>
          <w:rFonts w:ascii="Arial" w:hAnsi="Arial" w:cs="Arial"/>
        </w:rPr>
      </w:pPr>
      <w:r>
        <w:rPr>
          <w:rFonts w:ascii="Arial" w:hAnsi="Arial" w:cs="Arial"/>
        </w:rPr>
        <w:t>Higher Education Industry</w:t>
      </w:r>
      <w:r w:rsidRPr="009B557F">
        <w:rPr>
          <w:rFonts w:ascii="Arial" w:hAnsi="Arial" w:cs="Arial"/>
        </w:rPr>
        <w:t xml:space="preserve"> General Staff Award 2010</w:t>
      </w:r>
      <w:r>
        <w:rPr>
          <w:rFonts w:ascii="Arial" w:hAnsi="Arial" w:cs="Arial"/>
        </w:rPr>
        <w:t xml:space="preserve"> </w:t>
      </w:r>
      <w:r>
        <w:rPr>
          <w:rFonts w:ascii="Arial" w:hAnsi="Arial" w:cs="Arial"/>
          <w:vertAlign w:val="superscript"/>
        </w:rPr>
        <w:t>3</w:t>
      </w:r>
    </w:p>
    <w:p w14:paraId="61A87706" w14:textId="77777777" w:rsidR="00CF3938" w:rsidRDefault="00CF3938" w:rsidP="00C428E4">
      <w:pPr>
        <w:pStyle w:val="BodyText"/>
        <w:rPr>
          <w:rFonts w:ascii="Arial" w:hAnsi="Arial" w:cs="Arial"/>
        </w:rPr>
      </w:pPr>
      <w:r w:rsidRPr="00CF3938">
        <w:rPr>
          <w:rFonts w:ascii="Arial" w:hAnsi="Arial" w:cs="Arial"/>
          <w:vertAlign w:val="superscript"/>
        </w:rPr>
        <w:lastRenderedPageBreak/>
        <w:t>1</w:t>
      </w:r>
      <w:r w:rsidR="009B557F">
        <w:rPr>
          <w:rFonts w:ascii="Arial" w:hAnsi="Arial" w:cs="Arial"/>
        </w:rPr>
        <w:t xml:space="preserve"> </w:t>
      </w:r>
      <w:r>
        <w:rPr>
          <w:rFonts w:ascii="Arial" w:hAnsi="Arial" w:cs="Arial"/>
        </w:rPr>
        <w:t>RMIT Vocational Education Training employees currently have a new EA being negotiated (</w:t>
      </w:r>
      <w:r w:rsidRPr="009B557F">
        <w:rPr>
          <w:rFonts w:ascii="Arial" w:hAnsi="Arial" w:cs="Arial"/>
        </w:rPr>
        <w:t>RMIT Training Workplace Agreement 2019</w:t>
      </w:r>
      <w:r>
        <w:rPr>
          <w:rFonts w:ascii="Arial" w:hAnsi="Arial" w:cs="Arial"/>
        </w:rPr>
        <w:t xml:space="preserve">). Until this is approved and registered with Fair Work, these employees will continue to be paid based on the expired </w:t>
      </w:r>
      <w:r w:rsidRPr="009B557F">
        <w:rPr>
          <w:rFonts w:ascii="Arial" w:hAnsi="Arial" w:cs="Arial"/>
        </w:rPr>
        <w:t>RMIT VE Workplace Agreement 2016</w:t>
      </w:r>
      <w:r w:rsidR="009859C5">
        <w:rPr>
          <w:rFonts w:ascii="Arial" w:hAnsi="Arial" w:cs="Arial"/>
        </w:rPr>
        <w:t xml:space="preserve">. These conditions have been used to document this Blueprint. </w:t>
      </w:r>
    </w:p>
    <w:p w14:paraId="16EB1732" w14:textId="77777777" w:rsidR="00CF3938" w:rsidRDefault="00CF3938" w:rsidP="00C428E4">
      <w:pPr>
        <w:pStyle w:val="BodyText"/>
        <w:rPr>
          <w:rFonts w:ascii="Arial" w:hAnsi="Arial" w:cs="Arial"/>
        </w:rPr>
      </w:pPr>
      <w:r>
        <w:rPr>
          <w:rFonts w:ascii="Arial" w:hAnsi="Arial" w:cs="Arial"/>
          <w:vertAlign w:val="superscript"/>
        </w:rPr>
        <w:t>2</w:t>
      </w:r>
      <w:r>
        <w:rPr>
          <w:rFonts w:ascii="Arial" w:hAnsi="Arial" w:cs="Arial"/>
        </w:rPr>
        <w:t xml:space="preserve"> RMIT Training Professional employees currently have a new EA being negotiated (</w:t>
      </w:r>
      <w:r w:rsidRPr="009B557F">
        <w:rPr>
          <w:rFonts w:ascii="Arial" w:hAnsi="Arial" w:cs="Arial"/>
        </w:rPr>
        <w:t>RMIT Training Enterprise Agreement 2019</w:t>
      </w:r>
      <w:r>
        <w:rPr>
          <w:rFonts w:ascii="Arial" w:hAnsi="Arial" w:cs="Arial"/>
        </w:rPr>
        <w:t xml:space="preserve">). Until this is approved and registered with Fair Work, these employees will continue to be paid based on the expired </w:t>
      </w:r>
      <w:r w:rsidRPr="009B557F">
        <w:rPr>
          <w:rFonts w:ascii="Arial" w:hAnsi="Arial" w:cs="Arial"/>
        </w:rPr>
        <w:t>RMIT Training Enterprise Agreement 2016</w:t>
      </w:r>
      <w:r w:rsidR="009859C5">
        <w:rPr>
          <w:rFonts w:ascii="Arial" w:hAnsi="Arial" w:cs="Arial"/>
        </w:rPr>
        <w:t>. These conditions have been used to document this Blueprint.</w:t>
      </w:r>
    </w:p>
    <w:p w14:paraId="53E58FDC" w14:textId="77777777" w:rsidR="00CF3938" w:rsidRDefault="00CF3938" w:rsidP="00C428E4">
      <w:pPr>
        <w:pStyle w:val="BodyText"/>
        <w:rPr>
          <w:rFonts w:ascii="Arial" w:hAnsi="Arial" w:cs="Arial"/>
        </w:rPr>
      </w:pPr>
      <w:r>
        <w:rPr>
          <w:rFonts w:ascii="Arial" w:hAnsi="Arial" w:cs="Arial"/>
          <w:vertAlign w:val="superscript"/>
        </w:rPr>
        <w:t>3</w:t>
      </w:r>
      <w:r>
        <w:rPr>
          <w:rFonts w:ascii="Arial" w:hAnsi="Arial" w:cs="Arial"/>
        </w:rPr>
        <w:t xml:space="preserve"> RMIT Online employees are covered by the </w:t>
      </w:r>
      <w:r w:rsidRPr="009B557F">
        <w:rPr>
          <w:rFonts w:ascii="Arial" w:hAnsi="Arial" w:cs="Arial"/>
        </w:rPr>
        <w:t>Higher Education Industry General Staff Award 2010</w:t>
      </w:r>
      <w:r w:rsidR="00EB424A">
        <w:rPr>
          <w:rFonts w:ascii="Arial" w:hAnsi="Arial" w:cs="Arial"/>
        </w:rPr>
        <w:t>.</w:t>
      </w:r>
      <w:r>
        <w:rPr>
          <w:rFonts w:ascii="Arial" w:hAnsi="Arial" w:cs="Arial"/>
        </w:rPr>
        <w:t xml:space="preserve"> </w:t>
      </w:r>
    </w:p>
    <w:p w14:paraId="28CCDBB1" w14:textId="77777777" w:rsidR="00BD7E19" w:rsidRDefault="00BD7E19" w:rsidP="00C428E4">
      <w:pPr>
        <w:pStyle w:val="BodyText"/>
        <w:rPr>
          <w:rFonts w:ascii="Arial" w:hAnsi="Arial" w:cs="Arial"/>
        </w:rPr>
      </w:pPr>
    </w:p>
    <w:p w14:paraId="5614D6F0" w14:textId="77777777" w:rsidR="000E65E2" w:rsidRDefault="00D8504F" w:rsidP="00C428E4">
      <w:pPr>
        <w:pStyle w:val="BodyText"/>
        <w:rPr>
          <w:rFonts w:ascii="Arial" w:hAnsi="Arial" w:cs="Arial"/>
        </w:rPr>
      </w:pPr>
      <w:r>
        <w:rPr>
          <w:rFonts w:ascii="Arial" w:hAnsi="Arial" w:cs="Arial"/>
        </w:rPr>
        <w:t xml:space="preserve">For Award Interpretation, this will be calculated </w:t>
      </w:r>
      <w:r w:rsidR="00880B86">
        <w:rPr>
          <w:rFonts w:ascii="Arial" w:hAnsi="Arial" w:cs="Arial"/>
        </w:rPr>
        <w:t xml:space="preserve">in </w:t>
      </w:r>
      <w:proofErr w:type="spellStart"/>
      <w:r w:rsidRPr="00634D53">
        <w:rPr>
          <w:rFonts w:ascii="Arial" w:hAnsi="Arial" w:cs="Arial"/>
        </w:rPr>
        <w:t>GlobalView</w:t>
      </w:r>
      <w:proofErr w:type="spellEnd"/>
      <w:r w:rsidRPr="00C428E4">
        <w:rPr>
          <w:rFonts w:ascii="Arial" w:hAnsi="Arial" w:cs="Arial"/>
          <w:vertAlign w:val="superscript"/>
        </w:rPr>
        <w:t>®</w:t>
      </w:r>
      <w:r>
        <w:rPr>
          <w:rFonts w:ascii="Arial" w:hAnsi="Arial" w:cs="Arial"/>
        </w:rPr>
        <w:t xml:space="preserve"> </w:t>
      </w:r>
      <w:r w:rsidR="00880B86">
        <w:rPr>
          <w:rFonts w:ascii="Arial" w:hAnsi="Arial" w:cs="Arial"/>
        </w:rPr>
        <w:t xml:space="preserve">based on </w:t>
      </w:r>
      <w:r w:rsidR="000E65E2">
        <w:rPr>
          <w:rFonts w:ascii="Arial" w:hAnsi="Arial" w:cs="Arial"/>
        </w:rPr>
        <w:t>W</w:t>
      </w:r>
      <w:r w:rsidR="00880B86">
        <w:rPr>
          <w:rFonts w:ascii="Arial" w:hAnsi="Arial" w:cs="Arial"/>
        </w:rPr>
        <w:t xml:space="preserve">ork </w:t>
      </w:r>
      <w:r w:rsidR="000E65E2">
        <w:rPr>
          <w:rFonts w:ascii="Arial" w:hAnsi="Arial" w:cs="Arial"/>
        </w:rPr>
        <w:t>S</w:t>
      </w:r>
      <w:r w:rsidR="00880B86">
        <w:rPr>
          <w:rFonts w:ascii="Arial" w:hAnsi="Arial" w:cs="Arial"/>
        </w:rPr>
        <w:t>chedule</w:t>
      </w:r>
      <w:r w:rsidR="009859C5">
        <w:rPr>
          <w:rFonts w:ascii="Arial" w:hAnsi="Arial" w:cs="Arial"/>
        </w:rPr>
        <w:t xml:space="preserve"> </w:t>
      </w:r>
      <w:r w:rsidR="000E65E2">
        <w:rPr>
          <w:rFonts w:ascii="Arial" w:hAnsi="Arial" w:cs="Arial"/>
        </w:rPr>
        <w:t>(</w:t>
      </w:r>
      <w:proofErr w:type="spellStart"/>
      <w:r w:rsidR="000E65E2">
        <w:rPr>
          <w:rFonts w:ascii="Arial" w:hAnsi="Arial" w:cs="Arial"/>
        </w:rPr>
        <w:t>Infotype</w:t>
      </w:r>
      <w:proofErr w:type="spellEnd"/>
      <w:r w:rsidR="000E65E2">
        <w:rPr>
          <w:rFonts w:ascii="Arial" w:hAnsi="Arial" w:cs="Arial"/>
        </w:rPr>
        <w:t xml:space="preserve"> 0007 and </w:t>
      </w:r>
      <w:proofErr w:type="spellStart"/>
      <w:r w:rsidR="000E65E2" w:rsidRPr="00ED0B51">
        <w:rPr>
          <w:rFonts w:ascii="Arial" w:hAnsi="Arial" w:cs="Arial"/>
        </w:rPr>
        <w:t>Infotype</w:t>
      </w:r>
      <w:proofErr w:type="spellEnd"/>
      <w:r w:rsidR="000E65E2" w:rsidRPr="00ED0B51">
        <w:rPr>
          <w:rFonts w:ascii="Arial" w:hAnsi="Arial" w:cs="Arial"/>
        </w:rPr>
        <w:t xml:space="preserve"> 2003</w:t>
      </w:r>
      <w:r w:rsidR="000E65E2">
        <w:rPr>
          <w:rFonts w:ascii="Arial" w:hAnsi="Arial" w:cs="Arial"/>
        </w:rPr>
        <w:t>)</w:t>
      </w:r>
      <w:r w:rsidR="00880B86">
        <w:rPr>
          <w:rFonts w:ascii="Arial" w:hAnsi="Arial" w:cs="Arial"/>
        </w:rPr>
        <w:t xml:space="preserve">, </w:t>
      </w:r>
      <w:r w:rsidR="000E65E2">
        <w:rPr>
          <w:rFonts w:ascii="Arial" w:hAnsi="Arial" w:cs="Arial"/>
        </w:rPr>
        <w:t>At</w:t>
      </w:r>
      <w:r w:rsidR="00880B86">
        <w:rPr>
          <w:rFonts w:ascii="Arial" w:hAnsi="Arial" w:cs="Arial"/>
        </w:rPr>
        <w:t xml:space="preserve">tendance </w:t>
      </w:r>
      <w:r w:rsidR="000E65E2">
        <w:rPr>
          <w:rFonts w:ascii="Arial" w:hAnsi="Arial" w:cs="Arial"/>
        </w:rPr>
        <w:t>(</w:t>
      </w:r>
      <w:proofErr w:type="spellStart"/>
      <w:r w:rsidR="000E65E2">
        <w:rPr>
          <w:rFonts w:ascii="Arial" w:hAnsi="Arial" w:cs="Arial"/>
        </w:rPr>
        <w:t>Infotype</w:t>
      </w:r>
      <w:proofErr w:type="spellEnd"/>
      <w:r w:rsidR="000E65E2">
        <w:rPr>
          <w:rFonts w:ascii="Arial" w:hAnsi="Arial" w:cs="Arial"/>
        </w:rPr>
        <w:t xml:space="preserve"> 2002) </w:t>
      </w:r>
      <w:r w:rsidR="00880B86">
        <w:rPr>
          <w:rFonts w:ascii="Arial" w:hAnsi="Arial" w:cs="Arial"/>
        </w:rPr>
        <w:t xml:space="preserve">and </w:t>
      </w:r>
      <w:r w:rsidR="000E65E2">
        <w:rPr>
          <w:rFonts w:ascii="Arial" w:hAnsi="Arial" w:cs="Arial"/>
        </w:rPr>
        <w:t>E</w:t>
      </w:r>
      <w:r w:rsidR="00880B86">
        <w:rPr>
          <w:rFonts w:ascii="Arial" w:hAnsi="Arial" w:cs="Arial"/>
        </w:rPr>
        <w:t xml:space="preserve">mployee </w:t>
      </w:r>
      <w:r w:rsidR="000E65E2">
        <w:rPr>
          <w:rFonts w:ascii="Arial" w:hAnsi="Arial" w:cs="Arial"/>
        </w:rPr>
        <w:t>R</w:t>
      </w:r>
      <w:r w:rsidR="00880B86">
        <w:rPr>
          <w:rFonts w:ascii="Arial" w:hAnsi="Arial" w:cs="Arial"/>
        </w:rPr>
        <w:t>emuneration</w:t>
      </w:r>
      <w:r w:rsidR="000E65E2">
        <w:rPr>
          <w:rFonts w:ascii="Arial" w:hAnsi="Arial" w:cs="Arial"/>
        </w:rPr>
        <w:t xml:space="preserve"> (</w:t>
      </w:r>
      <w:proofErr w:type="spellStart"/>
      <w:r w:rsidR="000E65E2">
        <w:rPr>
          <w:rFonts w:ascii="Arial" w:hAnsi="Arial" w:cs="Arial"/>
        </w:rPr>
        <w:t>Infotype</w:t>
      </w:r>
      <w:proofErr w:type="spellEnd"/>
      <w:r w:rsidR="000E65E2">
        <w:rPr>
          <w:rFonts w:ascii="Arial" w:hAnsi="Arial" w:cs="Arial"/>
        </w:rPr>
        <w:t xml:space="preserve"> 2010)</w:t>
      </w:r>
      <w:r w:rsidR="00880B86">
        <w:rPr>
          <w:rFonts w:ascii="Arial" w:hAnsi="Arial" w:cs="Arial"/>
        </w:rPr>
        <w:t xml:space="preserve"> data integrated from Workday. </w:t>
      </w:r>
    </w:p>
    <w:p w14:paraId="78869385" w14:textId="77777777" w:rsidR="000E65E2" w:rsidRDefault="00880B86" w:rsidP="00C428E4">
      <w:pPr>
        <w:pStyle w:val="BodyText"/>
        <w:rPr>
          <w:rFonts w:ascii="Arial" w:hAnsi="Arial" w:cs="Arial"/>
        </w:rPr>
      </w:pPr>
      <w:r>
        <w:rPr>
          <w:rFonts w:ascii="Arial" w:hAnsi="Arial" w:cs="Arial"/>
        </w:rPr>
        <w:t xml:space="preserve">Work schedules will be configured in </w:t>
      </w:r>
      <w:proofErr w:type="spellStart"/>
      <w:r w:rsidRPr="00634D53">
        <w:rPr>
          <w:rFonts w:ascii="Arial" w:hAnsi="Arial" w:cs="Arial"/>
        </w:rPr>
        <w:t>GlobalView</w:t>
      </w:r>
      <w:proofErr w:type="spellEnd"/>
      <w:r w:rsidRPr="00C428E4">
        <w:rPr>
          <w:rFonts w:ascii="Arial" w:hAnsi="Arial" w:cs="Arial"/>
          <w:vertAlign w:val="superscript"/>
        </w:rPr>
        <w:t>®</w:t>
      </w:r>
      <w:r>
        <w:rPr>
          <w:rFonts w:ascii="Arial" w:hAnsi="Arial" w:cs="Arial"/>
        </w:rPr>
        <w:t xml:space="preserve"> with the employee assignment received </w:t>
      </w:r>
      <w:r w:rsidR="0075207F">
        <w:rPr>
          <w:rFonts w:ascii="Arial" w:hAnsi="Arial" w:cs="Arial"/>
        </w:rPr>
        <w:t>via Workday</w:t>
      </w:r>
      <w:r>
        <w:rPr>
          <w:rFonts w:ascii="Arial" w:hAnsi="Arial" w:cs="Arial"/>
        </w:rPr>
        <w:t xml:space="preserve"> integration</w:t>
      </w:r>
      <w:r w:rsidR="000E65E2">
        <w:rPr>
          <w:rFonts w:ascii="Arial" w:hAnsi="Arial" w:cs="Arial"/>
        </w:rPr>
        <w:t xml:space="preserve">. </w:t>
      </w:r>
      <w:r w:rsidR="000E65E2" w:rsidRPr="00DD5C0B">
        <w:rPr>
          <w:rFonts w:ascii="Arial" w:hAnsi="Arial" w:cs="Arial"/>
        </w:rPr>
        <w:t xml:space="preserve">It is expected that any </w:t>
      </w:r>
      <w:proofErr w:type="gramStart"/>
      <w:r w:rsidR="000E65E2" w:rsidRPr="00DD5C0B">
        <w:rPr>
          <w:rFonts w:ascii="Arial" w:hAnsi="Arial" w:cs="Arial"/>
        </w:rPr>
        <w:t>short term</w:t>
      </w:r>
      <w:proofErr w:type="gramEnd"/>
      <w:r w:rsidR="000E65E2" w:rsidRPr="00DD5C0B">
        <w:rPr>
          <w:rFonts w:ascii="Arial" w:hAnsi="Arial" w:cs="Arial"/>
        </w:rPr>
        <w:t xml:space="preserve"> change in rostered working pattern will have the new scheduled start and end times sent through as a Substitution record for the day</w:t>
      </w:r>
      <w:r w:rsidR="000E65E2">
        <w:rPr>
          <w:rFonts w:ascii="Arial" w:hAnsi="Arial" w:cs="Arial"/>
        </w:rPr>
        <w:t xml:space="preserve">. This will ensure correct calculation of shift penalties, used for </w:t>
      </w:r>
      <w:proofErr w:type="gramStart"/>
      <w:r w:rsidR="000E65E2">
        <w:rPr>
          <w:rFonts w:ascii="Arial" w:hAnsi="Arial" w:cs="Arial"/>
        </w:rPr>
        <w:t>leave</w:t>
      </w:r>
      <w:proofErr w:type="gramEnd"/>
      <w:r w:rsidR="000E65E2">
        <w:rPr>
          <w:rFonts w:ascii="Arial" w:hAnsi="Arial" w:cs="Arial"/>
        </w:rPr>
        <w:t xml:space="preserve"> deductions as well as payroll factoring calculations. Long term changes in an employee’s rostered working pattern should be performed via a change to the employee’s assigned work schedule. Any new work schedules</w:t>
      </w:r>
      <w:r w:rsidR="00E15473">
        <w:rPr>
          <w:rFonts w:ascii="Arial" w:hAnsi="Arial" w:cs="Arial"/>
        </w:rPr>
        <w:t xml:space="preserve"> </w:t>
      </w:r>
      <w:r w:rsidR="000E65E2">
        <w:rPr>
          <w:rFonts w:ascii="Arial" w:hAnsi="Arial" w:cs="Arial"/>
        </w:rPr>
        <w:t xml:space="preserve">will require a ticket to ADP to configure. </w:t>
      </w:r>
    </w:p>
    <w:p w14:paraId="5DD64974" w14:textId="77777777" w:rsidR="00880B86" w:rsidRDefault="00880B86" w:rsidP="00C428E4">
      <w:pPr>
        <w:pStyle w:val="BodyText"/>
        <w:rPr>
          <w:rFonts w:ascii="Arial" w:hAnsi="Arial" w:cs="Arial"/>
        </w:rPr>
      </w:pPr>
      <w:r>
        <w:rPr>
          <w:rFonts w:ascii="Arial" w:hAnsi="Arial" w:cs="Arial"/>
        </w:rPr>
        <w:t xml:space="preserve">Attendance data will be stored in </w:t>
      </w:r>
      <w:proofErr w:type="spellStart"/>
      <w:r>
        <w:rPr>
          <w:rFonts w:ascii="Arial" w:hAnsi="Arial" w:cs="Arial"/>
        </w:rPr>
        <w:t>Infotype</w:t>
      </w:r>
      <w:proofErr w:type="spellEnd"/>
      <w:r>
        <w:rPr>
          <w:rFonts w:ascii="Arial" w:hAnsi="Arial" w:cs="Arial"/>
        </w:rPr>
        <w:t xml:space="preserve"> 2002, with either total hours or </w:t>
      </w:r>
      <w:r w:rsidR="0075207F">
        <w:rPr>
          <w:rFonts w:ascii="Arial" w:hAnsi="Arial" w:cs="Arial"/>
        </w:rPr>
        <w:t xml:space="preserve">start/end times </w:t>
      </w:r>
      <w:r>
        <w:rPr>
          <w:rFonts w:ascii="Arial" w:hAnsi="Arial" w:cs="Arial"/>
        </w:rPr>
        <w:t xml:space="preserve">to be received based on the requirement of the </w:t>
      </w:r>
      <w:proofErr w:type="gramStart"/>
      <w:r>
        <w:rPr>
          <w:rFonts w:ascii="Arial" w:hAnsi="Arial" w:cs="Arial"/>
        </w:rPr>
        <w:t>particular attendance</w:t>
      </w:r>
      <w:proofErr w:type="gramEnd"/>
      <w:r>
        <w:rPr>
          <w:rFonts w:ascii="Arial" w:hAnsi="Arial" w:cs="Arial"/>
        </w:rPr>
        <w:t>.</w:t>
      </w:r>
      <w:r w:rsidR="00E15473">
        <w:rPr>
          <w:rFonts w:ascii="Arial" w:hAnsi="Arial" w:cs="Arial"/>
        </w:rPr>
        <w:t xml:space="preserve"> The rates will be held within </w:t>
      </w:r>
      <w:proofErr w:type="spellStart"/>
      <w:r w:rsidR="00E15473" w:rsidRPr="00634D53">
        <w:rPr>
          <w:rFonts w:ascii="Arial" w:hAnsi="Arial" w:cs="Arial"/>
        </w:rPr>
        <w:t>GlobalView</w:t>
      </w:r>
      <w:proofErr w:type="spellEnd"/>
      <w:r w:rsidR="00E15473" w:rsidRPr="00C428E4">
        <w:rPr>
          <w:rFonts w:ascii="Arial" w:hAnsi="Arial" w:cs="Arial"/>
          <w:vertAlign w:val="superscript"/>
        </w:rPr>
        <w:t>®</w:t>
      </w:r>
      <w:r w:rsidR="00E15473">
        <w:rPr>
          <w:rFonts w:ascii="Arial" w:hAnsi="Arial" w:cs="Arial"/>
        </w:rPr>
        <w:t xml:space="preserve">, however any </w:t>
      </w:r>
      <w:proofErr w:type="gramStart"/>
      <w:r w:rsidR="00E15473">
        <w:rPr>
          <w:rFonts w:ascii="Arial" w:hAnsi="Arial" w:cs="Arial"/>
        </w:rPr>
        <w:t>activity based</w:t>
      </w:r>
      <w:proofErr w:type="gramEnd"/>
      <w:r w:rsidR="00E15473">
        <w:rPr>
          <w:rFonts w:ascii="Arial" w:hAnsi="Arial" w:cs="Arial"/>
        </w:rPr>
        <w:t xml:space="preserve"> costing assignment which varies from the employee’s home account is expected to be </w:t>
      </w:r>
      <w:r w:rsidR="00A5398F">
        <w:rPr>
          <w:rFonts w:ascii="Arial" w:hAnsi="Arial" w:cs="Arial"/>
        </w:rPr>
        <w:t xml:space="preserve">provided with the attendance. </w:t>
      </w:r>
      <w:r>
        <w:rPr>
          <w:rFonts w:ascii="Arial" w:hAnsi="Arial" w:cs="Arial"/>
        </w:rPr>
        <w:t xml:space="preserve">Any </w:t>
      </w:r>
      <w:r w:rsidR="009859C5">
        <w:rPr>
          <w:rFonts w:ascii="Arial" w:hAnsi="Arial" w:cs="Arial"/>
        </w:rPr>
        <w:t xml:space="preserve">other </w:t>
      </w:r>
      <w:proofErr w:type="gramStart"/>
      <w:r w:rsidR="009859C5">
        <w:rPr>
          <w:rFonts w:ascii="Arial" w:hAnsi="Arial" w:cs="Arial"/>
        </w:rPr>
        <w:t>time based</w:t>
      </w:r>
      <w:proofErr w:type="gramEnd"/>
      <w:r w:rsidR="009859C5">
        <w:rPr>
          <w:rFonts w:ascii="Arial" w:hAnsi="Arial" w:cs="Arial"/>
        </w:rPr>
        <w:t xml:space="preserve"> allowances</w:t>
      </w:r>
      <w:r w:rsidR="0075207F">
        <w:rPr>
          <w:rFonts w:ascii="Arial" w:hAnsi="Arial" w:cs="Arial"/>
        </w:rPr>
        <w:t xml:space="preserve"> will be stored </w:t>
      </w:r>
      <w:r>
        <w:rPr>
          <w:rFonts w:ascii="Arial" w:hAnsi="Arial" w:cs="Arial"/>
        </w:rPr>
        <w:t xml:space="preserve">in </w:t>
      </w:r>
      <w:proofErr w:type="spellStart"/>
      <w:r>
        <w:rPr>
          <w:rFonts w:ascii="Arial" w:hAnsi="Arial" w:cs="Arial"/>
        </w:rPr>
        <w:t>Infotype</w:t>
      </w:r>
      <w:proofErr w:type="spellEnd"/>
      <w:r>
        <w:rPr>
          <w:rFonts w:ascii="Arial" w:hAnsi="Arial" w:cs="Arial"/>
        </w:rPr>
        <w:t xml:space="preserve"> 2010. </w:t>
      </w:r>
    </w:p>
    <w:p w14:paraId="00CCD5F7" w14:textId="77777777" w:rsidR="00A5398F" w:rsidRDefault="00880B86" w:rsidP="00C428E4">
      <w:pPr>
        <w:pStyle w:val="BodyText"/>
        <w:rPr>
          <w:rFonts w:ascii="Arial" w:hAnsi="Arial" w:cs="Arial"/>
        </w:rPr>
      </w:pPr>
      <w:r>
        <w:rPr>
          <w:rFonts w:ascii="Arial" w:hAnsi="Arial" w:cs="Arial"/>
        </w:rPr>
        <w:t xml:space="preserve">For Leave Management, the accrual data will be calculated in </w:t>
      </w:r>
      <w:proofErr w:type="spellStart"/>
      <w:r w:rsidRPr="00634D53">
        <w:rPr>
          <w:rFonts w:ascii="Arial" w:hAnsi="Arial" w:cs="Arial"/>
        </w:rPr>
        <w:t>GlobalView</w:t>
      </w:r>
      <w:proofErr w:type="spellEnd"/>
      <w:r w:rsidRPr="00C428E4">
        <w:rPr>
          <w:rFonts w:ascii="Arial" w:hAnsi="Arial" w:cs="Arial"/>
          <w:vertAlign w:val="superscript"/>
        </w:rPr>
        <w:t>®</w:t>
      </w:r>
      <w:r>
        <w:rPr>
          <w:rFonts w:ascii="Arial" w:hAnsi="Arial" w:cs="Arial"/>
        </w:rPr>
        <w:t xml:space="preserve"> </w:t>
      </w:r>
      <w:r w:rsidR="00A5398F">
        <w:rPr>
          <w:rFonts w:ascii="Arial" w:hAnsi="Arial" w:cs="Arial"/>
        </w:rPr>
        <w:t xml:space="preserve">based on work schedule hours </w:t>
      </w:r>
      <w:r w:rsidR="009859C5">
        <w:rPr>
          <w:rFonts w:ascii="Arial" w:hAnsi="Arial" w:cs="Arial"/>
        </w:rPr>
        <w:t xml:space="preserve">(for continuous and fixed term) </w:t>
      </w:r>
      <w:r w:rsidR="00A5398F">
        <w:rPr>
          <w:rFonts w:ascii="Arial" w:hAnsi="Arial" w:cs="Arial"/>
        </w:rPr>
        <w:t xml:space="preserve">and attendance hours (for casuals). The leave entitlement balances will be integrated back to Workday at the end of each pay period for employee display and absence entry purposes. Absence entries will be integrated through from Workday in the current payroll period and stored in </w:t>
      </w:r>
      <w:proofErr w:type="spellStart"/>
      <w:r w:rsidR="00A5398F">
        <w:rPr>
          <w:rFonts w:ascii="Arial" w:hAnsi="Arial" w:cs="Arial"/>
        </w:rPr>
        <w:t>Infotype</w:t>
      </w:r>
      <w:proofErr w:type="spellEnd"/>
      <w:r w:rsidR="00A5398F">
        <w:rPr>
          <w:rFonts w:ascii="Arial" w:hAnsi="Arial" w:cs="Arial"/>
        </w:rPr>
        <w:t xml:space="preserve"> 2001. </w:t>
      </w:r>
    </w:p>
    <w:p w14:paraId="4D390AA5" w14:textId="77777777" w:rsidR="00515147" w:rsidRDefault="00515147" w:rsidP="00923DCA">
      <w:pPr>
        <w:pStyle w:val="BodyText"/>
        <w:rPr>
          <w:rFonts w:ascii="Arial" w:hAnsi="Arial" w:cs="Arial"/>
        </w:rPr>
      </w:pPr>
    </w:p>
    <w:p w14:paraId="205A3256" w14:textId="77777777" w:rsidR="00444D9F" w:rsidRDefault="00444D9F" w:rsidP="00923DCA">
      <w:pPr>
        <w:pStyle w:val="BodyText"/>
        <w:rPr>
          <w:rFonts w:ascii="Arial" w:hAnsi="Arial" w:cs="Arial"/>
        </w:rPr>
      </w:pPr>
      <w:r>
        <w:rPr>
          <w:rFonts w:ascii="Arial" w:hAnsi="Arial" w:cs="Arial"/>
        </w:rPr>
        <w:t xml:space="preserve">Unless specifically documented in this Blueprint, there will be no input checks or validations built into </w:t>
      </w:r>
      <w:proofErr w:type="spellStart"/>
      <w:r w:rsidRPr="00634D53">
        <w:rPr>
          <w:rFonts w:ascii="Arial" w:hAnsi="Arial" w:cs="Arial"/>
        </w:rPr>
        <w:t>GlobalView</w:t>
      </w:r>
      <w:proofErr w:type="spellEnd"/>
      <w:r w:rsidRPr="00C428E4">
        <w:rPr>
          <w:rFonts w:ascii="Arial" w:hAnsi="Arial" w:cs="Arial"/>
          <w:vertAlign w:val="superscript"/>
        </w:rPr>
        <w:t>®</w:t>
      </w:r>
      <w:r>
        <w:rPr>
          <w:rFonts w:ascii="Arial" w:hAnsi="Arial" w:cs="Arial"/>
        </w:rPr>
        <w:t xml:space="preserve"> as </w:t>
      </w:r>
      <w:proofErr w:type="gramStart"/>
      <w:r>
        <w:rPr>
          <w:rFonts w:ascii="Arial" w:hAnsi="Arial" w:cs="Arial"/>
        </w:rPr>
        <w:t>its</w:t>
      </w:r>
      <w:proofErr w:type="gramEnd"/>
      <w:r>
        <w:rPr>
          <w:rFonts w:ascii="Arial" w:hAnsi="Arial" w:cs="Arial"/>
        </w:rPr>
        <w:t xml:space="preserve"> assumed any </w:t>
      </w:r>
      <w:r w:rsidR="00515147">
        <w:rPr>
          <w:rFonts w:ascii="Arial" w:hAnsi="Arial" w:cs="Arial"/>
        </w:rPr>
        <w:t xml:space="preserve">eligibility restrictions </w:t>
      </w:r>
      <w:r>
        <w:rPr>
          <w:rFonts w:ascii="Arial" w:hAnsi="Arial" w:cs="Arial"/>
        </w:rPr>
        <w:t xml:space="preserve">required will be handled by Workday as the </w:t>
      </w:r>
      <w:r w:rsidR="00515147">
        <w:rPr>
          <w:rFonts w:ascii="Arial" w:hAnsi="Arial" w:cs="Arial"/>
        </w:rPr>
        <w:t xml:space="preserve">system of entry and only valid </w:t>
      </w:r>
      <w:r w:rsidR="009859C5">
        <w:rPr>
          <w:rFonts w:ascii="Arial" w:hAnsi="Arial" w:cs="Arial"/>
        </w:rPr>
        <w:t xml:space="preserve">and approved </w:t>
      </w:r>
      <w:r w:rsidR="00515147">
        <w:rPr>
          <w:rFonts w:ascii="Arial" w:hAnsi="Arial" w:cs="Arial"/>
        </w:rPr>
        <w:t xml:space="preserve">entries will be integrated through to </w:t>
      </w:r>
      <w:proofErr w:type="spellStart"/>
      <w:r w:rsidR="00515147" w:rsidRPr="00634D53">
        <w:rPr>
          <w:rFonts w:ascii="Arial" w:hAnsi="Arial" w:cs="Arial"/>
        </w:rPr>
        <w:t>GlobalView</w:t>
      </w:r>
      <w:proofErr w:type="spellEnd"/>
      <w:r w:rsidR="00515147" w:rsidRPr="00C428E4">
        <w:rPr>
          <w:rFonts w:ascii="Arial" w:hAnsi="Arial" w:cs="Arial"/>
          <w:vertAlign w:val="superscript"/>
        </w:rPr>
        <w:t>®</w:t>
      </w:r>
      <w:r w:rsidR="00515147">
        <w:rPr>
          <w:rFonts w:ascii="Arial" w:hAnsi="Arial" w:cs="Arial"/>
        </w:rPr>
        <w:t>.</w:t>
      </w:r>
    </w:p>
    <w:p w14:paraId="3F49DCBE" w14:textId="77777777" w:rsidR="00444D9F" w:rsidRDefault="00444D9F" w:rsidP="00923DCA">
      <w:pPr>
        <w:pStyle w:val="BodyText"/>
        <w:rPr>
          <w:rFonts w:ascii="Arial" w:hAnsi="Arial" w:cs="Arial"/>
        </w:rPr>
      </w:pPr>
    </w:p>
    <w:p w14:paraId="0FA63427" w14:textId="77777777" w:rsidR="00D8504F" w:rsidRPr="00124149" w:rsidRDefault="00D8504F" w:rsidP="00100BD7">
      <w:pPr>
        <w:rPr>
          <w:rFonts w:ascii="Arial" w:hAnsi="Arial" w:cs="Arial"/>
          <w:sz w:val="22"/>
          <w:szCs w:val="22"/>
        </w:rPr>
      </w:pPr>
    </w:p>
    <w:p w14:paraId="762B6873" w14:textId="77777777" w:rsidR="00100BD7" w:rsidRDefault="00C7024B" w:rsidP="00580A08">
      <w:pPr>
        <w:pStyle w:val="Heading1"/>
      </w:pPr>
      <w:bookmarkStart w:id="23" w:name="_Toc20471411"/>
      <w:r>
        <w:rPr>
          <w:lang w:val="en-AU"/>
        </w:rPr>
        <w:lastRenderedPageBreak/>
        <w:t>Configuration Definitions</w:t>
      </w:r>
      <w:bookmarkEnd w:id="23"/>
      <w:r>
        <w:rPr>
          <w:lang w:val="en-AU"/>
        </w:rPr>
        <w:t xml:space="preserve"> </w:t>
      </w:r>
    </w:p>
    <w:p w14:paraId="7A52EB06" w14:textId="77777777" w:rsidR="003D386F" w:rsidRDefault="00716027" w:rsidP="00E4286F">
      <w:pPr>
        <w:pStyle w:val="Heading2"/>
        <w:numPr>
          <w:ilvl w:val="1"/>
          <w:numId w:val="17"/>
        </w:numPr>
      </w:pPr>
      <w:bookmarkStart w:id="24" w:name="_Toc20471412"/>
      <w:bookmarkStart w:id="25" w:name="_Toc73610143"/>
      <w:bookmarkStart w:id="26" w:name="_Toc120703645"/>
      <w:bookmarkStart w:id="27" w:name="_Toc200178073"/>
      <w:bookmarkStart w:id="28" w:name="_Toc417995043"/>
      <w:bookmarkStart w:id="29" w:name="_Toc517444234"/>
      <w:r>
        <w:t>Enterprise Structure</w:t>
      </w:r>
      <w:bookmarkEnd w:id="24"/>
      <w:r w:rsidR="003D386F">
        <w:t xml:space="preserve"> </w:t>
      </w:r>
    </w:p>
    <w:p w14:paraId="5A0F5112" w14:textId="77777777" w:rsidR="00822EAF" w:rsidRDefault="00822EAF" w:rsidP="00822EAF">
      <w:pPr>
        <w:rPr>
          <w:rFonts w:ascii="Arial" w:hAnsi="Arial" w:cs="Arial"/>
          <w:sz w:val="22"/>
          <w:szCs w:val="22"/>
        </w:rPr>
      </w:pPr>
      <w:r w:rsidRPr="00DF79CC">
        <w:rPr>
          <w:rFonts w:ascii="Arial" w:hAnsi="Arial" w:cs="Arial"/>
          <w:sz w:val="22"/>
          <w:szCs w:val="22"/>
        </w:rPr>
        <w:t xml:space="preserve">The Enterprise Structure </w:t>
      </w:r>
      <w:r w:rsidR="00926F96">
        <w:rPr>
          <w:rFonts w:ascii="Arial" w:hAnsi="Arial" w:cs="Arial"/>
          <w:sz w:val="22"/>
          <w:szCs w:val="22"/>
        </w:rPr>
        <w:t xml:space="preserve">(‘Personnel Area’, ‘Personnel Subarea’) </w:t>
      </w:r>
      <w:r w:rsidRPr="00DF79CC">
        <w:rPr>
          <w:rFonts w:ascii="Arial" w:hAnsi="Arial" w:cs="Arial"/>
          <w:sz w:val="22"/>
          <w:szCs w:val="22"/>
        </w:rPr>
        <w:t>corresponds to the company’s physical branch structure.</w:t>
      </w:r>
      <w:r>
        <w:rPr>
          <w:rFonts w:ascii="Arial" w:hAnsi="Arial" w:cs="Arial"/>
          <w:sz w:val="22"/>
          <w:szCs w:val="22"/>
        </w:rPr>
        <w:t xml:space="preserve"> It controls elements such as Public Holiday groupings, applicable work schedules, wage-type groupings, absence/leave groupings and business place, state and territory specific on-costs. </w:t>
      </w:r>
    </w:p>
    <w:p w14:paraId="18A5FE2D" w14:textId="77777777" w:rsidR="00822EAF" w:rsidRDefault="00822EAF" w:rsidP="00822EAF">
      <w:pPr>
        <w:rPr>
          <w:rFonts w:ascii="Arial" w:hAnsi="Arial" w:cs="Arial"/>
          <w:sz w:val="22"/>
          <w:szCs w:val="22"/>
        </w:rPr>
      </w:pPr>
      <w:r>
        <w:rPr>
          <w:rFonts w:ascii="Arial" w:hAnsi="Arial" w:cs="Arial"/>
          <w:sz w:val="22"/>
          <w:szCs w:val="22"/>
        </w:rPr>
        <w:t xml:space="preserve">The structure for </w:t>
      </w:r>
      <w:r w:rsidRPr="00A9156E">
        <w:rPr>
          <w:rFonts w:ascii="Arial" w:hAnsi="Arial" w:cs="Arial"/>
          <w:sz w:val="22"/>
          <w:szCs w:val="22"/>
        </w:rPr>
        <w:fldChar w:fldCharType="begin"/>
      </w:r>
      <w:r w:rsidRPr="00A9156E">
        <w:rPr>
          <w:rFonts w:ascii="Arial" w:hAnsi="Arial" w:cs="Arial"/>
          <w:sz w:val="22"/>
          <w:szCs w:val="22"/>
        </w:rPr>
        <w:instrText xml:space="preserve"> STYLEREF  ClientName-Ref  \* MERGEFORMAT </w:instrText>
      </w:r>
      <w:r w:rsidRPr="00A9156E">
        <w:rPr>
          <w:rFonts w:ascii="Arial" w:hAnsi="Arial" w:cs="Arial"/>
          <w:sz w:val="22"/>
          <w:szCs w:val="22"/>
        </w:rPr>
        <w:fldChar w:fldCharType="separate"/>
      </w:r>
      <w:r>
        <w:rPr>
          <w:rFonts w:ascii="Arial" w:hAnsi="Arial" w:cs="Arial"/>
          <w:noProof/>
          <w:sz w:val="22"/>
          <w:szCs w:val="22"/>
        </w:rPr>
        <w:t>RMIT Australia</w:t>
      </w:r>
      <w:r w:rsidRPr="00A9156E">
        <w:rPr>
          <w:rFonts w:ascii="Arial" w:hAnsi="Arial" w:cs="Arial"/>
          <w:sz w:val="22"/>
          <w:szCs w:val="22"/>
        </w:rPr>
        <w:fldChar w:fldCharType="end"/>
      </w:r>
      <w:r>
        <w:rPr>
          <w:rFonts w:ascii="Arial" w:hAnsi="Arial" w:cs="Arial"/>
          <w:sz w:val="22"/>
          <w:szCs w:val="22"/>
        </w:rPr>
        <w:t xml:space="preserve"> will be setup to represent the </w:t>
      </w:r>
      <w:r w:rsidR="00926F96">
        <w:rPr>
          <w:rFonts w:ascii="Arial" w:hAnsi="Arial" w:cs="Arial"/>
          <w:sz w:val="22"/>
          <w:szCs w:val="22"/>
        </w:rPr>
        <w:t>E</w:t>
      </w:r>
      <w:r>
        <w:rPr>
          <w:rFonts w:ascii="Arial" w:hAnsi="Arial" w:cs="Arial"/>
          <w:sz w:val="22"/>
          <w:szCs w:val="22"/>
        </w:rPr>
        <w:t xml:space="preserve">ntity </w:t>
      </w:r>
      <w:r w:rsidR="00926F96">
        <w:rPr>
          <w:rFonts w:ascii="Arial" w:hAnsi="Arial" w:cs="Arial"/>
          <w:sz w:val="22"/>
          <w:szCs w:val="22"/>
        </w:rPr>
        <w:t xml:space="preserve">(‘Personnel Area’) </w:t>
      </w:r>
      <w:r>
        <w:rPr>
          <w:rFonts w:ascii="Arial" w:hAnsi="Arial" w:cs="Arial"/>
          <w:sz w:val="22"/>
          <w:szCs w:val="22"/>
        </w:rPr>
        <w:t xml:space="preserve">and </w:t>
      </w:r>
      <w:r w:rsidR="00926F96">
        <w:rPr>
          <w:rFonts w:ascii="Arial" w:hAnsi="Arial" w:cs="Arial"/>
          <w:sz w:val="22"/>
          <w:szCs w:val="22"/>
        </w:rPr>
        <w:t>S</w:t>
      </w:r>
      <w:r>
        <w:rPr>
          <w:rFonts w:ascii="Arial" w:hAnsi="Arial" w:cs="Arial"/>
          <w:sz w:val="22"/>
          <w:szCs w:val="22"/>
        </w:rPr>
        <w:t xml:space="preserve">tate </w:t>
      </w:r>
      <w:r w:rsidR="00926F96">
        <w:rPr>
          <w:rFonts w:ascii="Arial" w:hAnsi="Arial" w:cs="Arial"/>
          <w:sz w:val="22"/>
          <w:szCs w:val="22"/>
        </w:rPr>
        <w:t xml:space="preserve">(‘Personnel Subarea’) </w:t>
      </w:r>
      <w:r>
        <w:rPr>
          <w:rFonts w:ascii="Arial" w:hAnsi="Arial" w:cs="Arial"/>
          <w:sz w:val="22"/>
          <w:szCs w:val="22"/>
        </w:rPr>
        <w:t xml:space="preserve">the employee resides in. </w:t>
      </w:r>
    </w:p>
    <w:p w14:paraId="3314C7A2" w14:textId="77777777" w:rsidR="001E15F7" w:rsidRDefault="001E15F7" w:rsidP="00822EAF">
      <w:pPr>
        <w:rPr>
          <w:rFonts w:ascii="Arial" w:hAnsi="Arial" w:cs="Arial"/>
          <w:sz w:val="22"/>
          <w:szCs w:val="22"/>
        </w:rPr>
      </w:pPr>
      <w:r>
        <w:rPr>
          <w:rFonts w:ascii="Arial" w:hAnsi="Arial" w:cs="Arial"/>
          <w:sz w:val="22"/>
          <w:szCs w:val="22"/>
        </w:rPr>
        <w:t xml:space="preserve">Please refer to the </w:t>
      </w:r>
      <w:proofErr w:type="spellStart"/>
      <w:r>
        <w:rPr>
          <w:rFonts w:ascii="Arial" w:hAnsi="Arial" w:cs="Arial"/>
          <w:sz w:val="22"/>
          <w:szCs w:val="22"/>
        </w:rPr>
        <w:t>GlobalView</w:t>
      </w:r>
      <w:proofErr w:type="spellEnd"/>
      <w:r w:rsidRPr="001E15F7">
        <w:rPr>
          <w:rFonts w:ascii="Arial" w:hAnsi="Arial" w:cs="Arial"/>
          <w:sz w:val="22"/>
          <w:szCs w:val="22"/>
          <w:vertAlign w:val="superscript"/>
        </w:rPr>
        <w:t>®</w:t>
      </w:r>
      <w:r>
        <w:rPr>
          <w:rFonts w:ascii="Arial" w:hAnsi="Arial" w:cs="Arial"/>
          <w:sz w:val="22"/>
          <w:szCs w:val="22"/>
        </w:rPr>
        <w:t xml:space="preserve"> </w:t>
      </w:r>
      <w:hyperlink w:anchor="_Appendices" w:history="1">
        <w:r w:rsidRPr="00C7024B">
          <w:rPr>
            <w:rStyle w:val="Hyperlink"/>
            <w:rFonts w:ascii="Arial" w:hAnsi="Arial" w:cs="Arial"/>
            <w:sz w:val="22"/>
            <w:szCs w:val="22"/>
          </w:rPr>
          <w:t>Payroll Blueprint</w:t>
        </w:r>
      </w:hyperlink>
      <w:r>
        <w:rPr>
          <w:rFonts w:ascii="Arial" w:hAnsi="Arial" w:cs="Arial"/>
          <w:sz w:val="22"/>
          <w:szCs w:val="22"/>
        </w:rPr>
        <w:t xml:space="preserve"> for further details. </w:t>
      </w:r>
    </w:p>
    <w:p w14:paraId="3F3B7009" w14:textId="77777777" w:rsidR="003D386F" w:rsidRPr="003D386F" w:rsidRDefault="003D386F" w:rsidP="003D386F"/>
    <w:p w14:paraId="6645EF78" w14:textId="77777777" w:rsidR="003D386F" w:rsidRDefault="00716027" w:rsidP="00E4286F">
      <w:pPr>
        <w:pStyle w:val="Heading2"/>
        <w:numPr>
          <w:ilvl w:val="1"/>
          <w:numId w:val="17"/>
        </w:numPr>
      </w:pPr>
      <w:bookmarkStart w:id="30" w:name="_Toc20471413"/>
      <w:r>
        <w:t xml:space="preserve">Personnel </w:t>
      </w:r>
      <w:r w:rsidR="003D386F">
        <w:t>Structure</w:t>
      </w:r>
      <w:bookmarkEnd w:id="30"/>
      <w:r w:rsidR="003D386F">
        <w:t xml:space="preserve"> </w:t>
      </w:r>
    </w:p>
    <w:p w14:paraId="2400C582" w14:textId="77777777" w:rsidR="001E15F7" w:rsidRDefault="001E15F7" w:rsidP="001E15F7">
      <w:pPr>
        <w:rPr>
          <w:rFonts w:ascii="Arial" w:hAnsi="Arial" w:cs="Arial"/>
          <w:sz w:val="22"/>
          <w:szCs w:val="22"/>
        </w:rPr>
      </w:pPr>
      <w:r>
        <w:rPr>
          <w:rFonts w:ascii="Arial" w:hAnsi="Arial" w:cs="Arial"/>
          <w:sz w:val="22"/>
          <w:szCs w:val="22"/>
        </w:rPr>
        <w:t xml:space="preserve">The Personnel Structure </w:t>
      </w:r>
      <w:r w:rsidR="00926F96">
        <w:rPr>
          <w:rFonts w:ascii="Arial" w:hAnsi="Arial" w:cs="Arial"/>
          <w:sz w:val="22"/>
          <w:szCs w:val="22"/>
        </w:rPr>
        <w:t xml:space="preserve">(‘Employee Group’, ‘Employee Subgroup’) represents categories of employment within the company </w:t>
      </w:r>
      <w:r w:rsidRPr="000B3627">
        <w:rPr>
          <w:rFonts w:ascii="Arial" w:hAnsi="Arial" w:cs="Arial"/>
          <w:sz w:val="22"/>
          <w:szCs w:val="22"/>
        </w:rPr>
        <w:t xml:space="preserve">– e.g. </w:t>
      </w:r>
      <w:r w:rsidR="00926F96">
        <w:rPr>
          <w:rFonts w:ascii="Arial" w:hAnsi="Arial" w:cs="Arial"/>
          <w:sz w:val="22"/>
          <w:szCs w:val="22"/>
        </w:rPr>
        <w:t xml:space="preserve">Continuing Employment, Fixed Term, Part Time, etc. </w:t>
      </w:r>
      <w:r w:rsidRPr="000B3627">
        <w:rPr>
          <w:rFonts w:ascii="Arial" w:hAnsi="Arial" w:cs="Arial"/>
          <w:sz w:val="22"/>
          <w:szCs w:val="22"/>
        </w:rPr>
        <w:t xml:space="preserve">It controls payroll calculations. </w:t>
      </w:r>
    </w:p>
    <w:p w14:paraId="4CA5C9D1" w14:textId="77777777" w:rsidR="00926F96" w:rsidRDefault="00926F96" w:rsidP="00926F96">
      <w:pPr>
        <w:rPr>
          <w:rFonts w:ascii="Arial" w:hAnsi="Arial" w:cs="Arial"/>
          <w:sz w:val="22"/>
          <w:szCs w:val="22"/>
        </w:rPr>
      </w:pPr>
      <w:r>
        <w:rPr>
          <w:rFonts w:ascii="Arial" w:hAnsi="Arial" w:cs="Arial"/>
          <w:sz w:val="22"/>
          <w:szCs w:val="22"/>
        </w:rPr>
        <w:t xml:space="preserve">The structure for </w:t>
      </w:r>
      <w:r w:rsidRPr="00A9156E">
        <w:rPr>
          <w:rFonts w:ascii="Arial" w:hAnsi="Arial" w:cs="Arial"/>
          <w:sz w:val="22"/>
          <w:szCs w:val="22"/>
        </w:rPr>
        <w:fldChar w:fldCharType="begin"/>
      </w:r>
      <w:r w:rsidRPr="00A9156E">
        <w:rPr>
          <w:rFonts w:ascii="Arial" w:hAnsi="Arial" w:cs="Arial"/>
          <w:sz w:val="22"/>
          <w:szCs w:val="22"/>
        </w:rPr>
        <w:instrText xml:space="preserve"> STYLEREF  ClientName-Ref  \* MERGEFORMAT </w:instrText>
      </w:r>
      <w:r w:rsidRPr="00A9156E">
        <w:rPr>
          <w:rFonts w:ascii="Arial" w:hAnsi="Arial" w:cs="Arial"/>
          <w:sz w:val="22"/>
          <w:szCs w:val="22"/>
        </w:rPr>
        <w:fldChar w:fldCharType="separate"/>
      </w:r>
      <w:r>
        <w:rPr>
          <w:rFonts w:ascii="Arial" w:hAnsi="Arial" w:cs="Arial"/>
          <w:noProof/>
          <w:sz w:val="22"/>
          <w:szCs w:val="22"/>
        </w:rPr>
        <w:t>RMIT Australia</w:t>
      </w:r>
      <w:r w:rsidRPr="00A9156E">
        <w:rPr>
          <w:rFonts w:ascii="Arial" w:hAnsi="Arial" w:cs="Arial"/>
          <w:sz w:val="22"/>
          <w:szCs w:val="22"/>
        </w:rPr>
        <w:fldChar w:fldCharType="end"/>
      </w:r>
      <w:r>
        <w:rPr>
          <w:rFonts w:ascii="Arial" w:hAnsi="Arial" w:cs="Arial"/>
          <w:sz w:val="22"/>
          <w:szCs w:val="22"/>
        </w:rPr>
        <w:t xml:space="preserve"> will be setup with the ADP Global Template employment groupings (‘Employee Group’) and subgroups relevant to the different Award / Agreement conditions (‘Employee Subgroup’). </w:t>
      </w:r>
    </w:p>
    <w:p w14:paraId="0F3C3C9B" w14:textId="77777777" w:rsidR="00926F96" w:rsidRDefault="00926F96" w:rsidP="00926F96">
      <w:pPr>
        <w:rPr>
          <w:rFonts w:ascii="Arial" w:hAnsi="Arial" w:cs="Arial"/>
          <w:sz w:val="22"/>
          <w:szCs w:val="22"/>
        </w:rPr>
      </w:pPr>
      <w:r>
        <w:rPr>
          <w:rFonts w:ascii="Arial" w:hAnsi="Arial" w:cs="Arial"/>
          <w:sz w:val="22"/>
          <w:szCs w:val="22"/>
        </w:rPr>
        <w:t xml:space="preserve">Please refer to the </w:t>
      </w:r>
      <w:proofErr w:type="spellStart"/>
      <w:r>
        <w:rPr>
          <w:rFonts w:ascii="Arial" w:hAnsi="Arial" w:cs="Arial"/>
          <w:sz w:val="22"/>
          <w:szCs w:val="22"/>
        </w:rPr>
        <w:t>GlobalView</w:t>
      </w:r>
      <w:proofErr w:type="spellEnd"/>
      <w:r w:rsidRPr="001E15F7">
        <w:rPr>
          <w:rFonts w:ascii="Arial" w:hAnsi="Arial" w:cs="Arial"/>
          <w:sz w:val="22"/>
          <w:szCs w:val="22"/>
          <w:vertAlign w:val="superscript"/>
        </w:rPr>
        <w:t>®</w:t>
      </w:r>
      <w:r>
        <w:rPr>
          <w:rFonts w:ascii="Arial" w:hAnsi="Arial" w:cs="Arial"/>
          <w:sz w:val="22"/>
          <w:szCs w:val="22"/>
        </w:rPr>
        <w:t xml:space="preserve"> </w:t>
      </w:r>
      <w:hyperlink w:anchor="_Appendices" w:history="1">
        <w:r w:rsidR="00C7024B" w:rsidRPr="00C7024B">
          <w:rPr>
            <w:rStyle w:val="Hyperlink"/>
            <w:rFonts w:ascii="Arial" w:hAnsi="Arial" w:cs="Arial"/>
            <w:sz w:val="22"/>
            <w:szCs w:val="22"/>
          </w:rPr>
          <w:t>Payroll Blueprint</w:t>
        </w:r>
      </w:hyperlink>
      <w:r w:rsidR="00C7024B">
        <w:rPr>
          <w:rFonts w:ascii="Arial" w:hAnsi="Arial" w:cs="Arial"/>
          <w:sz w:val="22"/>
          <w:szCs w:val="22"/>
        </w:rPr>
        <w:t xml:space="preserve"> for further details</w:t>
      </w:r>
      <w:r>
        <w:rPr>
          <w:rFonts w:ascii="Arial" w:hAnsi="Arial" w:cs="Arial"/>
          <w:sz w:val="22"/>
          <w:szCs w:val="22"/>
        </w:rPr>
        <w:t xml:space="preserve">. </w:t>
      </w:r>
    </w:p>
    <w:p w14:paraId="14EDCC72" w14:textId="77777777" w:rsidR="00926F96" w:rsidRDefault="00926F96" w:rsidP="00926F96">
      <w:pPr>
        <w:rPr>
          <w:rFonts w:ascii="Arial" w:hAnsi="Arial" w:cs="Arial"/>
          <w:sz w:val="22"/>
          <w:szCs w:val="22"/>
        </w:rPr>
      </w:pPr>
    </w:p>
    <w:p w14:paraId="01C8E57E" w14:textId="77777777" w:rsidR="00716027" w:rsidRDefault="00716027" w:rsidP="00E4286F">
      <w:pPr>
        <w:pStyle w:val="Heading2"/>
        <w:numPr>
          <w:ilvl w:val="1"/>
          <w:numId w:val="17"/>
        </w:numPr>
      </w:pPr>
      <w:bookmarkStart w:id="31" w:name="_Toc20471414"/>
      <w:r>
        <w:t>Groupings</w:t>
      </w:r>
      <w:bookmarkEnd w:id="31"/>
      <w:r>
        <w:t xml:space="preserve"> </w:t>
      </w:r>
    </w:p>
    <w:p w14:paraId="1318CF78" w14:textId="77777777" w:rsidR="00926F96" w:rsidRDefault="00926F96" w:rsidP="00926F96">
      <w:pPr>
        <w:rPr>
          <w:rFonts w:ascii="Arial" w:hAnsi="Arial" w:cs="Arial"/>
          <w:sz w:val="22"/>
          <w:szCs w:val="22"/>
        </w:rPr>
      </w:pPr>
      <w:r w:rsidRPr="008B72C6">
        <w:rPr>
          <w:rFonts w:ascii="Arial" w:hAnsi="Arial" w:cs="Arial"/>
          <w:sz w:val="22"/>
          <w:szCs w:val="22"/>
        </w:rPr>
        <w:t xml:space="preserve">Groupings are used in </w:t>
      </w:r>
      <w:proofErr w:type="spellStart"/>
      <w:r w:rsidRPr="008B72C6">
        <w:rPr>
          <w:rFonts w:ascii="Arial" w:hAnsi="Arial" w:cs="Arial"/>
          <w:sz w:val="22"/>
          <w:szCs w:val="22"/>
        </w:rPr>
        <w:t>GlobalView</w:t>
      </w:r>
      <w:proofErr w:type="spellEnd"/>
      <w:r w:rsidRPr="008B72C6">
        <w:rPr>
          <w:rFonts w:ascii="Arial" w:hAnsi="Arial" w:cs="Arial"/>
          <w:sz w:val="22"/>
          <w:szCs w:val="22"/>
          <w:vertAlign w:val="superscript"/>
        </w:rPr>
        <w:t>®</w:t>
      </w:r>
      <w:r w:rsidRPr="008B72C6">
        <w:rPr>
          <w:rFonts w:ascii="Arial" w:hAnsi="Arial" w:cs="Arial"/>
          <w:sz w:val="22"/>
          <w:szCs w:val="22"/>
        </w:rPr>
        <w:t xml:space="preserve"> to classify groups of employees with similar characteristics and may be used to configure both data input and payroll calculations based on that input. Every employee will be in both a PS Group and ES Group. Accurate classification of all employees in terms of both Groupings will ensure that wage types are correctly aligned with company requirem</w:t>
      </w:r>
      <w:r>
        <w:rPr>
          <w:rFonts w:ascii="Arial" w:hAnsi="Arial" w:cs="Arial"/>
          <w:sz w:val="22"/>
          <w:szCs w:val="22"/>
        </w:rPr>
        <w:t>ents and employee entitlements.</w:t>
      </w:r>
    </w:p>
    <w:p w14:paraId="39DBE705" w14:textId="77777777" w:rsidR="00926F96" w:rsidRDefault="00926F96" w:rsidP="00926F96">
      <w:pPr>
        <w:pStyle w:val="BodyText"/>
        <w:rPr>
          <w:rFonts w:ascii="Arial" w:eastAsiaTheme="minorEastAsia" w:hAnsi="Arial" w:cs="Arial"/>
          <w:b/>
          <w:bCs w:val="0"/>
        </w:rPr>
      </w:pPr>
      <w:bookmarkStart w:id="32" w:name="_Toc200178090"/>
      <w:bookmarkStart w:id="33" w:name="_Toc417995060"/>
    </w:p>
    <w:p w14:paraId="443A6CAE" w14:textId="77777777" w:rsidR="00926F96" w:rsidRPr="00CB2FCB" w:rsidRDefault="00926F96" w:rsidP="00926F96">
      <w:pPr>
        <w:pStyle w:val="BodyText"/>
        <w:rPr>
          <w:rFonts w:ascii="Arial" w:eastAsiaTheme="minorEastAsia" w:hAnsi="Arial" w:cs="Arial"/>
          <w:b/>
          <w:bCs w:val="0"/>
        </w:rPr>
      </w:pPr>
      <w:r w:rsidRPr="00CB2FCB">
        <w:rPr>
          <w:rFonts w:ascii="Arial" w:eastAsiaTheme="minorEastAsia" w:hAnsi="Arial" w:cs="Arial"/>
          <w:b/>
          <w:bCs w:val="0"/>
        </w:rPr>
        <w:t>Personnel Sub-area Grouping [PSG]</w:t>
      </w:r>
      <w:bookmarkEnd w:id="32"/>
      <w:bookmarkEnd w:id="33"/>
    </w:p>
    <w:p w14:paraId="10681C17" w14:textId="77777777" w:rsidR="00274AEC" w:rsidRDefault="00926F96" w:rsidP="00926F96">
      <w:pPr>
        <w:rPr>
          <w:rFonts w:ascii="Arial" w:hAnsi="Arial" w:cs="Arial"/>
          <w:sz w:val="22"/>
          <w:szCs w:val="22"/>
        </w:rPr>
      </w:pPr>
      <w:r w:rsidRPr="008B72C6">
        <w:rPr>
          <w:rFonts w:ascii="Arial" w:hAnsi="Arial" w:cs="Arial"/>
          <w:sz w:val="22"/>
          <w:szCs w:val="22"/>
        </w:rPr>
        <w:t>This describes division of personnel sub-areas into groups to which the same</w:t>
      </w:r>
      <w:r w:rsidR="00274AEC">
        <w:rPr>
          <w:rFonts w:ascii="Arial" w:hAnsi="Arial" w:cs="Arial"/>
          <w:sz w:val="22"/>
          <w:szCs w:val="22"/>
        </w:rPr>
        <w:t xml:space="preserve"> </w:t>
      </w:r>
      <w:r w:rsidRPr="008B72C6">
        <w:rPr>
          <w:rFonts w:ascii="Arial" w:hAnsi="Arial" w:cs="Arial"/>
          <w:sz w:val="22"/>
          <w:szCs w:val="22"/>
        </w:rPr>
        <w:t>Attendance and Absence types apply</w:t>
      </w:r>
      <w:r w:rsidR="00274AEC">
        <w:rPr>
          <w:rFonts w:ascii="Arial" w:hAnsi="Arial" w:cs="Arial"/>
          <w:sz w:val="22"/>
          <w:szCs w:val="22"/>
        </w:rPr>
        <w:t xml:space="preserve"> – </w:t>
      </w:r>
    </w:p>
    <w:p w14:paraId="050A5FC6" w14:textId="77777777" w:rsidR="00926F96" w:rsidRPr="008B72C6" w:rsidRDefault="00926F96" w:rsidP="00E4286F">
      <w:pPr>
        <w:pStyle w:val="ListParagraph"/>
        <w:numPr>
          <w:ilvl w:val="0"/>
          <w:numId w:val="16"/>
        </w:numPr>
        <w:tabs>
          <w:tab w:val="left" w:pos="6240"/>
        </w:tabs>
        <w:rPr>
          <w:rFonts w:ascii="Arial" w:hAnsi="Arial" w:cs="Arial"/>
          <w:sz w:val="22"/>
          <w:szCs w:val="22"/>
        </w:rPr>
      </w:pPr>
      <w:r w:rsidRPr="008B72C6">
        <w:rPr>
          <w:rFonts w:ascii="Arial" w:hAnsi="Arial" w:cs="Arial"/>
          <w:sz w:val="22"/>
          <w:szCs w:val="22"/>
        </w:rPr>
        <w:t>Daily work schedules, period work schedules, and break schedules</w:t>
      </w:r>
    </w:p>
    <w:p w14:paraId="7A08D1FE" w14:textId="77777777" w:rsidR="00926F96" w:rsidRPr="008B72C6" w:rsidRDefault="00926F96" w:rsidP="00E4286F">
      <w:pPr>
        <w:pStyle w:val="ListParagraph"/>
        <w:numPr>
          <w:ilvl w:val="0"/>
          <w:numId w:val="16"/>
        </w:numPr>
        <w:tabs>
          <w:tab w:val="left" w:pos="6240"/>
        </w:tabs>
        <w:rPr>
          <w:rFonts w:ascii="Arial" w:hAnsi="Arial" w:cs="Arial"/>
          <w:sz w:val="22"/>
          <w:szCs w:val="22"/>
        </w:rPr>
      </w:pPr>
      <w:r w:rsidRPr="008B72C6">
        <w:rPr>
          <w:rFonts w:ascii="Arial" w:hAnsi="Arial" w:cs="Arial"/>
          <w:sz w:val="22"/>
          <w:szCs w:val="22"/>
        </w:rPr>
        <w:t>Work Schedule rules</w:t>
      </w:r>
    </w:p>
    <w:p w14:paraId="3F6CFDC7" w14:textId="77777777" w:rsidR="00926F96" w:rsidRPr="008B72C6" w:rsidRDefault="00926F96" w:rsidP="00E4286F">
      <w:pPr>
        <w:pStyle w:val="ListParagraph"/>
        <w:numPr>
          <w:ilvl w:val="0"/>
          <w:numId w:val="16"/>
        </w:numPr>
        <w:tabs>
          <w:tab w:val="left" w:pos="6240"/>
        </w:tabs>
        <w:rPr>
          <w:rFonts w:ascii="Arial" w:hAnsi="Arial" w:cs="Arial"/>
          <w:sz w:val="22"/>
          <w:szCs w:val="22"/>
        </w:rPr>
      </w:pPr>
      <w:r w:rsidRPr="008B72C6">
        <w:rPr>
          <w:rFonts w:ascii="Arial" w:hAnsi="Arial" w:cs="Arial"/>
          <w:sz w:val="22"/>
          <w:szCs w:val="22"/>
        </w:rPr>
        <w:lastRenderedPageBreak/>
        <w:t>Time quota types</w:t>
      </w:r>
    </w:p>
    <w:p w14:paraId="5350828D" w14:textId="77777777" w:rsidR="00926F96" w:rsidRDefault="00274AEC" w:rsidP="00E4286F">
      <w:pPr>
        <w:pStyle w:val="ListParagraph"/>
        <w:numPr>
          <w:ilvl w:val="0"/>
          <w:numId w:val="16"/>
        </w:numPr>
        <w:tabs>
          <w:tab w:val="left" w:pos="6240"/>
        </w:tabs>
        <w:rPr>
          <w:rFonts w:ascii="Arial" w:hAnsi="Arial" w:cs="Arial"/>
          <w:sz w:val="22"/>
          <w:szCs w:val="22"/>
        </w:rPr>
      </w:pPr>
      <w:r w:rsidRPr="00274AEC">
        <w:rPr>
          <w:rFonts w:ascii="Arial" w:hAnsi="Arial" w:cs="Arial"/>
          <w:sz w:val="22"/>
          <w:szCs w:val="22"/>
        </w:rPr>
        <w:t>T</w:t>
      </w:r>
      <w:r w:rsidR="00926F96" w:rsidRPr="00274AEC">
        <w:rPr>
          <w:rFonts w:ascii="Arial" w:hAnsi="Arial" w:cs="Arial"/>
          <w:sz w:val="22"/>
          <w:szCs w:val="22"/>
        </w:rPr>
        <w:t>ime types, time transfer specifications, access control groups and error descriptions</w:t>
      </w:r>
    </w:p>
    <w:p w14:paraId="52AD2B18" w14:textId="77777777" w:rsidR="00274AEC" w:rsidRPr="00274AEC" w:rsidRDefault="00274AEC" w:rsidP="00274AEC">
      <w:pPr>
        <w:pStyle w:val="ListParagraph"/>
        <w:tabs>
          <w:tab w:val="left" w:pos="6240"/>
        </w:tabs>
        <w:rPr>
          <w:rFonts w:ascii="Arial" w:hAnsi="Arial" w:cs="Arial"/>
          <w:sz w:val="22"/>
          <w:szCs w:val="22"/>
        </w:rPr>
      </w:pPr>
    </w:p>
    <w:p w14:paraId="585B29AF" w14:textId="77777777" w:rsidR="00926F96" w:rsidRPr="00CB2FCB" w:rsidRDefault="00926F96" w:rsidP="00926F96">
      <w:pPr>
        <w:pStyle w:val="BodyText"/>
        <w:rPr>
          <w:rFonts w:ascii="Arial" w:eastAsiaTheme="minorEastAsia" w:hAnsi="Arial" w:cs="Arial"/>
          <w:b/>
          <w:bCs w:val="0"/>
        </w:rPr>
      </w:pPr>
      <w:bookmarkStart w:id="34" w:name="_Toc200178091"/>
      <w:bookmarkStart w:id="35" w:name="_Toc417995061"/>
      <w:r w:rsidRPr="00CB2FCB">
        <w:rPr>
          <w:rFonts w:ascii="Arial" w:eastAsiaTheme="minorEastAsia" w:hAnsi="Arial" w:cs="Arial"/>
          <w:b/>
          <w:bCs w:val="0"/>
        </w:rPr>
        <w:t>Employee Subgroup Grouping [ESG]</w:t>
      </w:r>
      <w:bookmarkEnd w:id="34"/>
      <w:bookmarkEnd w:id="35"/>
      <w:r w:rsidRPr="00CB2FCB">
        <w:rPr>
          <w:rFonts w:ascii="Arial" w:eastAsiaTheme="minorEastAsia" w:hAnsi="Arial" w:cs="Arial"/>
          <w:b/>
          <w:bCs w:val="0"/>
        </w:rPr>
        <w:t xml:space="preserve"> </w:t>
      </w:r>
    </w:p>
    <w:p w14:paraId="3C5B02FB" w14:textId="77777777" w:rsidR="00926F96" w:rsidRDefault="00926F96" w:rsidP="00926F96">
      <w:pPr>
        <w:rPr>
          <w:rFonts w:ascii="Arial" w:hAnsi="Arial" w:cs="Arial"/>
          <w:sz w:val="22"/>
          <w:szCs w:val="22"/>
          <w:lang w:eastAsia="zh-TW"/>
        </w:rPr>
      </w:pPr>
      <w:r w:rsidRPr="008B72C6">
        <w:rPr>
          <w:rFonts w:ascii="Arial" w:hAnsi="Arial" w:cs="Arial"/>
          <w:sz w:val="22"/>
          <w:szCs w:val="22"/>
          <w:lang w:eastAsia="zh-TW"/>
        </w:rPr>
        <w:t>Employees are grouped in payroll subgr</w:t>
      </w:r>
      <w:r w:rsidR="00274AEC">
        <w:rPr>
          <w:rFonts w:ascii="Arial" w:hAnsi="Arial" w:cs="Arial"/>
          <w:sz w:val="22"/>
          <w:szCs w:val="22"/>
          <w:lang w:eastAsia="zh-TW"/>
        </w:rPr>
        <w:t xml:space="preserve">oups for the following purposes – </w:t>
      </w:r>
    </w:p>
    <w:p w14:paraId="0A8E19F3" w14:textId="77777777" w:rsidR="00926F96" w:rsidRPr="008B72C6" w:rsidRDefault="00926F96" w:rsidP="00E4286F">
      <w:pPr>
        <w:pStyle w:val="ListParagraph"/>
        <w:numPr>
          <w:ilvl w:val="0"/>
          <w:numId w:val="16"/>
        </w:numPr>
        <w:tabs>
          <w:tab w:val="left" w:pos="6240"/>
        </w:tabs>
        <w:rPr>
          <w:rFonts w:ascii="Arial" w:hAnsi="Arial" w:cs="Arial"/>
          <w:sz w:val="22"/>
          <w:szCs w:val="22"/>
        </w:rPr>
      </w:pPr>
      <w:r w:rsidRPr="008B72C6">
        <w:rPr>
          <w:rFonts w:ascii="Arial" w:hAnsi="Arial" w:cs="Arial"/>
          <w:sz w:val="22"/>
          <w:szCs w:val="22"/>
        </w:rPr>
        <w:t xml:space="preserve">Work schedule </w:t>
      </w:r>
    </w:p>
    <w:p w14:paraId="08862CB0" w14:textId="77777777" w:rsidR="00926F96" w:rsidRPr="008B72C6" w:rsidRDefault="00926F96" w:rsidP="00E4286F">
      <w:pPr>
        <w:pStyle w:val="ListParagraph"/>
        <w:numPr>
          <w:ilvl w:val="0"/>
          <w:numId w:val="16"/>
        </w:numPr>
        <w:tabs>
          <w:tab w:val="left" w:pos="6240"/>
        </w:tabs>
        <w:rPr>
          <w:rFonts w:ascii="Arial" w:hAnsi="Arial" w:cs="Arial"/>
          <w:sz w:val="22"/>
          <w:szCs w:val="22"/>
        </w:rPr>
      </w:pPr>
      <w:r w:rsidRPr="008B72C6">
        <w:rPr>
          <w:rFonts w:ascii="Arial" w:hAnsi="Arial" w:cs="Arial"/>
          <w:sz w:val="22"/>
          <w:szCs w:val="22"/>
        </w:rPr>
        <w:t xml:space="preserve">Personnel calculation rules </w:t>
      </w:r>
    </w:p>
    <w:p w14:paraId="1E6D1243" w14:textId="77777777" w:rsidR="00926F96" w:rsidRPr="008B72C6" w:rsidRDefault="00926F96" w:rsidP="00E4286F">
      <w:pPr>
        <w:pStyle w:val="ListParagraph"/>
        <w:numPr>
          <w:ilvl w:val="0"/>
          <w:numId w:val="16"/>
        </w:numPr>
        <w:tabs>
          <w:tab w:val="left" w:pos="6240"/>
        </w:tabs>
        <w:rPr>
          <w:rFonts w:ascii="Arial" w:hAnsi="Arial" w:cs="Arial"/>
          <w:sz w:val="22"/>
          <w:szCs w:val="22"/>
        </w:rPr>
      </w:pPr>
      <w:r w:rsidRPr="008B72C6">
        <w:rPr>
          <w:rFonts w:ascii="Arial" w:hAnsi="Arial" w:cs="Arial"/>
          <w:sz w:val="22"/>
          <w:szCs w:val="22"/>
        </w:rPr>
        <w:t xml:space="preserve">Primary wage types </w:t>
      </w:r>
    </w:p>
    <w:p w14:paraId="59626244" w14:textId="77777777" w:rsidR="00926F96" w:rsidRPr="008B72C6" w:rsidRDefault="00926F96" w:rsidP="00E4286F">
      <w:pPr>
        <w:pStyle w:val="ListParagraph"/>
        <w:numPr>
          <w:ilvl w:val="0"/>
          <w:numId w:val="16"/>
        </w:numPr>
        <w:tabs>
          <w:tab w:val="left" w:pos="6240"/>
        </w:tabs>
        <w:rPr>
          <w:rFonts w:ascii="Arial" w:hAnsi="Arial" w:cs="Arial"/>
          <w:sz w:val="22"/>
          <w:szCs w:val="22"/>
        </w:rPr>
      </w:pPr>
      <w:r w:rsidRPr="008B72C6">
        <w:rPr>
          <w:rFonts w:ascii="Arial" w:hAnsi="Arial" w:cs="Arial"/>
          <w:sz w:val="22"/>
          <w:szCs w:val="22"/>
        </w:rPr>
        <w:t xml:space="preserve">Collective agreement rules </w:t>
      </w:r>
    </w:p>
    <w:p w14:paraId="2E60A0F2" w14:textId="77777777" w:rsidR="00926F96" w:rsidRPr="008B72C6" w:rsidRDefault="00926F96" w:rsidP="00E4286F">
      <w:pPr>
        <w:pStyle w:val="ListParagraph"/>
        <w:numPr>
          <w:ilvl w:val="0"/>
          <w:numId w:val="16"/>
        </w:numPr>
        <w:tabs>
          <w:tab w:val="left" w:pos="6240"/>
        </w:tabs>
        <w:rPr>
          <w:rFonts w:ascii="Arial" w:hAnsi="Arial" w:cs="Arial"/>
          <w:sz w:val="22"/>
          <w:szCs w:val="22"/>
        </w:rPr>
      </w:pPr>
      <w:r w:rsidRPr="008B72C6">
        <w:rPr>
          <w:rFonts w:ascii="Arial" w:hAnsi="Arial" w:cs="Arial"/>
          <w:sz w:val="22"/>
          <w:szCs w:val="22"/>
        </w:rPr>
        <w:t xml:space="preserve">Time quota types </w:t>
      </w:r>
    </w:p>
    <w:p w14:paraId="4C0B4060" w14:textId="77777777" w:rsidR="00926F96" w:rsidRPr="008B72C6" w:rsidRDefault="00926F96" w:rsidP="00E4286F">
      <w:pPr>
        <w:pStyle w:val="ListParagraph"/>
        <w:numPr>
          <w:ilvl w:val="0"/>
          <w:numId w:val="16"/>
        </w:numPr>
        <w:tabs>
          <w:tab w:val="left" w:pos="6240"/>
        </w:tabs>
        <w:rPr>
          <w:rFonts w:ascii="Arial" w:hAnsi="Arial" w:cs="Arial"/>
          <w:sz w:val="22"/>
          <w:szCs w:val="22"/>
        </w:rPr>
      </w:pPr>
      <w:r w:rsidRPr="008B72C6">
        <w:rPr>
          <w:rFonts w:ascii="Arial" w:hAnsi="Arial" w:cs="Arial"/>
          <w:sz w:val="22"/>
          <w:szCs w:val="22"/>
        </w:rPr>
        <w:t xml:space="preserve">Account determination </w:t>
      </w:r>
    </w:p>
    <w:p w14:paraId="66B18242" w14:textId="77777777" w:rsidR="00274AEC" w:rsidRDefault="00274AEC" w:rsidP="00926F96">
      <w:pPr>
        <w:rPr>
          <w:rFonts w:ascii="Arial" w:hAnsi="Arial" w:cs="Arial"/>
          <w:sz w:val="22"/>
          <w:szCs w:val="22"/>
        </w:rPr>
      </w:pPr>
    </w:p>
    <w:p w14:paraId="42DF0095" w14:textId="77777777" w:rsidR="00274AEC" w:rsidRDefault="00274AEC" w:rsidP="00926F96">
      <w:pPr>
        <w:rPr>
          <w:rFonts w:ascii="Arial" w:hAnsi="Arial" w:cs="Arial"/>
          <w:sz w:val="22"/>
          <w:szCs w:val="22"/>
        </w:rPr>
      </w:pPr>
      <w:r>
        <w:rPr>
          <w:rFonts w:ascii="Arial" w:hAnsi="Arial" w:cs="Arial"/>
          <w:sz w:val="22"/>
          <w:szCs w:val="22"/>
        </w:rPr>
        <w:t xml:space="preserve">These groupings have both Time and Payroll impacts so for reference will be detailed in both the Time Management and Payroll Blueprints. </w:t>
      </w:r>
    </w:p>
    <w:p w14:paraId="00262F79" w14:textId="77777777" w:rsidR="00663BF4" w:rsidRDefault="00663BF4" w:rsidP="00926F96">
      <w:pPr>
        <w:rPr>
          <w:rFonts w:ascii="Arial" w:hAnsi="Arial" w:cs="Arial"/>
          <w:sz w:val="22"/>
          <w:szCs w:val="22"/>
        </w:rPr>
      </w:pPr>
    </w:p>
    <w:p w14:paraId="53F7D22E" w14:textId="77777777" w:rsidR="00926F96" w:rsidRDefault="00926F96" w:rsidP="00926F96">
      <w:pPr>
        <w:rPr>
          <w:rFonts w:ascii="Arial" w:hAnsi="Arial" w:cs="Arial"/>
          <w:sz w:val="22"/>
          <w:szCs w:val="22"/>
        </w:rPr>
      </w:pPr>
      <w:r w:rsidRPr="008B72C6">
        <w:rPr>
          <w:rFonts w:ascii="Arial" w:hAnsi="Arial" w:cs="Arial"/>
          <w:sz w:val="22"/>
          <w:szCs w:val="22"/>
        </w:rPr>
        <w:t xml:space="preserve">Please refer to the </w:t>
      </w:r>
      <w:r w:rsidR="00274AEC">
        <w:rPr>
          <w:rFonts w:ascii="Arial" w:hAnsi="Arial" w:cs="Arial"/>
          <w:sz w:val="22"/>
          <w:szCs w:val="22"/>
        </w:rPr>
        <w:t xml:space="preserve">Time </w:t>
      </w:r>
      <w:r w:rsidR="00C7024B">
        <w:rPr>
          <w:rFonts w:ascii="Arial" w:hAnsi="Arial" w:cs="Arial"/>
          <w:sz w:val="22"/>
          <w:szCs w:val="22"/>
        </w:rPr>
        <w:t xml:space="preserve">Management </w:t>
      </w:r>
      <w:hyperlink w:anchor="_Configuration_Worksheet" w:history="1">
        <w:r w:rsidRPr="00E15473">
          <w:rPr>
            <w:rStyle w:val="Hyperlink"/>
            <w:rFonts w:ascii="Arial" w:hAnsi="Arial" w:cs="Arial"/>
            <w:sz w:val="22"/>
            <w:szCs w:val="22"/>
          </w:rPr>
          <w:t>Configuration Worksheet</w:t>
        </w:r>
      </w:hyperlink>
      <w:r>
        <w:rPr>
          <w:rFonts w:ascii="Arial" w:hAnsi="Arial" w:cs="Arial"/>
          <w:sz w:val="22"/>
          <w:szCs w:val="22"/>
        </w:rPr>
        <w:t xml:space="preserve"> ‘</w:t>
      </w:r>
      <w:proofErr w:type="spellStart"/>
      <w:r w:rsidR="009859C5" w:rsidRPr="009859C5">
        <w:rPr>
          <w:rFonts w:ascii="Arial" w:hAnsi="Arial" w:cs="Arial"/>
          <w:sz w:val="22"/>
          <w:szCs w:val="22"/>
        </w:rPr>
        <w:t>Config_Groupings</w:t>
      </w:r>
      <w:proofErr w:type="spellEnd"/>
      <w:r>
        <w:rPr>
          <w:rFonts w:ascii="Arial" w:hAnsi="Arial" w:cs="Arial"/>
          <w:sz w:val="22"/>
          <w:szCs w:val="22"/>
        </w:rPr>
        <w:t>’ tab</w:t>
      </w:r>
      <w:r w:rsidRPr="008B72C6">
        <w:rPr>
          <w:rFonts w:ascii="Arial" w:hAnsi="Arial" w:cs="Arial"/>
          <w:sz w:val="22"/>
          <w:szCs w:val="22"/>
        </w:rPr>
        <w:t xml:space="preserve"> for details.  </w:t>
      </w:r>
    </w:p>
    <w:p w14:paraId="65470268" w14:textId="77777777" w:rsidR="009A0CFA" w:rsidRDefault="009A0CFA" w:rsidP="003D386F">
      <w:pPr>
        <w:rPr>
          <w:rFonts w:ascii="Arial" w:hAnsi="Arial" w:cs="Arial"/>
          <w:sz w:val="22"/>
          <w:szCs w:val="22"/>
        </w:rPr>
      </w:pPr>
    </w:p>
    <w:p w14:paraId="703433E2" w14:textId="77777777" w:rsidR="009A0CFA" w:rsidRDefault="009A0CFA" w:rsidP="009A0CFA">
      <w:pPr>
        <w:pStyle w:val="Heading2"/>
        <w:numPr>
          <w:ilvl w:val="1"/>
          <w:numId w:val="17"/>
        </w:numPr>
      </w:pPr>
      <w:bookmarkStart w:id="36" w:name="_Toc20471415"/>
      <w:r>
        <w:t xml:space="preserve">Work </w:t>
      </w:r>
      <w:r w:rsidR="000E65E2">
        <w:t>Contract</w:t>
      </w:r>
      <w:bookmarkEnd w:id="36"/>
      <w:r w:rsidR="000E65E2">
        <w:t xml:space="preserve"> </w:t>
      </w:r>
      <w:r>
        <w:t xml:space="preserve"> </w:t>
      </w:r>
    </w:p>
    <w:p w14:paraId="1DB758B8" w14:textId="77777777" w:rsidR="009A0CFA" w:rsidRDefault="0098503D" w:rsidP="009A0CFA">
      <w:pPr>
        <w:rPr>
          <w:rFonts w:ascii="Arial" w:hAnsi="Arial" w:cs="Arial"/>
          <w:sz w:val="22"/>
          <w:szCs w:val="22"/>
        </w:rPr>
      </w:pPr>
      <w:r>
        <w:rPr>
          <w:rFonts w:ascii="Arial" w:hAnsi="Arial" w:cs="Arial"/>
          <w:sz w:val="22"/>
          <w:szCs w:val="22"/>
        </w:rPr>
        <w:t xml:space="preserve">Additional work contract </w:t>
      </w:r>
      <w:r w:rsidR="005D57F0">
        <w:rPr>
          <w:rFonts w:ascii="Arial" w:hAnsi="Arial" w:cs="Arial"/>
          <w:sz w:val="22"/>
          <w:szCs w:val="22"/>
        </w:rPr>
        <w:t xml:space="preserve">values will be available to drive </w:t>
      </w:r>
      <w:proofErr w:type="gramStart"/>
      <w:r w:rsidR="005D57F0">
        <w:rPr>
          <w:rFonts w:ascii="Arial" w:hAnsi="Arial" w:cs="Arial"/>
          <w:sz w:val="22"/>
          <w:szCs w:val="22"/>
        </w:rPr>
        <w:t>exception based</w:t>
      </w:r>
      <w:proofErr w:type="gramEnd"/>
      <w:r w:rsidR="005D57F0">
        <w:rPr>
          <w:rFonts w:ascii="Arial" w:hAnsi="Arial" w:cs="Arial"/>
          <w:sz w:val="22"/>
          <w:szCs w:val="22"/>
        </w:rPr>
        <w:t xml:space="preserve"> conditions for particular employee groups. The sub-contracts available and their purpose are – </w:t>
      </w:r>
    </w:p>
    <w:p w14:paraId="1DD348D0" w14:textId="77777777" w:rsidR="00755435" w:rsidRPr="00755435" w:rsidRDefault="005D57F0" w:rsidP="00DE6430">
      <w:pPr>
        <w:pStyle w:val="ListParagraph"/>
        <w:numPr>
          <w:ilvl w:val="0"/>
          <w:numId w:val="27"/>
        </w:numPr>
        <w:rPr>
          <w:rFonts w:ascii="Arial" w:hAnsi="Arial" w:cs="Arial"/>
          <w:sz w:val="22"/>
          <w:szCs w:val="22"/>
        </w:rPr>
      </w:pPr>
      <w:r w:rsidRPr="005542FD">
        <w:rPr>
          <w:rFonts w:ascii="Arial" w:hAnsi="Arial" w:cs="Arial"/>
          <w:b/>
          <w:sz w:val="22"/>
          <w:szCs w:val="22"/>
        </w:rPr>
        <w:t>Shift Worker</w:t>
      </w:r>
      <w:r w:rsidRPr="00755435">
        <w:rPr>
          <w:rFonts w:ascii="Arial" w:hAnsi="Arial" w:cs="Arial"/>
          <w:sz w:val="22"/>
          <w:szCs w:val="22"/>
        </w:rPr>
        <w:t xml:space="preserve"> – this will </w:t>
      </w:r>
      <w:r w:rsidR="00755435" w:rsidRPr="00755435">
        <w:rPr>
          <w:rFonts w:ascii="Arial" w:hAnsi="Arial" w:cs="Arial"/>
          <w:sz w:val="22"/>
          <w:szCs w:val="22"/>
        </w:rPr>
        <w:t>generate any shift</w:t>
      </w:r>
      <w:r w:rsidR="00972F14">
        <w:rPr>
          <w:rFonts w:ascii="Arial" w:hAnsi="Arial" w:cs="Arial"/>
          <w:sz w:val="22"/>
          <w:szCs w:val="22"/>
        </w:rPr>
        <w:t xml:space="preserve"> worker specific award payments, such as overtime, </w:t>
      </w:r>
      <w:r w:rsidR="00755435" w:rsidRPr="00755435">
        <w:rPr>
          <w:rFonts w:ascii="Arial" w:hAnsi="Arial" w:cs="Arial"/>
          <w:sz w:val="22"/>
          <w:szCs w:val="22"/>
        </w:rPr>
        <w:t xml:space="preserve">as well as granting the employee an additional week’s Annual Leave entitlement </w:t>
      </w:r>
    </w:p>
    <w:p w14:paraId="4D9D0F5B" w14:textId="77777777" w:rsidR="00755435" w:rsidRPr="00755435" w:rsidRDefault="00755435" w:rsidP="00DE6430">
      <w:pPr>
        <w:pStyle w:val="ListParagraph"/>
        <w:numPr>
          <w:ilvl w:val="0"/>
          <w:numId w:val="27"/>
        </w:numPr>
        <w:rPr>
          <w:rFonts w:ascii="Arial" w:hAnsi="Arial" w:cs="Arial"/>
          <w:sz w:val="22"/>
          <w:szCs w:val="22"/>
        </w:rPr>
      </w:pPr>
      <w:proofErr w:type="spellStart"/>
      <w:r w:rsidRPr="005542FD">
        <w:rPr>
          <w:rFonts w:ascii="Arial" w:hAnsi="Arial" w:cs="Arial"/>
          <w:b/>
          <w:sz w:val="22"/>
          <w:szCs w:val="22"/>
        </w:rPr>
        <w:t>FlexShift</w:t>
      </w:r>
      <w:proofErr w:type="spellEnd"/>
      <w:r w:rsidRPr="005542FD">
        <w:rPr>
          <w:rFonts w:ascii="Arial" w:hAnsi="Arial" w:cs="Arial"/>
          <w:b/>
          <w:sz w:val="22"/>
          <w:szCs w:val="22"/>
        </w:rPr>
        <w:t xml:space="preserve"> </w:t>
      </w:r>
      <w:proofErr w:type="spellStart"/>
      <w:r w:rsidRPr="005542FD">
        <w:rPr>
          <w:rFonts w:ascii="Arial" w:hAnsi="Arial" w:cs="Arial"/>
          <w:b/>
          <w:sz w:val="22"/>
          <w:szCs w:val="22"/>
        </w:rPr>
        <w:t>Argmt</w:t>
      </w:r>
      <w:proofErr w:type="spellEnd"/>
      <w:r w:rsidRPr="00755435">
        <w:rPr>
          <w:rFonts w:ascii="Arial" w:hAnsi="Arial" w:cs="Arial"/>
          <w:sz w:val="22"/>
          <w:szCs w:val="22"/>
        </w:rPr>
        <w:t xml:space="preserve"> – this will be used for employee’s who have a flexible shift arrangement in place which means any shift loading conditions from the EA will not be generated in lieu of their flexible working arrangement  </w:t>
      </w:r>
    </w:p>
    <w:p w14:paraId="1D62EDF4" w14:textId="77777777" w:rsidR="005D57F0" w:rsidRDefault="005D57F0" w:rsidP="009A0CFA">
      <w:pPr>
        <w:rPr>
          <w:rFonts w:ascii="Arial" w:hAnsi="Arial" w:cs="Arial"/>
          <w:sz w:val="22"/>
          <w:szCs w:val="22"/>
        </w:rPr>
      </w:pPr>
    </w:p>
    <w:p w14:paraId="774F5F96" w14:textId="77777777" w:rsidR="00DE6A00" w:rsidRDefault="00663BF4" w:rsidP="00E4286F">
      <w:pPr>
        <w:pStyle w:val="Heading2"/>
        <w:numPr>
          <w:ilvl w:val="1"/>
          <w:numId w:val="17"/>
        </w:numPr>
      </w:pPr>
      <w:bookmarkStart w:id="37" w:name="_Toc20471416"/>
      <w:r>
        <w:t>International Assignees</w:t>
      </w:r>
      <w:bookmarkEnd w:id="37"/>
      <w:r w:rsidR="00DE6A00">
        <w:t xml:space="preserve">  </w:t>
      </w:r>
    </w:p>
    <w:p w14:paraId="3B12F54E" w14:textId="77777777" w:rsidR="00C7024B" w:rsidRDefault="00DB3BB2" w:rsidP="00DE6A00">
      <w:pPr>
        <w:rPr>
          <w:rFonts w:ascii="Arial" w:hAnsi="Arial" w:cs="Arial"/>
          <w:sz w:val="22"/>
          <w:szCs w:val="22"/>
        </w:rPr>
      </w:pPr>
      <w:r w:rsidRPr="00A9156E">
        <w:rPr>
          <w:rFonts w:ascii="Arial" w:hAnsi="Arial" w:cs="Arial"/>
          <w:sz w:val="22"/>
          <w:szCs w:val="22"/>
        </w:rPr>
        <w:fldChar w:fldCharType="begin"/>
      </w:r>
      <w:r w:rsidRPr="00A9156E">
        <w:rPr>
          <w:rFonts w:ascii="Arial" w:hAnsi="Arial" w:cs="Arial"/>
          <w:sz w:val="22"/>
          <w:szCs w:val="22"/>
        </w:rPr>
        <w:instrText xml:space="preserve"> STYLEREF  ClientName-Ref  \* MERGEFORMAT </w:instrText>
      </w:r>
      <w:r w:rsidRPr="00A9156E">
        <w:rPr>
          <w:rFonts w:ascii="Arial" w:hAnsi="Arial" w:cs="Arial"/>
          <w:sz w:val="22"/>
          <w:szCs w:val="22"/>
        </w:rPr>
        <w:fldChar w:fldCharType="separate"/>
      </w:r>
      <w:r>
        <w:rPr>
          <w:rFonts w:ascii="Arial" w:hAnsi="Arial" w:cs="Arial"/>
          <w:noProof/>
          <w:sz w:val="22"/>
          <w:szCs w:val="22"/>
        </w:rPr>
        <w:t>RMIT Australia</w:t>
      </w:r>
      <w:r w:rsidRPr="00A9156E">
        <w:rPr>
          <w:rFonts w:ascii="Arial" w:hAnsi="Arial" w:cs="Arial"/>
          <w:sz w:val="22"/>
          <w:szCs w:val="22"/>
        </w:rPr>
        <w:fldChar w:fldCharType="end"/>
      </w:r>
      <w:r>
        <w:rPr>
          <w:rFonts w:ascii="Arial" w:hAnsi="Arial" w:cs="Arial"/>
          <w:sz w:val="22"/>
          <w:szCs w:val="22"/>
        </w:rPr>
        <w:t xml:space="preserve"> have 2 types of International Assignees, they are – </w:t>
      </w:r>
    </w:p>
    <w:p w14:paraId="615975E5" w14:textId="77777777" w:rsidR="00DB3BB2" w:rsidRPr="00DB3BB2" w:rsidRDefault="00DB3BB2" w:rsidP="00DE6430">
      <w:pPr>
        <w:pStyle w:val="ListParagraph"/>
        <w:numPr>
          <w:ilvl w:val="0"/>
          <w:numId w:val="24"/>
        </w:numPr>
        <w:rPr>
          <w:rFonts w:ascii="Arial" w:hAnsi="Arial" w:cs="Arial"/>
          <w:sz w:val="22"/>
          <w:szCs w:val="22"/>
        </w:rPr>
      </w:pPr>
      <w:r w:rsidRPr="00DB3BB2">
        <w:rPr>
          <w:rFonts w:ascii="Arial" w:hAnsi="Arial" w:cs="Arial"/>
          <w:sz w:val="22"/>
          <w:szCs w:val="22"/>
        </w:rPr>
        <w:t xml:space="preserve">Short Term Assignment (generally &lt;6mths)  </w:t>
      </w:r>
    </w:p>
    <w:p w14:paraId="400CB3C0" w14:textId="77777777" w:rsidR="00DB3BB2" w:rsidRPr="00DB3BB2" w:rsidRDefault="00DB3BB2" w:rsidP="00DE6430">
      <w:pPr>
        <w:pStyle w:val="ListParagraph"/>
        <w:numPr>
          <w:ilvl w:val="0"/>
          <w:numId w:val="24"/>
        </w:numPr>
        <w:rPr>
          <w:rFonts w:ascii="Arial" w:hAnsi="Arial" w:cs="Arial"/>
          <w:sz w:val="22"/>
          <w:szCs w:val="22"/>
        </w:rPr>
      </w:pPr>
      <w:r w:rsidRPr="00DB3BB2">
        <w:rPr>
          <w:rFonts w:ascii="Arial" w:hAnsi="Arial" w:cs="Arial"/>
          <w:sz w:val="22"/>
          <w:szCs w:val="22"/>
        </w:rPr>
        <w:t xml:space="preserve">Long Term Assignment (generally &gt;6mths) </w:t>
      </w:r>
    </w:p>
    <w:p w14:paraId="42589342" w14:textId="77777777" w:rsidR="00893864" w:rsidRDefault="00893864" w:rsidP="00DE6A00">
      <w:pPr>
        <w:rPr>
          <w:rFonts w:ascii="Arial" w:hAnsi="Arial" w:cs="Arial"/>
          <w:sz w:val="22"/>
          <w:szCs w:val="22"/>
        </w:rPr>
      </w:pPr>
    </w:p>
    <w:p w14:paraId="5B1621E4" w14:textId="77777777" w:rsidR="0046026A" w:rsidRDefault="0046026A" w:rsidP="00DE6A00">
      <w:pPr>
        <w:rPr>
          <w:rFonts w:ascii="Arial" w:hAnsi="Arial" w:cs="Arial"/>
          <w:sz w:val="22"/>
          <w:szCs w:val="22"/>
        </w:rPr>
      </w:pPr>
      <w:r>
        <w:rPr>
          <w:rFonts w:ascii="Arial" w:hAnsi="Arial" w:cs="Arial"/>
          <w:sz w:val="22"/>
          <w:szCs w:val="22"/>
        </w:rPr>
        <w:lastRenderedPageBreak/>
        <w:t xml:space="preserve">For payroll and super requirements, please refer to the </w:t>
      </w:r>
      <w:proofErr w:type="spellStart"/>
      <w:r>
        <w:rPr>
          <w:rFonts w:ascii="Arial" w:hAnsi="Arial" w:cs="Arial"/>
          <w:sz w:val="22"/>
          <w:szCs w:val="22"/>
        </w:rPr>
        <w:t>GlobalView</w:t>
      </w:r>
      <w:proofErr w:type="spellEnd"/>
      <w:r w:rsidRPr="001E15F7">
        <w:rPr>
          <w:rFonts w:ascii="Arial" w:hAnsi="Arial" w:cs="Arial"/>
          <w:sz w:val="22"/>
          <w:szCs w:val="22"/>
          <w:vertAlign w:val="superscript"/>
        </w:rPr>
        <w:t>®</w:t>
      </w:r>
      <w:r>
        <w:rPr>
          <w:rFonts w:ascii="Arial" w:hAnsi="Arial" w:cs="Arial"/>
          <w:sz w:val="22"/>
          <w:szCs w:val="22"/>
        </w:rPr>
        <w:t xml:space="preserve"> </w:t>
      </w:r>
      <w:hyperlink w:anchor="_Appendices" w:history="1">
        <w:r w:rsidRPr="00C7024B">
          <w:rPr>
            <w:rStyle w:val="Hyperlink"/>
            <w:rFonts w:ascii="Arial" w:hAnsi="Arial" w:cs="Arial"/>
            <w:sz w:val="22"/>
            <w:szCs w:val="22"/>
          </w:rPr>
          <w:t>Payroll Blueprint</w:t>
        </w:r>
      </w:hyperlink>
      <w:r>
        <w:rPr>
          <w:rFonts w:ascii="Arial" w:hAnsi="Arial" w:cs="Arial"/>
          <w:sz w:val="22"/>
          <w:szCs w:val="22"/>
        </w:rPr>
        <w:t>. The below discusses the different requirements for leave accruals.</w:t>
      </w:r>
    </w:p>
    <w:p w14:paraId="7B1F1CA3" w14:textId="77777777" w:rsidR="00893864" w:rsidRDefault="00893864" w:rsidP="00DE6A00">
      <w:pPr>
        <w:rPr>
          <w:rFonts w:ascii="Arial" w:hAnsi="Arial" w:cs="Arial"/>
          <w:sz w:val="22"/>
          <w:szCs w:val="22"/>
        </w:rPr>
      </w:pPr>
    </w:p>
    <w:p w14:paraId="739AA03C" w14:textId="77777777" w:rsidR="00DB3BB2" w:rsidRPr="00893864" w:rsidRDefault="00DB3BB2" w:rsidP="00DB3BB2">
      <w:pPr>
        <w:pStyle w:val="Heading3"/>
      </w:pPr>
      <w:bookmarkStart w:id="38" w:name="_Toc20471417"/>
      <w:r w:rsidRPr="00893864">
        <w:t xml:space="preserve">Expat </w:t>
      </w:r>
      <w:r w:rsidR="0046026A" w:rsidRPr="00893864">
        <w:t>(AU Home Country)</w:t>
      </w:r>
      <w:bookmarkEnd w:id="38"/>
      <w:r w:rsidR="0046026A" w:rsidRPr="00893864">
        <w:t xml:space="preserve"> </w:t>
      </w:r>
    </w:p>
    <w:p w14:paraId="0E0203ED" w14:textId="77777777" w:rsidR="00DB3BB2" w:rsidRPr="00DB3BB2" w:rsidRDefault="00DB3BB2" w:rsidP="00DB3BB2">
      <w:pPr>
        <w:rPr>
          <w:rFonts w:ascii="Arial" w:hAnsi="Arial" w:cs="Arial"/>
          <w:b/>
          <w:sz w:val="22"/>
          <w:szCs w:val="22"/>
        </w:rPr>
      </w:pPr>
      <w:r w:rsidRPr="00DB3BB2">
        <w:rPr>
          <w:rFonts w:ascii="Arial" w:hAnsi="Arial" w:cs="Arial"/>
          <w:b/>
          <w:sz w:val="22"/>
          <w:szCs w:val="22"/>
        </w:rPr>
        <w:t xml:space="preserve">Short Term </w:t>
      </w:r>
    </w:p>
    <w:p w14:paraId="7E5D64C0" w14:textId="77777777" w:rsidR="00DB3BB2" w:rsidRDefault="0046026A" w:rsidP="00DB3BB2">
      <w:pPr>
        <w:rPr>
          <w:rFonts w:ascii="Arial" w:hAnsi="Arial" w:cs="Arial"/>
          <w:sz w:val="22"/>
          <w:szCs w:val="22"/>
        </w:rPr>
      </w:pPr>
      <w:r>
        <w:rPr>
          <w:rFonts w:ascii="Arial" w:hAnsi="Arial" w:cs="Arial"/>
          <w:sz w:val="22"/>
          <w:szCs w:val="22"/>
        </w:rPr>
        <w:t xml:space="preserve">These employees are generally on assignment less than 6mths before returning to Australia. </w:t>
      </w:r>
      <w:proofErr w:type="gramStart"/>
      <w:r>
        <w:rPr>
          <w:rFonts w:ascii="Arial" w:hAnsi="Arial" w:cs="Arial"/>
          <w:sz w:val="22"/>
          <w:szCs w:val="22"/>
        </w:rPr>
        <w:t>All of</w:t>
      </w:r>
      <w:proofErr w:type="gramEnd"/>
      <w:r>
        <w:rPr>
          <w:rFonts w:ascii="Arial" w:hAnsi="Arial" w:cs="Arial"/>
          <w:sz w:val="22"/>
          <w:szCs w:val="22"/>
        </w:rPr>
        <w:t xml:space="preserve"> their </w:t>
      </w:r>
      <w:r w:rsidR="0086035B">
        <w:rPr>
          <w:rFonts w:ascii="Arial" w:hAnsi="Arial" w:cs="Arial"/>
          <w:sz w:val="22"/>
          <w:szCs w:val="22"/>
        </w:rPr>
        <w:t xml:space="preserve">award interpretation and </w:t>
      </w:r>
      <w:r>
        <w:rPr>
          <w:rFonts w:ascii="Arial" w:hAnsi="Arial" w:cs="Arial"/>
          <w:sz w:val="22"/>
          <w:szCs w:val="22"/>
        </w:rPr>
        <w:t xml:space="preserve">leave accruals </w:t>
      </w:r>
      <w:r w:rsidR="00B3254B">
        <w:rPr>
          <w:rFonts w:ascii="Arial" w:hAnsi="Arial" w:cs="Arial"/>
          <w:sz w:val="22"/>
          <w:szCs w:val="22"/>
        </w:rPr>
        <w:t>(Annual Leave, Sick Leave</w:t>
      </w:r>
      <w:r w:rsidR="00893864">
        <w:rPr>
          <w:rFonts w:ascii="Arial" w:hAnsi="Arial" w:cs="Arial"/>
          <w:sz w:val="22"/>
          <w:szCs w:val="22"/>
        </w:rPr>
        <w:t xml:space="preserve"> and</w:t>
      </w:r>
      <w:r w:rsidR="00B3254B">
        <w:rPr>
          <w:rFonts w:ascii="Arial" w:hAnsi="Arial" w:cs="Arial"/>
          <w:sz w:val="22"/>
          <w:szCs w:val="22"/>
        </w:rPr>
        <w:t xml:space="preserve"> LSL) </w:t>
      </w:r>
      <w:r>
        <w:rPr>
          <w:rFonts w:ascii="Arial" w:hAnsi="Arial" w:cs="Arial"/>
          <w:sz w:val="22"/>
          <w:szCs w:val="22"/>
        </w:rPr>
        <w:t xml:space="preserve">should continue based on their grouping and work schedule prior to departure. </w:t>
      </w:r>
      <w:r w:rsidR="0086035B">
        <w:rPr>
          <w:rFonts w:ascii="Arial" w:hAnsi="Arial" w:cs="Arial"/>
          <w:sz w:val="22"/>
          <w:szCs w:val="22"/>
        </w:rPr>
        <w:t xml:space="preserve">Absences should be entered on their home record. </w:t>
      </w:r>
    </w:p>
    <w:p w14:paraId="5FEF08CB" w14:textId="77777777" w:rsidR="00893864" w:rsidRDefault="00893864" w:rsidP="00DB3BB2">
      <w:pPr>
        <w:rPr>
          <w:rFonts w:ascii="Arial" w:hAnsi="Arial" w:cs="Arial"/>
          <w:sz w:val="22"/>
          <w:szCs w:val="22"/>
        </w:rPr>
      </w:pPr>
      <w:r>
        <w:rPr>
          <w:rFonts w:ascii="Arial" w:hAnsi="Arial" w:cs="Arial"/>
          <w:sz w:val="22"/>
          <w:szCs w:val="22"/>
        </w:rPr>
        <w:t xml:space="preserve">They will be identified in the Personnel Structure with Employee Group ‘X – Expat’ and Employee Subgroup as per their relevant home EA grouping. </w:t>
      </w:r>
    </w:p>
    <w:p w14:paraId="70313513" w14:textId="77777777" w:rsidR="0086035B" w:rsidRDefault="0086035B" w:rsidP="00DB3BB2">
      <w:pPr>
        <w:rPr>
          <w:rFonts w:ascii="Arial" w:hAnsi="Arial" w:cs="Arial"/>
          <w:sz w:val="22"/>
          <w:szCs w:val="22"/>
        </w:rPr>
      </w:pPr>
      <w:r>
        <w:rPr>
          <w:rFonts w:ascii="Arial" w:hAnsi="Arial" w:cs="Arial"/>
          <w:sz w:val="22"/>
          <w:szCs w:val="22"/>
        </w:rPr>
        <w:t xml:space="preserve">High level requirements are – </w:t>
      </w:r>
    </w:p>
    <w:p w14:paraId="2ACE183C" w14:textId="77777777" w:rsidR="0086035B" w:rsidRPr="0086035B" w:rsidRDefault="0086035B" w:rsidP="00DE6430">
      <w:pPr>
        <w:pStyle w:val="ListParagraph"/>
        <w:numPr>
          <w:ilvl w:val="0"/>
          <w:numId w:val="26"/>
        </w:numPr>
        <w:rPr>
          <w:rFonts w:ascii="Arial" w:hAnsi="Arial" w:cs="Arial"/>
          <w:sz w:val="22"/>
          <w:szCs w:val="22"/>
        </w:rPr>
      </w:pPr>
      <w:proofErr w:type="gramStart"/>
      <w:r w:rsidRPr="0086035B">
        <w:rPr>
          <w:rFonts w:ascii="Arial" w:hAnsi="Arial" w:cs="Arial"/>
          <w:sz w:val="22"/>
          <w:szCs w:val="22"/>
        </w:rPr>
        <w:t>Generally</w:t>
      </w:r>
      <w:proofErr w:type="gramEnd"/>
      <w:r w:rsidRPr="0086035B">
        <w:rPr>
          <w:rFonts w:ascii="Arial" w:hAnsi="Arial" w:cs="Arial"/>
          <w:sz w:val="22"/>
          <w:szCs w:val="22"/>
        </w:rPr>
        <w:t xml:space="preserve"> less than 6mth assignment </w:t>
      </w:r>
    </w:p>
    <w:p w14:paraId="3F8472DD" w14:textId="77777777" w:rsidR="0086035B" w:rsidRPr="0086035B" w:rsidRDefault="0086035B" w:rsidP="00DE6430">
      <w:pPr>
        <w:pStyle w:val="ListParagraph"/>
        <w:numPr>
          <w:ilvl w:val="0"/>
          <w:numId w:val="26"/>
        </w:numPr>
        <w:rPr>
          <w:rFonts w:ascii="Arial" w:hAnsi="Arial" w:cs="Arial"/>
          <w:sz w:val="22"/>
          <w:szCs w:val="22"/>
        </w:rPr>
      </w:pPr>
      <w:r w:rsidRPr="0086035B">
        <w:rPr>
          <w:rFonts w:ascii="Arial" w:hAnsi="Arial" w:cs="Arial"/>
          <w:sz w:val="22"/>
          <w:szCs w:val="22"/>
        </w:rPr>
        <w:t xml:space="preserve">Paid by AU home country record </w:t>
      </w:r>
    </w:p>
    <w:p w14:paraId="5737638C" w14:textId="77777777" w:rsidR="0086035B" w:rsidRPr="0086035B" w:rsidRDefault="0086035B" w:rsidP="00DE6430">
      <w:pPr>
        <w:pStyle w:val="ListParagraph"/>
        <w:numPr>
          <w:ilvl w:val="0"/>
          <w:numId w:val="26"/>
        </w:numPr>
        <w:rPr>
          <w:rFonts w:ascii="Arial" w:hAnsi="Arial" w:cs="Arial"/>
          <w:sz w:val="22"/>
          <w:szCs w:val="22"/>
        </w:rPr>
      </w:pPr>
      <w:r w:rsidRPr="0086035B">
        <w:rPr>
          <w:rFonts w:ascii="Arial" w:hAnsi="Arial" w:cs="Arial"/>
          <w:sz w:val="22"/>
          <w:szCs w:val="22"/>
        </w:rPr>
        <w:t xml:space="preserve">All award payments continue based on EA/work schedule prior to leaving </w:t>
      </w:r>
    </w:p>
    <w:p w14:paraId="02F2D4D8" w14:textId="77777777" w:rsidR="0086035B" w:rsidRPr="0086035B" w:rsidRDefault="0086035B" w:rsidP="00DE6430">
      <w:pPr>
        <w:pStyle w:val="ListParagraph"/>
        <w:numPr>
          <w:ilvl w:val="0"/>
          <w:numId w:val="26"/>
        </w:numPr>
        <w:rPr>
          <w:rFonts w:ascii="Arial" w:hAnsi="Arial" w:cs="Arial"/>
          <w:sz w:val="22"/>
          <w:szCs w:val="22"/>
        </w:rPr>
      </w:pPr>
      <w:r w:rsidRPr="0086035B">
        <w:rPr>
          <w:rFonts w:ascii="Arial" w:hAnsi="Arial" w:cs="Arial"/>
          <w:sz w:val="22"/>
          <w:szCs w:val="22"/>
        </w:rPr>
        <w:t xml:space="preserve">All leave accruals continue based on EA/work schedule prior to leaving </w:t>
      </w:r>
    </w:p>
    <w:p w14:paraId="38DC13EC" w14:textId="77777777" w:rsidR="0086035B" w:rsidRPr="0086035B" w:rsidRDefault="0086035B" w:rsidP="00DE6430">
      <w:pPr>
        <w:pStyle w:val="ListParagraph"/>
        <w:numPr>
          <w:ilvl w:val="0"/>
          <w:numId w:val="26"/>
        </w:numPr>
        <w:rPr>
          <w:rFonts w:ascii="Arial" w:hAnsi="Arial" w:cs="Arial"/>
          <w:sz w:val="22"/>
          <w:szCs w:val="22"/>
        </w:rPr>
      </w:pPr>
      <w:r w:rsidRPr="0086035B">
        <w:rPr>
          <w:rFonts w:ascii="Arial" w:hAnsi="Arial" w:cs="Arial"/>
          <w:sz w:val="22"/>
          <w:szCs w:val="22"/>
        </w:rPr>
        <w:t>Absences can be entered on AU home record</w:t>
      </w:r>
    </w:p>
    <w:p w14:paraId="6DF51A14" w14:textId="77777777" w:rsidR="00893864" w:rsidRDefault="00893864" w:rsidP="00DB3BB2">
      <w:pPr>
        <w:rPr>
          <w:rFonts w:ascii="Arial" w:hAnsi="Arial" w:cs="Arial"/>
          <w:sz w:val="22"/>
          <w:szCs w:val="22"/>
        </w:rPr>
      </w:pPr>
    </w:p>
    <w:p w14:paraId="6EF65DD6" w14:textId="77777777" w:rsidR="0046026A" w:rsidRPr="00DB3BB2" w:rsidRDefault="0046026A" w:rsidP="0046026A">
      <w:pPr>
        <w:rPr>
          <w:rFonts w:ascii="Arial" w:hAnsi="Arial" w:cs="Arial"/>
          <w:b/>
          <w:sz w:val="22"/>
          <w:szCs w:val="22"/>
        </w:rPr>
      </w:pPr>
      <w:r>
        <w:rPr>
          <w:rFonts w:ascii="Arial" w:hAnsi="Arial" w:cs="Arial"/>
          <w:b/>
          <w:sz w:val="22"/>
          <w:szCs w:val="22"/>
        </w:rPr>
        <w:t>Long Term</w:t>
      </w:r>
    </w:p>
    <w:p w14:paraId="7C7ABC38" w14:textId="77777777" w:rsidR="0086035B" w:rsidRDefault="0046026A" w:rsidP="0046026A">
      <w:pPr>
        <w:rPr>
          <w:rFonts w:ascii="Arial" w:hAnsi="Arial" w:cs="Arial"/>
          <w:sz w:val="22"/>
          <w:szCs w:val="22"/>
        </w:rPr>
      </w:pPr>
      <w:r>
        <w:rPr>
          <w:rFonts w:ascii="Arial" w:hAnsi="Arial" w:cs="Arial"/>
          <w:sz w:val="22"/>
          <w:szCs w:val="22"/>
        </w:rPr>
        <w:t>These employees are generally on assignment greater than 12mth and will be paid and accrue leave based on the country they reside in. Their leave accruals in Australia will be frozen until their return</w:t>
      </w:r>
      <w:r w:rsidR="00893864">
        <w:rPr>
          <w:rFonts w:ascii="Arial" w:hAnsi="Arial" w:cs="Arial"/>
          <w:sz w:val="22"/>
          <w:szCs w:val="22"/>
        </w:rPr>
        <w:t xml:space="preserve"> (except LSL to continue)</w:t>
      </w:r>
      <w:r>
        <w:rPr>
          <w:rFonts w:ascii="Arial" w:hAnsi="Arial" w:cs="Arial"/>
          <w:sz w:val="22"/>
          <w:szCs w:val="22"/>
        </w:rPr>
        <w:t xml:space="preserve">, however the approach should be that the employee should be no worse off which means where local country accrual entitlement is less than Australia there should be an ability to top up this entitlement. </w:t>
      </w:r>
      <w:r w:rsidR="00893864">
        <w:rPr>
          <w:rFonts w:ascii="Arial" w:hAnsi="Arial" w:cs="Arial"/>
          <w:sz w:val="22"/>
          <w:szCs w:val="22"/>
        </w:rPr>
        <w:t xml:space="preserve">This will be performed manually via a Quota Correction (IT2003). </w:t>
      </w:r>
    </w:p>
    <w:p w14:paraId="0B93BCB0" w14:textId="77777777" w:rsidR="00893864" w:rsidRDefault="00893864" w:rsidP="00893864">
      <w:pPr>
        <w:rPr>
          <w:rFonts w:ascii="Arial" w:hAnsi="Arial" w:cs="Arial"/>
          <w:sz w:val="22"/>
          <w:szCs w:val="22"/>
        </w:rPr>
      </w:pPr>
      <w:r>
        <w:rPr>
          <w:rFonts w:ascii="Arial" w:hAnsi="Arial" w:cs="Arial"/>
          <w:sz w:val="22"/>
          <w:szCs w:val="22"/>
        </w:rPr>
        <w:t xml:space="preserve">They will be identified in the Personnel Structure with Employee Group ‘X – Expat’ and Employee Subgroup ‘QN – </w:t>
      </w:r>
      <w:r w:rsidRPr="00893864">
        <w:rPr>
          <w:rFonts w:ascii="Arial" w:hAnsi="Arial" w:cs="Arial"/>
          <w:sz w:val="22"/>
          <w:szCs w:val="22"/>
        </w:rPr>
        <w:t>Long Term (unpaid)</w:t>
      </w:r>
      <w:r>
        <w:rPr>
          <w:rFonts w:ascii="Arial" w:hAnsi="Arial" w:cs="Arial"/>
          <w:sz w:val="22"/>
          <w:szCs w:val="22"/>
        </w:rPr>
        <w:t xml:space="preserve">’. </w:t>
      </w:r>
    </w:p>
    <w:p w14:paraId="3DBA67A8" w14:textId="77777777" w:rsidR="0086035B" w:rsidRDefault="0086035B" w:rsidP="0086035B">
      <w:pPr>
        <w:rPr>
          <w:rFonts w:ascii="Arial" w:hAnsi="Arial" w:cs="Arial"/>
          <w:sz w:val="22"/>
          <w:szCs w:val="22"/>
        </w:rPr>
      </w:pPr>
      <w:r>
        <w:rPr>
          <w:rFonts w:ascii="Arial" w:hAnsi="Arial" w:cs="Arial"/>
          <w:sz w:val="22"/>
          <w:szCs w:val="22"/>
        </w:rPr>
        <w:t xml:space="preserve">High level requirements are – </w:t>
      </w:r>
    </w:p>
    <w:p w14:paraId="332768F4" w14:textId="77777777" w:rsidR="0086035B" w:rsidRPr="0086035B" w:rsidRDefault="0086035B" w:rsidP="00DE6430">
      <w:pPr>
        <w:pStyle w:val="ListParagraph"/>
        <w:numPr>
          <w:ilvl w:val="0"/>
          <w:numId w:val="26"/>
        </w:numPr>
        <w:rPr>
          <w:rFonts w:ascii="Arial" w:hAnsi="Arial" w:cs="Arial"/>
          <w:sz w:val="22"/>
          <w:szCs w:val="22"/>
        </w:rPr>
      </w:pPr>
      <w:r w:rsidRPr="0086035B">
        <w:rPr>
          <w:rFonts w:ascii="Arial" w:hAnsi="Arial" w:cs="Arial"/>
          <w:sz w:val="22"/>
          <w:szCs w:val="22"/>
        </w:rPr>
        <w:t xml:space="preserve">Generally </w:t>
      </w:r>
      <w:r>
        <w:rPr>
          <w:rFonts w:ascii="Arial" w:hAnsi="Arial" w:cs="Arial"/>
          <w:sz w:val="22"/>
          <w:szCs w:val="22"/>
        </w:rPr>
        <w:t>greater</w:t>
      </w:r>
      <w:r w:rsidRPr="0086035B">
        <w:rPr>
          <w:rFonts w:ascii="Arial" w:hAnsi="Arial" w:cs="Arial"/>
          <w:sz w:val="22"/>
          <w:szCs w:val="22"/>
        </w:rPr>
        <w:t xml:space="preserve"> than 6mth assignment </w:t>
      </w:r>
    </w:p>
    <w:p w14:paraId="09F23914" w14:textId="77777777" w:rsidR="0086035B" w:rsidRDefault="0086035B" w:rsidP="00DE6430">
      <w:pPr>
        <w:pStyle w:val="ListParagraph"/>
        <w:numPr>
          <w:ilvl w:val="0"/>
          <w:numId w:val="26"/>
        </w:numPr>
        <w:rPr>
          <w:rFonts w:ascii="Arial" w:hAnsi="Arial" w:cs="Arial"/>
          <w:sz w:val="22"/>
          <w:szCs w:val="22"/>
        </w:rPr>
      </w:pPr>
      <w:r>
        <w:rPr>
          <w:rFonts w:ascii="Arial" w:hAnsi="Arial" w:cs="Arial"/>
          <w:sz w:val="22"/>
          <w:szCs w:val="22"/>
        </w:rPr>
        <w:t xml:space="preserve">Paid by host record, no payments required from AU home record </w:t>
      </w:r>
    </w:p>
    <w:p w14:paraId="2C845EFA" w14:textId="77777777" w:rsidR="0086035B" w:rsidRDefault="0086035B" w:rsidP="00DE6430">
      <w:pPr>
        <w:pStyle w:val="ListParagraph"/>
        <w:numPr>
          <w:ilvl w:val="0"/>
          <w:numId w:val="26"/>
        </w:numPr>
        <w:rPr>
          <w:rFonts w:ascii="Arial" w:hAnsi="Arial" w:cs="Arial"/>
          <w:sz w:val="22"/>
          <w:szCs w:val="22"/>
        </w:rPr>
      </w:pPr>
      <w:r>
        <w:rPr>
          <w:rFonts w:ascii="Arial" w:hAnsi="Arial" w:cs="Arial"/>
          <w:sz w:val="22"/>
          <w:szCs w:val="22"/>
        </w:rPr>
        <w:t xml:space="preserve">All leave accruals (except LSL) to be frozen; </w:t>
      </w:r>
      <w:proofErr w:type="gramStart"/>
      <w:r>
        <w:rPr>
          <w:rFonts w:ascii="Arial" w:hAnsi="Arial" w:cs="Arial"/>
          <w:sz w:val="22"/>
          <w:szCs w:val="22"/>
        </w:rPr>
        <w:t>with the exception of</w:t>
      </w:r>
      <w:proofErr w:type="gramEnd"/>
      <w:r>
        <w:rPr>
          <w:rFonts w:ascii="Arial" w:hAnsi="Arial" w:cs="Arial"/>
          <w:sz w:val="22"/>
          <w:szCs w:val="22"/>
        </w:rPr>
        <w:t xml:space="preserve"> quota top ups where host country conditions less favourable </w:t>
      </w:r>
    </w:p>
    <w:p w14:paraId="6D3C64D3" w14:textId="77777777" w:rsidR="0086035B" w:rsidRDefault="0086035B" w:rsidP="00DE6430">
      <w:pPr>
        <w:pStyle w:val="ListParagraph"/>
        <w:numPr>
          <w:ilvl w:val="0"/>
          <w:numId w:val="26"/>
        </w:numPr>
        <w:rPr>
          <w:rFonts w:ascii="Arial" w:hAnsi="Arial" w:cs="Arial"/>
          <w:sz w:val="22"/>
          <w:szCs w:val="22"/>
        </w:rPr>
      </w:pPr>
      <w:r>
        <w:rPr>
          <w:rFonts w:ascii="Arial" w:hAnsi="Arial" w:cs="Arial"/>
          <w:sz w:val="22"/>
          <w:szCs w:val="22"/>
        </w:rPr>
        <w:t xml:space="preserve">LSL continues to accrue based on work schedule prior to leave </w:t>
      </w:r>
    </w:p>
    <w:p w14:paraId="40F4E1D9" w14:textId="77777777" w:rsidR="0086035B" w:rsidRDefault="0086035B" w:rsidP="00DE6430">
      <w:pPr>
        <w:pStyle w:val="ListParagraph"/>
        <w:numPr>
          <w:ilvl w:val="0"/>
          <w:numId w:val="26"/>
        </w:numPr>
        <w:rPr>
          <w:rFonts w:ascii="Arial" w:hAnsi="Arial" w:cs="Arial"/>
          <w:sz w:val="22"/>
          <w:szCs w:val="22"/>
        </w:rPr>
      </w:pPr>
      <w:r>
        <w:rPr>
          <w:rFonts w:ascii="Arial" w:hAnsi="Arial" w:cs="Arial"/>
          <w:sz w:val="22"/>
          <w:szCs w:val="22"/>
        </w:rPr>
        <w:t xml:space="preserve">Absences should not be entered on AU home record </w:t>
      </w:r>
    </w:p>
    <w:p w14:paraId="0D890A97" w14:textId="77777777" w:rsidR="0086035B" w:rsidRDefault="0086035B" w:rsidP="0046026A">
      <w:pPr>
        <w:rPr>
          <w:rFonts w:ascii="Arial" w:hAnsi="Arial" w:cs="Arial"/>
          <w:sz w:val="22"/>
          <w:szCs w:val="22"/>
        </w:rPr>
      </w:pPr>
    </w:p>
    <w:p w14:paraId="5D6804A4" w14:textId="77777777" w:rsidR="00893864" w:rsidRDefault="00893864" w:rsidP="0046026A">
      <w:pPr>
        <w:rPr>
          <w:rFonts w:ascii="Arial" w:hAnsi="Arial" w:cs="Arial"/>
          <w:sz w:val="22"/>
          <w:szCs w:val="22"/>
        </w:rPr>
      </w:pPr>
    </w:p>
    <w:p w14:paraId="7A86F3D9" w14:textId="77777777" w:rsidR="0046026A" w:rsidRPr="00893864" w:rsidRDefault="0046026A" w:rsidP="0046026A">
      <w:pPr>
        <w:pStyle w:val="Heading3"/>
      </w:pPr>
      <w:bookmarkStart w:id="39" w:name="_Toc20471418"/>
      <w:r w:rsidRPr="00893864">
        <w:lastRenderedPageBreak/>
        <w:t>Inpat (AU Host Country)</w:t>
      </w:r>
      <w:bookmarkEnd w:id="39"/>
      <w:r w:rsidRPr="00893864">
        <w:t xml:space="preserve"> </w:t>
      </w:r>
    </w:p>
    <w:p w14:paraId="2645B7BB" w14:textId="77777777" w:rsidR="0046026A" w:rsidRPr="00DB3BB2" w:rsidRDefault="0046026A" w:rsidP="0046026A">
      <w:pPr>
        <w:rPr>
          <w:rFonts w:ascii="Arial" w:hAnsi="Arial" w:cs="Arial"/>
          <w:b/>
          <w:sz w:val="22"/>
          <w:szCs w:val="22"/>
        </w:rPr>
      </w:pPr>
      <w:r w:rsidRPr="00DB3BB2">
        <w:rPr>
          <w:rFonts w:ascii="Arial" w:hAnsi="Arial" w:cs="Arial"/>
          <w:b/>
          <w:sz w:val="22"/>
          <w:szCs w:val="22"/>
        </w:rPr>
        <w:t xml:space="preserve">Short Term </w:t>
      </w:r>
    </w:p>
    <w:p w14:paraId="5BA649FD" w14:textId="77777777" w:rsidR="00D66F94" w:rsidRDefault="0046026A" w:rsidP="0046026A">
      <w:pPr>
        <w:rPr>
          <w:rFonts w:ascii="Arial" w:hAnsi="Arial" w:cs="Arial"/>
          <w:sz w:val="22"/>
          <w:szCs w:val="22"/>
        </w:rPr>
      </w:pPr>
      <w:r>
        <w:rPr>
          <w:rFonts w:ascii="Arial" w:hAnsi="Arial" w:cs="Arial"/>
          <w:sz w:val="22"/>
          <w:szCs w:val="22"/>
        </w:rPr>
        <w:t xml:space="preserve">These employees are generally on assignment less than 6mths before </w:t>
      </w:r>
      <w:r w:rsidR="00D66F94">
        <w:rPr>
          <w:rFonts w:ascii="Arial" w:hAnsi="Arial" w:cs="Arial"/>
          <w:sz w:val="22"/>
          <w:szCs w:val="22"/>
        </w:rPr>
        <w:t xml:space="preserve">returning to their home country. All their leave accruals should be handled by the home country – there will be no accrual or absences. </w:t>
      </w:r>
    </w:p>
    <w:p w14:paraId="15714C93" w14:textId="77777777" w:rsidR="00893864" w:rsidRDefault="00893864" w:rsidP="0086035B">
      <w:pPr>
        <w:rPr>
          <w:rFonts w:ascii="Arial" w:hAnsi="Arial" w:cs="Arial"/>
          <w:sz w:val="22"/>
          <w:szCs w:val="22"/>
        </w:rPr>
      </w:pPr>
      <w:r>
        <w:rPr>
          <w:rFonts w:ascii="Arial" w:hAnsi="Arial" w:cs="Arial"/>
          <w:sz w:val="22"/>
          <w:szCs w:val="22"/>
        </w:rPr>
        <w:t xml:space="preserve">As there is no payroll requirement, these employees should not be migrated to </w:t>
      </w:r>
      <w:proofErr w:type="spellStart"/>
      <w:r>
        <w:rPr>
          <w:rFonts w:ascii="Arial" w:hAnsi="Arial" w:cs="Arial"/>
          <w:sz w:val="22"/>
          <w:szCs w:val="22"/>
        </w:rPr>
        <w:t>GlobalView</w:t>
      </w:r>
      <w:proofErr w:type="spellEnd"/>
      <w:r w:rsidRPr="001E15F7">
        <w:rPr>
          <w:rFonts w:ascii="Arial" w:hAnsi="Arial" w:cs="Arial"/>
          <w:sz w:val="22"/>
          <w:szCs w:val="22"/>
          <w:vertAlign w:val="superscript"/>
        </w:rPr>
        <w:t>®</w:t>
      </w:r>
      <w:r>
        <w:rPr>
          <w:rFonts w:ascii="Arial" w:hAnsi="Arial" w:cs="Arial"/>
          <w:sz w:val="22"/>
          <w:szCs w:val="22"/>
        </w:rPr>
        <w:t xml:space="preserve">. </w:t>
      </w:r>
    </w:p>
    <w:p w14:paraId="369358D4" w14:textId="77777777" w:rsidR="0086035B" w:rsidRDefault="0086035B" w:rsidP="0086035B">
      <w:pPr>
        <w:rPr>
          <w:rFonts w:ascii="Arial" w:hAnsi="Arial" w:cs="Arial"/>
          <w:sz w:val="22"/>
          <w:szCs w:val="22"/>
        </w:rPr>
      </w:pPr>
      <w:r>
        <w:rPr>
          <w:rFonts w:ascii="Arial" w:hAnsi="Arial" w:cs="Arial"/>
          <w:sz w:val="22"/>
          <w:szCs w:val="22"/>
        </w:rPr>
        <w:t xml:space="preserve">High level requirements are – </w:t>
      </w:r>
    </w:p>
    <w:p w14:paraId="4DC3840C" w14:textId="77777777" w:rsidR="0086035B" w:rsidRPr="0086035B" w:rsidRDefault="0086035B" w:rsidP="00DE6430">
      <w:pPr>
        <w:pStyle w:val="ListParagraph"/>
        <w:numPr>
          <w:ilvl w:val="0"/>
          <w:numId w:val="26"/>
        </w:numPr>
        <w:rPr>
          <w:rFonts w:ascii="Arial" w:hAnsi="Arial" w:cs="Arial"/>
          <w:sz w:val="22"/>
          <w:szCs w:val="22"/>
        </w:rPr>
      </w:pPr>
      <w:proofErr w:type="gramStart"/>
      <w:r w:rsidRPr="0086035B">
        <w:rPr>
          <w:rFonts w:ascii="Arial" w:hAnsi="Arial" w:cs="Arial"/>
          <w:sz w:val="22"/>
          <w:szCs w:val="22"/>
        </w:rPr>
        <w:t>Generally</w:t>
      </w:r>
      <w:proofErr w:type="gramEnd"/>
      <w:r w:rsidRPr="0086035B">
        <w:rPr>
          <w:rFonts w:ascii="Arial" w:hAnsi="Arial" w:cs="Arial"/>
          <w:sz w:val="22"/>
          <w:szCs w:val="22"/>
        </w:rPr>
        <w:t xml:space="preserve"> less than 6mth assignment </w:t>
      </w:r>
    </w:p>
    <w:p w14:paraId="60ADA1B1" w14:textId="77777777" w:rsidR="0086035B" w:rsidRDefault="0086035B" w:rsidP="00DE6430">
      <w:pPr>
        <w:pStyle w:val="ListParagraph"/>
        <w:numPr>
          <w:ilvl w:val="0"/>
          <w:numId w:val="26"/>
        </w:numPr>
        <w:rPr>
          <w:rFonts w:ascii="Arial" w:hAnsi="Arial" w:cs="Arial"/>
          <w:sz w:val="22"/>
          <w:szCs w:val="22"/>
        </w:rPr>
      </w:pPr>
      <w:r>
        <w:rPr>
          <w:rFonts w:ascii="Arial" w:hAnsi="Arial" w:cs="Arial"/>
          <w:sz w:val="22"/>
          <w:szCs w:val="22"/>
        </w:rPr>
        <w:t xml:space="preserve">Paid by home country, no payments required from AU host record </w:t>
      </w:r>
    </w:p>
    <w:p w14:paraId="0020DB45" w14:textId="77777777" w:rsidR="0086035B" w:rsidRDefault="0086035B" w:rsidP="00DE6430">
      <w:pPr>
        <w:pStyle w:val="ListParagraph"/>
        <w:numPr>
          <w:ilvl w:val="0"/>
          <w:numId w:val="26"/>
        </w:numPr>
        <w:rPr>
          <w:rFonts w:ascii="Arial" w:hAnsi="Arial" w:cs="Arial"/>
          <w:sz w:val="22"/>
          <w:szCs w:val="22"/>
        </w:rPr>
      </w:pPr>
      <w:r>
        <w:rPr>
          <w:rFonts w:ascii="Arial" w:hAnsi="Arial" w:cs="Arial"/>
          <w:sz w:val="22"/>
          <w:szCs w:val="22"/>
        </w:rPr>
        <w:t xml:space="preserve">No entitlement to leave or leave accruals whilst in AU, this should be entered on home record only </w:t>
      </w:r>
    </w:p>
    <w:p w14:paraId="0788A2FD" w14:textId="77777777" w:rsidR="0046026A" w:rsidRDefault="0046026A" w:rsidP="0046026A">
      <w:pPr>
        <w:rPr>
          <w:rFonts w:ascii="Arial" w:hAnsi="Arial" w:cs="Arial"/>
          <w:b/>
          <w:sz w:val="22"/>
          <w:szCs w:val="22"/>
        </w:rPr>
      </w:pPr>
    </w:p>
    <w:p w14:paraId="1FE16AE0" w14:textId="77777777" w:rsidR="0046026A" w:rsidRPr="00DB3BB2" w:rsidRDefault="0046026A" w:rsidP="0046026A">
      <w:pPr>
        <w:rPr>
          <w:rFonts w:ascii="Arial" w:hAnsi="Arial" w:cs="Arial"/>
          <w:b/>
          <w:sz w:val="22"/>
          <w:szCs w:val="22"/>
        </w:rPr>
      </w:pPr>
      <w:r>
        <w:rPr>
          <w:rFonts w:ascii="Arial" w:hAnsi="Arial" w:cs="Arial"/>
          <w:b/>
          <w:sz w:val="22"/>
          <w:szCs w:val="22"/>
        </w:rPr>
        <w:t>Long Term</w:t>
      </w:r>
    </w:p>
    <w:p w14:paraId="25CDE69D" w14:textId="77777777" w:rsidR="00893864" w:rsidRDefault="0046026A" w:rsidP="0046026A">
      <w:pPr>
        <w:rPr>
          <w:rFonts w:ascii="Arial" w:hAnsi="Arial" w:cs="Arial"/>
          <w:sz w:val="22"/>
          <w:szCs w:val="22"/>
        </w:rPr>
      </w:pPr>
      <w:r>
        <w:rPr>
          <w:rFonts w:ascii="Arial" w:hAnsi="Arial" w:cs="Arial"/>
          <w:sz w:val="22"/>
          <w:szCs w:val="22"/>
        </w:rPr>
        <w:t>These employees are generally on assignment greater than 12mth and</w:t>
      </w:r>
      <w:r w:rsidR="00D66F94">
        <w:rPr>
          <w:rFonts w:ascii="Arial" w:hAnsi="Arial" w:cs="Arial"/>
          <w:sz w:val="22"/>
          <w:szCs w:val="22"/>
        </w:rPr>
        <w:t xml:space="preserve"> should have time and leave conditions as per the contract type they reside in whilst in Australia. </w:t>
      </w:r>
    </w:p>
    <w:p w14:paraId="6714D80E" w14:textId="77777777" w:rsidR="00D66F94" w:rsidRDefault="00D66F94" w:rsidP="0046026A">
      <w:pPr>
        <w:rPr>
          <w:rFonts w:ascii="Arial" w:hAnsi="Arial" w:cs="Arial"/>
          <w:sz w:val="22"/>
          <w:szCs w:val="22"/>
        </w:rPr>
      </w:pPr>
      <w:r>
        <w:rPr>
          <w:rFonts w:ascii="Arial" w:hAnsi="Arial" w:cs="Arial"/>
          <w:sz w:val="22"/>
          <w:szCs w:val="22"/>
        </w:rPr>
        <w:t xml:space="preserve">These employees will be setup in the correct </w:t>
      </w:r>
      <w:r w:rsidR="00893864">
        <w:rPr>
          <w:rFonts w:ascii="Arial" w:hAnsi="Arial" w:cs="Arial"/>
          <w:sz w:val="22"/>
          <w:szCs w:val="22"/>
        </w:rPr>
        <w:t xml:space="preserve">local </w:t>
      </w:r>
      <w:r>
        <w:rPr>
          <w:rFonts w:ascii="Arial" w:hAnsi="Arial" w:cs="Arial"/>
          <w:sz w:val="22"/>
          <w:szCs w:val="22"/>
        </w:rPr>
        <w:t>AU Employee Group / Subgroup combination,</w:t>
      </w:r>
      <w:r w:rsidR="00893864">
        <w:rPr>
          <w:rFonts w:ascii="Arial" w:hAnsi="Arial" w:cs="Arial"/>
          <w:sz w:val="22"/>
          <w:szCs w:val="22"/>
        </w:rPr>
        <w:t xml:space="preserve"> they will not be identified separately as an </w:t>
      </w:r>
      <w:r>
        <w:rPr>
          <w:rFonts w:ascii="Arial" w:hAnsi="Arial" w:cs="Arial"/>
          <w:sz w:val="22"/>
          <w:szCs w:val="22"/>
        </w:rPr>
        <w:t xml:space="preserve">Inpat. </w:t>
      </w:r>
    </w:p>
    <w:p w14:paraId="25B1906E" w14:textId="77777777" w:rsidR="0086035B" w:rsidRDefault="0086035B" w:rsidP="0086035B">
      <w:pPr>
        <w:rPr>
          <w:rFonts w:ascii="Arial" w:hAnsi="Arial" w:cs="Arial"/>
          <w:sz w:val="22"/>
          <w:szCs w:val="22"/>
        </w:rPr>
      </w:pPr>
      <w:r>
        <w:rPr>
          <w:rFonts w:ascii="Arial" w:hAnsi="Arial" w:cs="Arial"/>
          <w:sz w:val="22"/>
          <w:szCs w:val="22"/>
        </w:rPr>
        <w:t xml:space="preserve">High level requirements are – </w:t>
      </w:r>
    </w:p>
    <w:p w14:paraId="27FE8702" w14:textId="77777777" w:rsidR="0086035B" w:rsidRDefault="0086035B" w:rsidP="00DE6430">
      <w:pPr>
        <w:pStyle w:val="ListParagraph"/>
        <w:numPr>
          <w:ilvl w:val="0"/>
          <w:numId w:val="26"/>
        </w:numPr>
        <w:rPr>
          <w:rFonts w:ascii="Arial" w:hAnsi="Arial" w:cs="Arial"/>
          <w:sz w:val="22"/>
          <w:szCs w:val="22"/>
        </w:rPr>
      </w:pPr>
      <w:r w:rsidRPr="0086035B">
        <w:rPr>
          <w:rFonts w:ascii="Arial" w:hAnsi="Arial" w:cs="Arial"/>
          <w:sz w:val="22"/>
          <w:szCs w:val="22"/>
        </w:rPr>
        <w:t xml:space="preserve">Generally </w:t>
      </w:r>
      <w:r>
        <w:rPr>
          <w:rFonts w:ascii="Arial" w:hAnsi="Arial" w:cs="Arial"/>
          <w:sz w:val="22"/>
          <w:szCs w:val="22"/>
        </w:rPr>
        <w:t>greater</w:t>
      </w:r>
      <w:r w:rsidRPr="0086035B">
        <w:rPr>
          <w:rFonts w:ascii="Arial" w:hAnsi="Arial" w:cs="Arial"/>
          <w:sz w:val="22"/>
          <w:szCs w:val="22"/>
        </w:rPr>
        <w:t xml:space="preserve"> than 6mth assignment </w:t>
      </w:r>
    </w:p>
    <w:p w14:paraId="6A8E104C" w14:textId="77777777" w:rsidR="0086035B" w:rsidRDefault="0086035B" w:rsidP="00DE6430">
      <w:pPr>
        <w:pStyle w:val="ListParagraph"/>
        <w:numPr>
          <w:ilvl w:val="0"/>
          <w:numId w:val="26"/>
        </w:numPr>
        <w:rPr>
          <w:rFonts w:ascii="Arial" w:hAnsi="Arial" w:cs="Arial"/>
          <w:sz w:val="22"/>
          <w:szCs w:val="22"/>
        </w:rPr>
      </w:pPr>
      <w:r>
        <w:rPr>
          <w:rFonts w:ascii="Arial" w:hAnsi="Arial" w:cs="Arial"/>
          <w:sz w:val="22"/>
          <w:szCs w:val="22"/>
        </w:rPr>
        <w:t xml:space="preserve">Paid by AU host record </w:t>
      </w:r>
    </w:p>
    <w:p w14:paraId="671412C4" w14:textId="77777777" w:rsidR="0086035B" w:rsidRDefault="0086035B" w:rsidP="00DE6430">
      <w:pPr>
        <w:pStyle w:val="ListParagraph"/>
        <w:numPr>
          <w:ilvl w:val="0"/>
          <w:numId w:val="26"/>
        </w:numPr>
        <w:rPr>
          <w:rFonts w:ascii="Arial" w:hAnsi="Arial" w:cs="Arial"/>
          <w:sz w:val="22"/>
          <w:szCs w:val="22"/>
        </w:rPr>
      </w:pPr>
      <w:r>
        <w:rPr>
          <w:rFonts w:ascii="Arial" w:hAnsi="Arial" w:cs="Arial"/>
          <w:sz w:val="22"/>
          <w:szCs w:val="22"/>
        </w:rPr>
        <w:t xml:space="preserve">Treated like an AU local employee for Award Interpretation payments based on local EA / work schedule assigned to </w:t>
      </w:r>
    </w:p>
    <w:p w14:paraId="0820DD45" w14:textId="77777777" w:rsidR="0086035B" w:rsidRDefault="0086035B" w:rsidP="00DE6430">
      <w:pPr>
        <w:pStyle w:val="ListParagraph"/>
        <w:numPr>
          <w:ilvl w:val="0"/>
          <w:numId w:val="26"/>
        </w:numPr>
        <w:rPr>
          <w:rFonts w:ascii="Arial" w:hAnsi="Arial" w:cs="Arial"/>
          <w:sz w:val="22"/>
          <w:szCs w:val="22"/>
        </w:rPr>
      </w:pPr>
      <w:r>
        <w:rPr>
          <w:rFonts w:ascii="Arial" w:hAnsi="Arial" w:cs="Arial"/>
          <w:sz w:val="22"/>
          <w:szCs w:val="22"/>
        </w:rPr>
        <w:t xml:space="preserve">Treated like an AU local employee for leave accruals based on local EA / work schedule assigned to </w:t>
      </w:r>
    </w:p>
    <w:p w14:paraId="6FD56167" w14:textId="77777777" w:rsidR="0086035B" w:rsidRDefault="0086035B" w:rsidP="00DE6430">
      <w:pPr>
        <w:pStyle w:val="ListParagraph"/>
        <w:numPr>
          <w:ilvl w:val="0"/>
          <w:numId w:val="26"/>
        </w:numPr>
        <w:rPr>
          <w:rFonts w:ascii="Arial" w:hAnsi="Arial" w:cs="Arial"/>
          <w:sz w:val="22"/>
          <w:szCs w:val="22"/>
        </w:rPr>
      </w:pPr>
      <w:r>
        <w:rPr>
          <w:rFonts w:ascii="Arial" w:hAnsi="Arial" w:cs="Arial"/>
          <w:sz w:val="22"/>
          <w:szCs w:val="22"/>
        </w:rPr>
        <w:t xml:space="preserve">Absences should be entered on host AU record </w:t>
      </w:r>
    </w:p>
    <w:p w14:paraId="6806953E" w14:textId="77777777" w:rsidR="0086035B" w:rsidRDefault="0086035B" w:rsidP="0086035B">
      <w:pPr>
        <w:rPr>
          <w:rFonts w:ascii="Arial" w:hAnsi="Arial" w:cs="Arial"/>
          <w:sz w:val="22"/>
          <w:szCs w:val="22"/>
        </w:rPr>
      </w:pPr>
    </w:p>
    <w:p w14:paraId="5F9849DB" w14:textId="77777777" w:rsidR="004C6C17" w:rsidRDefault="004C6C17" w:rsidP="00D66F94">
      <w:pPr>
        <w:pStyle w:val="Heading2"/>
        <w:numPr>
          <w:ilvl w:val="1"/>
          <w:numId w:val="17"/>
        </w:numPr>
      </w:pPr>
      <w:bookmarkStart w:id="40" w:name="_Toc20471419"/>
      <w:r>
        <w:t>Date Specifications</w:t>
      </w:r>
      <w:bookmarkEnd w:id="40"/>
      <w:r>
        <w:t xml:space="preserve">  </w:t>
      </w:r>
    </w:p>
    <w:p w14:paraId="70564AB2" w14:textId="77777777" w:rsidR="004C6C17" w:rsidRDefault="004C6C17" w:rsidP="004C6C17">
      <w:pPr>
        <w:rPr>
          <w:rFonts w:ascii="Arial" w:hAnsi="Arial" w:cs="Arial"/>
          <w:sz w:val="22"/>
          <w:szCs w:val="22"/>
        </w:rPr>
      </w:pPr>
      <w:r>
        <w:rPr>
          <w:rFonts w:ascii="Arial" w:hAnsi="Arial" w:cs="Arial"/>
          <w:sz w:val="22"/>
          <w:szCs w:val="22"/>
        </w:rPr>
        <w:t>Date Specifications (</w:t>
      </w:r>
      <w:proofErr w:type="spellStart"/>
      <w:r>
        <w:rPr>
          <w:rFonts w:ascii="Arial" w:hAnsi="Arial" w:cs="Arial"/>
          <w:sz w:val="22"/>
          <w:szCs w:val="22"/>
        </w:rPr>
        <w:t>Infotype</w:t>
      </w:r>
      <w:proofErr w:type="spellEnd"/>
      <w:r>
        <w:rPr>
          <w:rFonts w:ascii="Arial" w:hAnsi="Arial" w:cs="Arial"/>
          <w:sz w:val="22"/>
          <w:szCs w:val="22"/>
        </w:rPr>
        <w:t xml:space="preserve"> 0041) </w:t>
      </w:r>
      <w:r w:rsidR="00755435">
        <w:rPr>
          <w:rFonts w:ascii="Arial" w:hAnsi="Arial" w:cs="Arial"/>
          <w:sz w:val="22"/>
          <w:szCs w:val="22"/>
        </w:rPr>
        <w:t>are</w:t>
      </w:r>
      <w:r>
        <w:rPr>
          <w:rFonts w:ascii="Arial" w:hAnsi="Arial" w:cs="Arial"/>
          <w:sz w:val="22"/>
          <w:szCs w:val="22"/>
        </w:rPr>
        <w:t xml:space="preserve"> used to record information regarding dates specific to an employee’s employment such as hire date or seniority date. Each date has a unique </w:t>
      </w:r>
      <w:proofErr w:type="gramStart"/>
      <w:r>
        <w:rPr>
          <w:rFonts w:ascii="Arial" w:hAnsi="Arial" w:cs="Arial"/>
          <w:sz w:val="22"/>
          <w:szCs w:val="22"/>
        </w:rPr>
        <w:t>2 digit</w:t>
      </w:r>
      <w:proofErr w:type="gramEnd"/>
      <w:r>
        <w:rPr>
          <w:rFonts w:ascii="Arial" w:hAnsi="Arial" w:cs="Arial"/>
          <w:sz w:val="22"/>
          <w:szCs w:val="22"/>
        </w:rPr>
        <w:t xml:space="preserve"> code. </w:t>
      </w:r>
    </w:p>
    <w:p w14:paraId="397C7D55" w14:textId="77777777" w:rsidR="004C6C17" w:rsidRDefault="004C6C17" w:rsidP="004C6C17">
      <w:pPr>
        <w:rPr>
          <w:rFonts w:ascii="Arial" w:hAnsi="Arial" w:cs="Arial"/>
          <w:sz w:val="22"/>
          <w:szCs w:val="22"/>
        </w:rPr>
      </w:pPr>
      <w:r>
        <w:rPr>
          <w:rFonts w:ascii="Arial" w:hAnsi="Arial" w:cs="Arial"/>
          <w:sz w:val="22"/>
          <w:szCs w:val="22"/>
        </w:rPr>
        <w:t xml:space="preserve">The following Date Types will be used by </w:t>
      </w:r>
      <w:r w:rsidRPr="00A9156E">
        <w:rPr>
          <w:rFonts w:ascii="Arial" w:hAnsi="Arial" w:cs="Arial"/>
          <w:sz w:val="22"/>
          <w:szCs w:val="22"/>
        </w:rPr>
        <w:fldChar w:fldCharType="begin"/>
      </w:r>
      <w:r w:rsidRPr="00A9156E">
        <w:rPr>
          <w:rFonts w:ascii="Arial" w:hAnsi="Arial" w:cs="Arial"/>
          <w:sz w:val="22"/>
          <w:szCs w:val="22"/>
        </w:rPr>
        <w:instrText xml:space="preserve"> STYLEREF  ClientName-Ref  \* MERGEFORMAT </w:instrText>
      </w:r>
      <w:r w:rsidRPr="00A9156E">
        <w:rPr>
          <w:rFonts w:ascii="Arial" w:hAnsi="Arial" w:cs="Arial"/>
          <w:sz w:val="22"/>
          <w:szCs w:val="22"/>
        </w:rPr>
        <w:fldChar w:fldCharType="separate"/>
      </w:r>
      <w:r>
        <w:rPr>
          <w:rFonts w:ascii="Arial" w:hAnsi="Arial" w:cs="Arial"/>
          <w:noProof/>
          <w:sz w:val="22"/>
          <w:szCs w:val="22"/>
        </w:rPr>
        <w:t>RMIT Australia</w:t>
      </w:r>
      <w:r w:rsidRPr="00A9156E">
        <w:rPr>
          <w:rFonts w:ascii="Arial" w:hAnsi="Arial" w:cs="Arial"/>
          <w:sz w:val="22"/>
          <w:szCs w:val="22"/>
        </w:rPr>
        <w:fldChar w:fldCharType="end"/>
      </w:r>
      <w:r>
        <w:rPr>
          <w:rFonts w:ascii="Arial" w:hAnsi="Arial" w:cs="Arial"/>
          <w:sz w:val="22"/>
          <w:szCs w:val="22"/>
        </w:rPr>
        <w:t xml:space="preserve"> –</w:t>
      </w:r>
    </w:p>
    <w:tbl>
      <w:tblPr>
        <w:tblW w:w="9498" w:type="dxa"/>
        <w:tblInd w:w="108" w:type="dxa"/>
        <w:tblLayout w:type="fixed"/>
        <w:tblLook w:val="0000" w:firstRow="0" w:lastRow="0" w:firstColumn="0" w:lastColumn="0" w:noHBand="0" w:noVBand="0"/>
      </w:tblPr>
      <w:tblGrid>
        <w:gridCol w:w="1418"/>
        <w:gridCol w:w="2551"/>
        <w:gridCol w:w="5529"/>
      </w:tblGrid>
      <w:tr w:rsidR="0086035B" w:rsidRPr="00F1402B" w14:paraId="3B87B7CC" w14:textId="77777777" w:rsidTr="00B568E6">
        <w:trPr>
          <w:trHeight w:val="353"/>
          <w:tblHeader/>
        </w:trPr>
        <w:tc>
          <w:tcPr>
            <w:tcW w:w="1418"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77E10AA8" w14:textId="77777777" w:rsidR="0086035B" w:rsidRPr="00F1402B" w:rsidRDefault="0086035B" w:rsidP="009A0CFA">
            <w:pPr>
              <w:spacing w:before="40" w:after="40" w:line="240" w:lineRule="auto"/>
              <w:jc w:val="center"/>
              <w:rPr>
                <w:rFonts w:ascii="Arial" w:hAnsi="Arial" w:cs="Arial"/>
                <w:b/>
                <w:bCs/>
                <w:color w:val="FFFFFF"/>
                <w:sz w:val="20"/>
                <w:lang w:eastAsia="zh-TW"/>
              </w:rPr>
            </w:pPr>
            <w:r>
              <w:rPr>
                <w:rFonts w:ascii="Arial" w:hAnsi="Arial" w:cs="Arial"/>
                <w:b/>
                <w:bCs/>
                <w:color w:val="FFFFFF"/>
                <w:sz w:val="20"/>
                <w:lang w:eastAsia="zh-TW"/>
              </w:rPr>
              <w:t>Date Type</w:t>
            </w:r>
          </w:p>
        </w:tc>
        <w:tc>
          <w:tcPr>
            <w:tcW w:w="2551"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0F62B4A3" w14:textId="77777777" w:rsidR="0086035B" w:rsidRPr="00F1402B" w:rsidRDefault="0086035B" w:rsidP="009A0CFA">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Description</w:t>
            </w:r>
          </w:p>
        </w:tc>
        <w:tc>
          <w:tcPr>
            <w:tcW w:w="5529" w:type="dxa"/>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8B89061" w14:textId="77777777" w:rsidR="0086035B" w:rsidRDefault="0086035B" w:rsidP="009A0CFA">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 xml:space="preserve">Purpose </w:t>
            </w:r>
          </w:p>
        </w:tc>
      </w:tr>
      <w:tr w:rsidR="0086035B" w:rsidRPr="00F1402B" w14:paraId="413F8E46" w14:textId="77777777" w:rsidTr="00B568E6">
        <w:trPr>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60A2EFCA" w14:textId="77777777" w:rsidR="0086035B" w:rsidRPr="00962DF3" w:rsidRDefault="0086035B" w:rsidP="009A0CFA">
            <w:pPr>
              <w:spacing w:before="40" w:after="40" w:line="240" w:lineRule="auto"/>
              <w:jc w:val="center"/>
              <w:rPr>
                <w:rFonts w:ascii="Arial" w:hAnsi="Arial" w:cs="Arial"/>
                <w:sz w:val="20"/>
                <w:lang w:eastAsia="zh-TW"/>
              </w:rPr>
            </w:pPr>
            <w:r>
              <w:rPr>
                <w:rFonts w:ascii="Arial" w:hAnsi="Arial" w:cs="Arial"/>
                <w:sz w:val="20"/>
                <w:lang w:eastAsia="zh-TW"/>
              </w:rPr>
              <w:t>01</w:t>
            </w:r>
          </w:p>
        </w:tc>
        <w:tc>
          <w:tcPr>
            <w:tcW w:w="2551" w:type="dxa"/>
            <w:tcBorders>
              <w:top w:val="single" w:sz="4" w:space="0" w:color="auto"/>
              <w:left w:val="single" w:sz="4" w:space="0" w:color="auto"/>
              <w:bottom w:val="single" w:sz="4" w:space="0" w:color="auto"/>
              <w:right w:val="single" w:sz="4" w:space="0" w:color="auto"/>
            </w:tcBorders>
          </w:tcPr>
          <w:p w14:paraId="65D5FAB0" w14:textId="77777777" w:rsidR="0086035B" w:rsidRPr="00564A7F" w:rsidRDefault="0086035B" w:rsidP="0086035B">
            <w:pPr>
              <w:spacing w:before="40" w:after="40" w:line="240" w:lineRule="auto"/>
              <w:rPr>
                <w:rFonts w:ascii="Arial" w:hAnsi="Arial" w:cs="Arial"/>
                <w:sz w:val="20"/>
                <w:lang w:eastAsia="zh-TW"/>
              </w:rPr>
            </w:pPr>
            <w:r w:rsidRPr="0086035B">
              <w:rPr>
                <w:rFonts w:ascii="Arial" w:hAnsi="Arial" w:cs="Arial"/>
                <w:sz w:val="20"/>
                <w:lang w:eastAsia="zh-TW"/>
              </w:rPr>
              <w:t>Country Hire date</w:t>
            </w:r>
            <w:r>
              <w:rPr>
                <w:rFonts w:ascii="Arial" w:hAnsi="Arial" w:cs="Arial"/>
                <w:sz w:val="20"/>
                <w:lang w:eastAsia="zh-TW"/>
              </w:rPr>
              <w:t xml:space="preserve"> </w:t>
            </w:r>
          </w:p>
        </w:tc>
        <w:tc>
          <w:tcPr>
            <w:tcW w:w="5529" w:type="dxa"/>
            <w:tcBorders>
              <w:top w:val="single" w:sz="4" w:space="0" w:color="auto"/>
              <w:left w:val="single" w:sz="4" w:space="0" w:color="auto"/>
              <w:bottom w:val="single" w:sz="4" w:space="0" w:color="auto"/>
              <w:right w:val="single" w:sz="4" w:space="0" w:color="auto"/>
            </w:tcBorders>
          </w:tcPr>
          <w:p w14:paraId="5CFF17C3" w14:textId="77777777" w:rsidR="0086035B" w:rsidRPr="0086035B" w:rsidRDefault="00B568E6" w:rsidP="009A0CFA">
            <w:pPr>
              <w:spacing w:before="40" w:after="40" w:line="240" w:lineRule="auto"/>
              <w:rPr>
                <w:rFonts w:ascii="Arial" w:hAnsi="Arial" w:cs="Arial"/>
                <w:sz w:val="20"/>
                <w:lang w:eastAsia="zh-TW"/>
              </w:rPr>
            </w:pPr>
            <w:r>
              <w:rPr>
                <w:rFonts w:ascii="Arial" w:hAnsi="Arial" w:cs="Arial"/>
                <w:sz w:val="20"/>
                <w:lang w:eastAsia="zh-TW"/>
              </w:rPr>
              <w:t>RMIT AU Hire Date</w:t>
            </w:r>
          </w:p>
        </w:tc>
      </w:tr>
      <w:tr w:rsidR="0086035B" w:rsidRPr="00F1402B" w14:paraId="0A4BD145" w14:textId="77777777" w:rsidTr="00E7474C">
        <w:trPr>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41E5A0" w14:textId="77777777" w:rsidR="0086035B" w:rsidRPr="00962DF3" w:rsidRDefault="0086035B" w:rsidP="00E7474C">
            <w:pPr>
              <w:spacing w:before="40" w:after="40" w:line="240" w:lineRule="auto"/>
              <w:jc w:val="center"/>
              <w:rPr>
                <w:rFonts w:ascii="Arial" w:hAnsi="Arial" w:cs="Arial"/>
                <w:sz w:val="20"/>
                <w:lang w:eastAsia="zh-TW"/>
              </w:rPr>
            </w:pPr>
            <w:r>
              <w:rPr>
                <w:rFonts w:ascii="Arial" w:hAnsi="Arial" w:cs="Arial"/>
                <w:sz w:val="20"/>
                <w:lang w:eastAsia="zh-TW"/>
              </w:rPr>
              <w:t>02</w:t>
            </w:r>
          </w:p>
        </w:tc>
        <w:tc>
          <w:tcPr>
            <w:tcW w:w="2551" w:type="dxa"/>
            <w:tcBorders>
              <w:top w:val="single" w:sz="4" w:space="0" w:color="auto"/>
              <w:left w:val="single" w:sz="4" w:space="0" w:color="auto"/>
              <w:bottom w:val="single" w:sz="4" w:space="0" w:color="auto"/>
              <w:right w:val="single" w:sz="4" w:space="0" w:color="auto"/>
            </w:tcBorders>
            <w:vAlign w:val="center"/>
          </w:tcPr>
          <w:p w14:paraId="01130EEF" w14:textId="77777777" w:rsidR="0086035B" w:rsidRPr="00564A7F" w:rsidRDefault="0086035B" w:rsidP="00E7474C">
            <w:pPr>
              <w:spacing w:before="40" w:after="40" w:line="240" w:lineRule="auto"/>
              <w:rPr>
                <w:rFonts w:ascii="Arial" w:hAnsi="Arial" w:cs="Arial"/>
                <w:sz w:val="20"/>
                <w:lang w:eastAsia="zh-TW"/>
              </w:rPr>
            </w:pPr>
            <w:r w:rsidRPr="0086035B">
              <w:rPr>
                <w:rFonts w:ascii="Arial" w:hAnsi="Arial" w:cs="Arial"/>
                <w:sz w:val="20"/>
                <w:lang w:eastAsia="zh-TW"/>
              </w:rPr>
              <w:t>Company Hire date</w:t>
            </w:r>
            <w:r>
              <w:rPr>
                <w:rFonts w:ascii="Arial" w:hAnsi="Arial" w:cs="Arial"/>
                <w:sz w:val="20"/>
                <w:lang w:eastAsia="zh-TW"/>
              </w:rPr>
              <w:t xml:space="preserve"> </w:t>
            </w:r>
          </w:p>
        </w:tc>
        <w:tc>
          <w:tcPr>
            <w:tcW w:w="5529" w:type="dxa"/>
            <w:tcBorders>
              <w:top w:val="single" w:sz="4" w:space="0" w:color="auto"/>
              <w:left w:val="single" w:sz="4" w:space="0" w:color="auto"/>
              <w:bottom w:val="single" w:sz="4" w:space="0" w:color="auto"/>
              <w:right w:val="single" w:sz="4" w:space="0" w:color="auto"/>
            </w:tcBorders>
          </w:tcPr>
          <w:p w14:paraId="53309833" w14:textId="77777777" w:rsidR="0086035B" w:rsidRPr="0086035B" w:rsidRDefault="00B568E6" w:rsidP="009A0CFA">
            <w:pPr>
              <w:spacing w:before="40" w:after="40" w:line="240" w:lineRule="auto"/>
              <w:rPr>
                <w:rFonts w:ascii="Arial" w:hAnsi="Arial" w:cs="Arial"/>
                <w:sz w:val="20"/>
                <w:lang w:eastAsia="zh-TW"/>
              </w:rPr>
            </w:pPr>
            <w:r>
              <w:rPr>
                <w:rFonts w:ascii="Arial" w:hAnsi="Arial" w:cs="Arial"/>
                <w:sz w:val="20"/>
                <w:lang w:eastAsia="zh-TW"/>
              </w:rPr>
              <w:t xml:space="preserve">RMIT </w:t>
            </w:r>
            <w:r w:rsidR="00E7474C">
              <w:rPr>
                <w:rFonts w:ascii="Arial" w:hAnsi="Arial" w:cs="Arial"/>
                <w:sz w:val="20"/>
                <w:lang w:eastAsia="zh-TW"/>
              </w:rPr>
              <w:t xml:space="preserve">Original </w:t>
            </w:r>
            <w:r>
              <w:rPr>
                <w:rFonts w:ascii="Arial" w:hAnsi="Arial" w:cs="Arial"/>
                <w:sz w:val="20"/>
                <w:lang w:eastAsia="zh-TW"/>
              </w:rPr>
              <w:t>Hire Date (will be same as 01 where AU service only</w:t>
            </w:r>
            <w:r w:rsidR="00E7474C">
              <w:rPr>
                <w:rFonts w:ascii="Arial" w:hAnsi="Arial" w:cs="Arial"/>
                <w:sz w:val="20"/>
                <w:lang w:eastAsia="zh-TW"/>
              </w:rPr>
              <w:t>; or where no re-hire</w:t>
            </w:r>
            <w:r>
              <w:rPr>
                <w:rFonts w:ascii="Arial" w:hAnsi="Arial" w:cs="Arial"/>
                <w:sz w:val="20"/>
                <w:lang w:eastAsia="zh-TW"/>
              </w:rPr>
              <w:t xml:space="preserve">) </w:t>
            </w:r>
          </w:p>
        </w:tc>
      </w:tr>
      <w:tr w:rsidR="0086035B" w:rsidRPr="00F1402B" w14:paraId="0D6DF7F0" w14:textId="77777777" w:rsidTr="00B568E6">
        <w:trPr>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19A802DC" w14:textId="77777777" w:rsidR="0086035B" w:rsidRPr="00ED0B51" w:rsidRDefault="0086035B" w:rsidP="00ED0B51">
            <w:pPr>
              <w:widowControl w:val="0"/>
              <w:spacing w:before="40" w:after="40" w:line="240" w:lineRule="auto"/>
              <w:jc w:val="center"/>
              <w:rPr>
                <w:rFonts w:ascii="Arial" w:hAnsi="Arial" w:cs="Arial"/>
                <w:sz w:val="20"/>
                <w:lang w:eastAsia="zh-TW"/>
              </w:rPr>
            </w:pPr>
            <w:r w:rsidRPr="00ED0B51">
              <w:rPr>
                <w:rFonts w:ascii="Arial" w:hAnsi="Arial" w:cs="Arial"/>
                <w:sz w:val="20"/>
                <w:lang w:eastAsia="zh-TW"/>
              </w:rPr>
              <w:lastRenderedPageBreak/>
              <w:t>QL</w:t>
            </w:r>
          </w:p>
        </w:tc>
        <w:tc>
          <w:tcPr>
            <w:tcW w:w="2551" w:type="dxa"/>
            <w:tcBorders>
              <w:top w:val="single" w:sz="4" w:space="0" w:color="auto"/>
              <w:left w:val="single" w:sz="4" w:space="0" w:color="auto"/>
              <w:bottom w:val="single" w:sz="4" w:space="0" w:color="auto"/>
              <w:right w:val="single" w:sz="4" w:space="0" w:color="auto"/>
            </w:tcBorders>
          </w:tcPr>
          <w:p w14:paraId="5D826DA3" w14:textId="77777777" w:rsidR="0086035B" w:rsidRPr="00ED0B51" w:rsidRDefault="0086035B" w:rsidP="00ED0B51">
            <w:pPr>
              <w:widowControl w:val="0"/>
              <w:spacing w:before="40" w:after="40" w:line="240" w:lineRule="auto"/>
              <w:jc w:val="both"/>
              <w:rPr>
                <w:rFonts w:ascii="Arial" w:hAnsi="Arial" w:cs="Arial"/>
                <w:sz w:val="20"/>
                <w:lang w:eastAsia="zh-TW"/>
              </w:rPr>
            </w:pPr>
            <w:r w:rsidRPr="00ED0B51">
              <w:rPr>
                <w:rFonts w:ascii="Arial" w:hAnsi="Arial" w:cs="Arial"/>
                <w:sz w:val="20"/>
                <w:lang w:eastAsia="zh-TW"/>
              </w:rPr>
              <w:t xml:space="preserve">AU-LSL </w:t>
            </w:r>
            <w:proofErr w:type="spellStart"/>
            <w:r w:rsidRPr="00ED0B51">
              <w:rPr>
                <w:rFonts w:ascii="Arial" w:hAnsi="Arial" w:cs="Arial"/>
                <w:sz w:val="20"/>
                <w:lang w:eastAsia="zh-TW"/>
              </w:rPr>
              <w:t>Annivers.Date</w:t>
            </w:r>
            <w:proofErr w:type="spellEnd"/>
          </w:p>
        </w:tc>
        <w:tc>
          <w:tcPr>
            <w:tcW w:w="5529" w:type="dxa"/>
            <w:tcBorders>
              <w:top w:val="single" w:sz="4" w:space="0" w:color="auto"/>
              <w:left w:val="single" w:sz="4" w:space="0" w:color="auto"/>
              <w:bottom w:val="single" w:sz="4" w:space="0" w:color="auto"/>
              <w:right w:val="single" w:sz="4" w:space="0" w:color="auto"/>
            </w:tcBorders>
          </w:tcPr>
          <w:p w14:paraId="6FB4FD80" w14:textId="77777777" w:rsidR="0086035B" w:rsidRPr="00ED0B51" w:rsidRDefault="00B568E6" w:rsidP="00ED0B51">
            <w:pPr>
              <w:widowControl w:val="0"/>
              <w:spacing w:before="40" w:after="40" w:line="240" w:lineRule="auto"/>
              <w:jc w:val="both"/>
              <w:rPr>
                <w:rFonts w:ascii="Arial" w:hAnsi="Arial" w:cs="Arial"/>
                <w:sz w:val="20"/>
                <w:lang w:eastAsia="zh-TW"/>
              </w:rPr>
            </w:pPr>
            <w:r w:rsidRPr="00ED0B51">
              <w:rPr>
                <w:rFonts w:ascii="Arial" w:hAnsi="Arial" w:cs="Arial"/>
                <w:sz w:val="20"/>
                <w:lang w:eastAsia="zh-TW"/>
              </w:rPr>
              <w:t xml:space="preserve">Long Service Leave anniversary date </w:t>
            </w:r>
            <w:r w:rsidR="00D055A7" w:rsidRPr="00ED0B51">
              <w:rPr>
                <w:rFonts w:ascii="Arial" w:hAnsi="Arial" w:cs="Arial"/>
                <w:sz w:val="20"/>
                <w:vertAlign w:val="superscript"/>
                <w:lang w:eastAsia="zh-TW"/>
              </w:rPr>
              <w:t>4</w:t>
            </w:r>
          </w:p>
        </w:tc>
      </w:tr>
      <w:tr w:rsidR="0086035B" w:rsidRPr="00F1402B" w14:paraId="1C26B067" w14:textId="77777777" w:rsidTr="00B568E6">
        <w:trPr>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4ECD5CF9" w14:textId="77777777" w:rsidR="0086035B" w:rsidRPr="00755435" w:rsidRDefault="00755435" w:rsidP="005542FD">
            <w:pPr>
              <w:spacing w:before="40" w:after="40" w:line="240" w:lineRule="auto"/>
              <w:jc w:val="center"/>
              <w:rPr>
                <w:rFonts w:ascii="Arial" w:hAnsi="Arial" w:cs="Arial"/>
                <w:sz w:val="20"/>
                <w:lang w:eastAsia="zh-TW"/>
              </w:rPr>
            </w:pPr>
            <w:r w:rsidRPr="00755435">
              <w:rPr>
                <w:rFonts w:ascii="Arial" w:hAnsi="Arial" w:cs="Arial"/>
                <w:sz w:val="20"/>
                <w:lang w:eastAsia="zh-TW"/>
              </w:rPr>
              <w:t>Q</w:t>
            </w:r>
            <w:r w:rsidR="005542FD">
              <w:rPr>
                <w:rFonts w:ascii="Arial" w:hAnsi="Arial" w:cs="Arial"/>
                <w:sz w:val="20"/>
                <w:lang w:eastAsia="zh-TW"/>
              </w:rPr>
              <w:t>Z</w:t>
            </w:r>
          </w:p>
        </w:tc>
        <w:tc>
          <w:tcPr>
            <w:tcW w:w="2551" w:type="dxa"/>
            <w:tcBorders>
              <w:top w:val="single" w:sz="4" w:space="0" w:color="auto"/>
              <w:left w:val="single" w:sz="4" w:space="0" w:color="auto"/>
              <w:bottom w:val="single" w:sz="4" w:space="0" w:color="auto"/>
              <w:right w:val="single" w:sz="4" w:space="0" w:color="auto"/>
            </w:tcBorders>
          </w:tcPr>
          <w:p w14:paraId="37748B6F" w14:textId="77777777" w:rsidR="0086035B" w:rsidRPr="00755435" w:rsidRDefault="0086035B" w:rsidP="009A0CFA">
            <w:pPr>
              <w:spacing w:before="40" w:after="40" w:line="240" w:lineRule="auto"/>
              <w:rPr>
                <w:rFonts w:ascii="Arial" w:hAnsi="Arial" w:cs="Arial"/>
                <w:sz w:val="20"/>
                <w:lang w:eastAsia="zh-TW"/>
              </w:rPr>
            </w:pPr>
            <w:r w:rsidRPr="00755435">
              <w:rPr>
                <w:rFonts w:ascii="Arial" w:hAnsi="Arial" w:cs="Arial"/>
                <w:sz w:val="20"/>
                <w:lang w:eastAsia="zh-TW"/>
              </w:rPr>
              <w:t xml:space="preserve">Fixed Term End Date </w:t>
            </w:r>
          </w:p>
        </w:tc>
        <w:tc>
          <w:tcPr>
            <w:tcW w:w="5529" w:type="dxa"/>
            <w:tcBorders>
              <w:top w:val="single" w:sz="4" w:space="0" w:color="auto"/>
              <w:left w:val="single" w:sz="4" w:space="0" w:color="auto"/>
              <w:bottom w:val="single" w:sz="4" w:space="0" w:color="auto"/>
              <w:right w:val="single" w:sz="4" w:space="0" w:color="auto"/>
            </w:tcBorders>
          </w:tcPr>
          <w:p w14:paraId="0D15E609" w14:textId="77777777" w:rsidR="0086035B" w:rsidRPr="00755435" w:rsidRDefault="00755435" w:rsidP="00D055A7">
            <w:pPr>
              <w:spacing w:before="40" w:after="40" w:line="240" w:lineRule="auto"/>
              <w:rPr>
                <w:rFonts w:ascii="Arial" w:hAnsi="Arial" w:cs="Arial"/>
                <w:sz w:val="20"/>
                <w:lang w:eastAsia="zh-TW"/>
              </w:rPr>
            </w:pPr>
            <w:r>
              <w:rPr>
                <w:rFonts w:ascii="Arial" w:hAnsi="Arial" w:cs="Arial"/>
                <w:sz w:val="20"/>
                <w:lang w:eastAsia="zh-TW"/>
              </w:rPr>
              <w:t xml:space="preserve">Fixed Term Contract End Date </w:t>
            </w:r>
            <w:r w:rsidR="00D055A7">
              <w:rPr>
                <w:rFonts w:ascii="Arial" w:hAnsi="Arial" w:cs="Arial"/>
                <w:sz w:val="20"/>
                <w:vertAlign w:val="superscript"/>
                <w:lang w:eastAsia="zh-TW"/>
              </w:rPr>
              <w:t>5</w:t>
            </w:r>
          </w:p>
        </w:tc>
      </w:tr>
    </w:tbl>
    <w:p w14:paraId="134A1DB0" w14:textId="77777777" w:rsidR="004C6C17" w:rsidRDefault="004C6C17" w:rsidP="004C6C17">
      <w:pPr>
        <w:rPr>
          <w:rFonts w:ascii="Arial" w:hAnsi="Arial" w:cs="Arial"/>
          <w:sz w:val="22"/>
          <w:szCs w:val="22"/>
        </w:rPr>
      </w:pPr>
    </w:p>
    <w:p w14:paraId="1D619A3E" w14:textId="77777777" w:rsidR="00F305C5" w:rsidRDefault="00D055A7" w:rsidP="004C6C17">
      <w:pPr>
        <w:rPr>
          <w:rFonts w:ascii="Arial" w:hAnsi="Arial" w:cs="Arial"/>
          <w:sz w:val="22"/>
          <w:szCs w:val="22"/>
        </w:rPr>
      </w:pPr>
      <w:r w:rsidRPr="006F4D27">
        <w:rPr>
          <w:rFonts w:ascii="Arial" w:hAnsi="Arial" w:cs="Arial"/>
          <w:sz w:val="22"/>
          <w:szCs w:val="22"/>
          <w:vertAlign w:val="superscript"/>
        </w:rPr>
        <w:t>4</w:t>
      </w:r>
      <w:r w:rsidR="00B568E6" w:rsidRPr="006F4D27">
        <w:rPr>
          <w:rFonts w:ascii="Arial" w:hAnsi="Arial" w:cs="Arial"/>
          <w:sz w:val="22"/>
          <w:szCs w:val="22"/>
        </w:rPr>
        <w:t xml:space="preserve"> There are</w:t>
      </w:r>
      <w:r w:rsidR="00F305C5" w:rsidRPr="006F4D27">
        <w:rPr>
          <w:rFonts w:ascii="Arial" w:hAnsi="Arial" w:cs="Arial"/>
          <w:sz w:val="22"/>
          <w:szCs w:val="22"/>
        </w:rPr>
        <w:t xml:space="preserve"> currently no unpaid absences identified as impacting the employee’s </w:t>
      </w:r>
      <w:r w:rsidR="00B568E6" w:rsidRPr="006F4D27">
        <w:rPr>
          <w:rFonts w:ascii="Arial" w:hAnsi="Arial" w:cs="Arial"/>
          <w:sz w:val="22"/>
          <w:szCs w:val="22"/>
        </w:rPr>
        <w:t>Long Service Leave anniversary date</w:t>
      </w:r>
      <w:r w:rsidR="00B568E6" w:rsidRPr="00784FBB">
        <w:rPr>
          <w:rFonts w:ascii="Arial" w:hAnsi="Arial" w:cs="Arial"/>
          <w:sz w:val="22"/>
          <w:szCs w:val="22"/>
        </w:rPr>
        <w:t>.</w:t>
      </w:r>
      <w:r w:rsidR="00B568E6">
        <w:rPr>
          <w:rFonts w:ascii="Arial" w:hAnsi="Arial" w:cs="Arial"/>
          <w:sz w:val="22"/>
          <w:szCs w:val="22"/>
        </w:rPr>
        <w:t xml:space="preserve"> </w:t>
      </w:r>
    </w:p>
    <w:p w14:paraId="446703EE" w14:textId="77777777" w:rsidR="00240243" w:rsidRDefault="00D055A7" w:rsidP="004C6C17">
      <w:pPr>
        <w:rPr>
          <w:rFonts w:ascii="Arial" w:hAnsi="Arial" w:cs="Arial"/>
          <w:sz w:val="22"/>
          <w:szCs w:val="22"/>
        </w:rPr>
      </w:pPr>
      <w:r>
        <w:rPr>
          <w:rFonts w:ascii="Arial" w:hAnsi="Arial" w:cs="Arial"/>
          <w:sz w:val="22"/>
          <w:szCs w:val="22"/>
          <w:vertAlign w:val="superscript"/>
        </w:rPr>
        <w:t>5</w:t>
      </w:r>
      <w:r w:rsidR="00755435">
        <w:rPr>
          <w:rFonts w:ascii="Arial" w:hAnsi="Arial" w:cs="Arial"/>
          <w:sz w:val="22"/>
          <w:szCs w:val="22"/>
        </w:rPr>
        <w:t xml:space="preserve"> This will hold the contract end date for a fixed term employee </w:t>
      </w:r>
      <w:r w:rsidR="00F305C5">
        <w:rPr>
          <w:rFonts w:ascii="Arial" w:hAnsi="Arial" w:cs="Arial"/>
          <w:sz w:val="22"/>
          <w:szCs w:val="22"/>
        </w:rPr>
        <w:t xml:space="preserve">(Employee Group 3 and 4) </w:t>
      </w:r>
      <w:proofErr w:type="gramStart"/>
      <w:r w:rsidR="00755435">
        <w:rPr>
          <w:rFonts w:ascii="Arial" w:hAnsi="Arial" w:cs="Arial"/>
          <w:sz w:val="22"/>
          <w:szCs w:val="22"/>
        </w:rPr>
        <w:t>for the purpose</w:t>
      </w:r>
      <w:r w:rsidR="00240243">
        <w:rPr>
          <w:rFonts w:ascii="Arial" w:hAnsi="Arial" w:cs="Arial"/>
          <w:sz w:val="22"/>
          <w:szCs w:val="22"/>
        </w:rPr>
        <w:t xml:space="preserve"> of</w:t>
      </w:r>
      <w:proofErr w:type="gramEnd"/>
      <w:r w:rsidR="00240243">
        <w:rPr>
          <w:rFonts w:ascii="Arial" w:hAnsi="Arial" w:cs="Arial"/>
          <w:sz w:val="22"/>
          <w:szCs w:val="22"/>
        </w:rPr>
        <w:t xml:space="preserve"> only generating upfront leave entitlements on a pro-rata basis up to this date where the date ends in the anniversary year. It is expected that if the contract is then extended, this date will be updated which will trigger the remaining pro-rata entitlement grant for the balance of the anniversary year or revised contract end, whichever is sooner.</w:t>
      </w:r>
    </w:p>
    <w:p w14:paraId="3F0E9F46" w14:textId="77777777" w:rsidR="00755435" w:rsidRDefault="00755435" w:rsidP="004C6C17">
      <w:pPr>
        <w:rPr>
          <w:rFonts w:ascii="Arial" w:hAnsi="Arial" w:cs="Arial"/>
          <w:sz w:val="22"/>
          <w:szCs w:val="22"/>
        </w:rPr>
      </w:pPr>
    </w:p>
    <w:p w14:paraId="2F0103CB" w14:textId="77777777" w:rsidR="004C6C17" w:rsidRDefault="004C6C17" w:rsidP="004C6C17">
      <w:pPr>
        <w:rPr>
          <w:rFonts w:ascii="Arial" w:hAnsi="Arial" w:cs="Arial"/>
          <w:sz w:val="22"/>
          <w:szCs w:val="22"/>
        </w:rPr>
      </w:pPr>
      <w:r w:rsidRPr="004C6C17">
        <w:rPr>
          <w:rFonts w:ascii="Arial" w:hAnsi="Arial" w:cs="Arial"/>
          <w:b/>
          <w:sz w:val="22"/>
          <w:szCs w:val="22"/>
        </w:rPr>
        <w:t xml:space="preserve">Data Migration </w:t>
      </w:r>
      <w:r>
        <w:rPr>
          <w:rFonts w:ascii="Arial" w:hAnsi="Arial" w:cs="Arial"/>
          <w:b/>
          <w:sz w:val="22"/>
          <w:szCs w:val="22"/>
        </w:rPr>
        <w:t>Note</w:t>
      </w:r>
      <w:r>
        <w:rPr>
          <w:rFonts w:ascii="Arial" w:hAnsi="Arial" w:cs="Arial"/>
          <w:sz w:val="22"/>
          <w:szCs w:val="22"/>
        </w:rPr>
        <w:t>: Date Type QL should be loaded as at Go-Live as an adjusted date with all</w:t>
      </w:r>
      <w:r w:rsidR="00B568E6">
        <w:rPr>
          <w:rFonts w:ascii="Arial" w:hAnsi="Arial" w:cs="Arial"/>
          <w:sz w:val="22"/>
          <w:szCs w:val="22"/>
        </w:rPr>
        <w:t xml:space="preserve"> relevant LWOP which impacts service history in legacy </w:t>
      </w:r>
      <w:r>
        <w:rPr>
          <w:rFonts w:ascii="Arial" w:hAnsi="Arial" w:cs="Arial"/>
          <w:sz w:val="22"/>
          <w:szCs w:val="22"/>
        </w:rPr>
        <w:t xml:space="preserve">already taken into consideration up till Project Pi Go-Live. </w:t>
      </w:r>
    </w:p>
    <w:p w14:paraId="54FB4189" w14:textId="77777777" w:rsidR="00240243" w:rsidRDefault="00240243" w:rsidP="004C6C17">
      <w:pPr>
        <w:rPr>
          <w:rFonts w:ascii="Arial" w:hAnsi="Arial" w:cs="Arial"/>
          <w:sz w:val="22"/>
          <w:szCs w:val="22"/>
        </w:rPr>
      </w:pPr>
    </w:p>
    <w:p w14:paraId="460E06DA" w14:textId="77777777" w:rsidR="00100BD7" w:rsidRDefault="00274AEC" w:rsidP="00D66F94">
      <w:pPr>
        <w:pStyle w:val="Heading2"/>
        <w:numPr>
          <w:ilvl w:val="1"/>
          <w:numId w:val="17"/>
        </w:numPr>
      </w:pPr>
      <w:bookmarkStart w:id="41" w:name="_Toc20471420"/>
      <w:bookmarkEnd w:id="25"/>
      <w:bookmarkEnd w:id="26"/>
      <w:bookmarkEnd w:id="27"/>
      <w:bookmarkEnd w:id="28"/>
      <w:bookmarkEnd w:id="29"/>
      <w:r>
        <w:t xml:space="preserve">Planned </w:t>
      </w:r>
      <w:r w:rsidR="003D386F">
        <w:t>Working Time</w:t>
      </w:r>
      <w:bookmarkEnd w:id="41"/>
      <w:r w:rsidR="003D386F">
        <w:t xml:space="preserve"> </w:t>
      </w:r>
    </w:p>
    <w:p w14:paraId="2329AA1F" w14:textId="77777777" w:rsidR="00100BD7" w:rsidRDefault="003D386F" w:rsidP="00D66F94">
      <w:pPr>
        <w:pStyle w:val="Heading3"/>
      </w:pPr>
      <w:bookmarkStart w:id="42" w:name="_Toc20471421"/>
      <w:r>
        <w:t>Public Holiday Calendar</w:t>
      </w:r>
      <w:bookmarkEnd w:id="42"/>
      <w:r>
        <w:t xml:space="preserve"> </w:t>
      </w:r>
    </w:p>
    <w:p w14:paraId="10702156" w14:textId="77777777" w:rsidR="00CD17C7" w:rsidRDefault="00274AEC" w:rsidP="00274AEC">
      <w:pPr>
        <w:rPr>
          <w:rFonts w:ascii="Arial" w:hAnsi="Arial" w:cs="Arial"/>
          <w:sz w:val="22"/>
          <w:szCs w:val="22"/>
        </w:rPr>
      </w:pPr>
      <w:r w:rsidRPr="00274AEC">
        <w:rPr>
          <w:rFonts w:ascii="Arial" w:hAnsi="Arial" w:cs="Arial"/>
          <w:sz w:val="22"/>
          <w:szCs w:val="22"/>
        </w:rPr>
        <w:t>A pub</w:t>
      </w:r>
      <w:r>
        <w:rPr>
          <w:rFonts w:ascii="Arial" w:hAnsi="Arial" w:cs="Arial"/>
          <w:sz w:val="22"/>
          <w:szCs w:val="22"/>
        </w:rPr>
        <w:t>lic holiday calendar distinguishes between working days and public holidays.</w:t>
      </w:r>
      <w:r w:rsidR="007F43E4">
        <w:rPr>
          <w:rFonts w:ascii="Arial" w:hAnsi="Arial" w:cs="Arial"/>
          <w:sz w:val="22"/>
          <w:szCs w:val="22"/>
        </w:rPr>
        <w:t xml:space="preserve"> </w:t>
      </w:r>
      <w:r>
        <w:rPr>
          <w:rFonts w:ascii="Arial" w:hAnsi="Arial" w:cs="Arial"/>
          <w:sz w:val="22"/>
          <w:szCs w:val="22"/>
        </w:rPr>
        <w:t xml:space="preserve"> </w:t>
      </w:r>
      <w:proofErr w:type="spellStart"/>
      <w:r w:rsidR="00CD17C7" w:rsidRPr="004F521E">
        <w:rPr>
          <w:rFonts w:ascii="Arial" w:hAnsi="Arial" w:cs="Arial"/>
          <w:sz w:val="22"/>
          <w:szCs w:val="22"/>
        </w:rPr>
        <w:t>GlobalView</w:t>
      </w:r>
      <w:proofErr w:type="spellEnd"/>
      <w:r w:rsidR="00CD17C7" w:rsidRPr="004F521E">
        <w:rPr>
          <w:rFonts w:ascii="Arial" w:hAnsi="Arial" w:cs="Arial"/>
          <w:sz w:val="22"/>
          <w:szCs w:val="22"/>
          <w:vertAlign w:val="superscript"/>
        </w:rPr>
        <w:t>®</w:t>
      </w:r>
      <w:r w:rsidR="00CD17C7" w:rsidRPr="004F521E">
        <w:rPr>
          <w:rFonts w:ascii="Arial" w:hAnsi="Arial" w:cs="Arial"/>
          <w:sz w:val="22"/>
          <w:szCs w:val="22"/>
        </w:rPr>
        <w:t xml:space="preserve"> </w:t>
      </w:r>
      <w:r w:rsidR="00CD17C7">
        <w:rPr>
          <w:rFonts w:ascii="Arial" w:hAnsi="Arial" w:cs="Arial"/>
          <w:sz w:val="22"/>
          <w:szCs w:val="22"/>
        </w:rPr>
        <w:t xml:space="preserve">will be setup with a single holiday calendar per state, </w:t>
      </w:r>
      <w:proofErr w:type="gramStart"/>
      <w:r w:rsidR="00CD17C7">
        <w:rPr>
          <w:rFonts w:ascii="Arial" w:hAnsi="Arial" w:cs="Arial"/>
          <w:sz w:val="22"/>
          <w:szCs w:val="22"/>
        </w:rPr>
        <w:t>with the exception of</w:t>
      </w:r>
      <w:proofErr w:type="gramEnd"/>
      <w:r w:rsidR="00CD17C7">
        <w:rPr>
          <w:rFonts w:ascii="Arial" w:hAnsi="Arial" w:cs="Arial"/>
          <w:sz w:val="22"/>
          <w:szCs w:val="22"/>
        </w:rPr>
        <w:t xml:space="preserve"> Victoria which will have two, </w:t>
      </w:r>
      <w:r w:rsidR="00CD17C7" w:rsidRPr="00817ABB">
        <w:rPr>
          <w:rFonts w:ascii="Arial" w:hAnsi="Arial" w:cs="Arial"/>
          <w:sz w:val="22"/>
          <w:szCs w:val="22"/>
        </w:rPr>
        <w:t>one for RMIT</w:t>
      </w:r>
      <w:r w:rsidR="00C02C06" w:rsidRPr="00817ABB">
        <w:rPr>
          <w:rFonts w:ascii="Arial" w:hAnsi="Arial" w:cs="Arial"/>
          <w:sz w:val="22"/>
          <w:szCs w:val="22"/>
        </w:rPr>
        <w:t>/RMIT Online</w:t>
      </w:r>
      <w:r w:rsidR="00CD17C7" w:rsidRPr="00817ABB">
        <w:rPr>
          <w:rFonts w:ascii="Arial" w:hAnsi="Arial" w:cs="Arial"/>
          <w:sz w:val="22"/>
          <w:szCs w:val="22"/>
        </w:rPr>
        <w:t xml:space="preserve"> and one for RMIT Training.</w:t>
      </w:r>
      <w:r w:rsidR="00CD17C7">
        <w:rPr>
          <w:rFonts w:ascii="Arial" w:hAnsi="Arial" w:cs="Arial"/>
          <w:sz w:val="22"/>
          <w:szCs w:val="22"/>
        </w:rPr>
        <w:t xml:space="preserve"> </w:t>
      </w:r>
    </w:p>
    <w:p w14:paraId="38BB8AF4" w14:textId="77777777" w:rsidR="00676647" w:rsidRDefault="00CD17C7" w:rsidP="00274AEC">
      <w:pPr>
        <w:rPr>
          <w:rFonts w:ascii="Arial" w:hAnsi="Arial" w:cs="Arial"/>
          <w:sz w:val="22"/>
          <w:szCs w:val="22"/>
        </w:rPr>
      </w:pPr>
      <w:r>
        <w:rPr>
          <w:rFonts w:ascii="Arial" w:hAnsi="Arial" w:cs="Arial"/>
          <w:sz w:val="22"/>
          <w:szCs w:val="22"/>
        </w:rPr>
        <w:t>The reason for the variation is due to the treatment of</w:t>
      </w:r>
      <w:r w:rsidR="00676647">
        <w:rPr>
          <w:rFonts w:ascii="Arial" w:hAnsi="Arial" w:cs="Arial"/>
          <w:sz w:val="22"/>
          <w:szCs w:val="22"/>
        </w:rPr>
        <w:t xml:space="preserve"> Easter Tuesday, which is not applicable to RMIT Training, and </w:t>
      </w:r>
      <w:r>
        <w:rPr>
          <w:rFonts w:ascii="Arial" w:hAnsi="Arial" w:cs="Arial"/>
          <w:sz w:val="22"/>
          <w:szCs w:val="22"/>
        </w:rPr>
        <w:t>the Christmas Shutdown days, which are not always treated as paid days for RMIT Training</w:t>
      </w:r>
      <w:r w:rsidR="00676647">
        <w:rPr>
          <w:rFonts w:ascii="Arial" w:hAnsi="Arial" w:cs="Arial"/>
          <w:sz w:val="22"/>
          <w:szCs w:val="22"/>
        </w:rPr>
        <w:t xml:space="preserve">. </w:t>
      </w:r>
    </w:p>
    <w:p w14:paraId="0DCE7AA6" w14:textId="77777777" w:rsidR="00F305C5" w:rsidRDefault="00C66F8B" w:rsidP="00274AEC">
      <w:pPr>
        <w:rPr>
          <w:rFonts w:ascii="Arial" w:hAnsi="Arial" w:cs="Arial"/>
          <w:sz w:val="22"/>
          <w:szCs w:val="22"/>
        </w:rPr>
      </w:pPr>
      <w:r>
        <w:rPr>
          <w:rFonts w:ascii="Arial" w:hAnsi="Arial" w:cs="Arial"/>
          <w:sz w:val="22"/>
          <w:szCs w:val="22"/>
        </w:rPr>
        <w:t xml:space="preserve">For RMIT and RMIT Online, both the Christmas Shutdown days and Easter Tuesday will be treated as a public holiday </w:t>
      </w:r>
      <w:proofErr w:type="gramStart"/>
      <w:r>
        <w:rPr>
          <w:rFonts w:ascii="Arial" w:hAnsi="Arial" w:cs="Arial"/>
          <w:sz w:val="22"/>
          <w:szCs w:val="22"/>
        </w:rPr>
        <w:t>for the purpose of</w:t>
      </w:r>
      <w:proofErr w:type="gramEnd"/>
      <w:r>
        <w:rPr>
          <w:rFonts w:ascii="Arial" w:hAnsi="Arial" w:cs="Arial"/>
          <w:sz w:val="22"/>
          <w:szCs w:val="22"/>
        </w:rPr>
        <w:t xml:space="preserve"> ensuring they are treated as paid days and in the event another absence is entered on the day, no leave will be deducted. </w:t>
      </w:r>
      <w:r w:rsidR="00C05809">
        <w:rPr>
          <w:rFonts w:ascii="Arial" w:hAnsi="Arial" w:cs="Arial"/>
          <w:sz w:val="22"/>
          <w:szCs w:val="22"/>
        </w:rPr>
        <w:t xml:space="preserve">The exception to this will be VE Teaching Staff leave which when entered over the Christmas Shutdown days, should still be deducted from the VE Teaching Leave quota balance. This will be controlled via Public Holiday classes and Day Types.  </w:t>
      </w:r>
    </w:p>
    <w:p w14:paraId="4543FB23" w14:textId="77777777" w:rsidR="00CB327B" w:rsidRDefault="00F305C5" w:rsidP="00274AEC">
      <w:pPr>
        <w:rPr>
          <w:rFonts w:ascii="Arial" w:hAnsi="Arial" w:cs="Arial"/>
          <w:sz w:val="22"/>
          <w:szCs w:val="22"/>
        </w:rPr>
      </w:pPr>
      <w:r>
        <w:rPr>
          <w:rFonts w:ascii="Arial" w:hAnsi="Arial" w:cs="Arial"/>
          <w:sz w:val="22"/>
          <w:szCs w:val="22"/>
        </w:rPr>
        <w:t xml:space="preserve">As the days are treated as a paid OFF day, any award conditions which would have been generated from the scheduled working time, had they been at work, should not be paid. If the employee works the day, loadings will be generated </w:t>
      </w:r>
      <w:r w:rsidR="00CB327B">
        <w:rPr>
          <w:rFonts w:ascii="Arial" w:hAnsi="Arial" w:cs="Arial"/>
          <w:sz w:val="22"/>
          <w:szCs w:val="22"/>
        </w:rPr>
        <w:t xml:space="preserve">based on the day of the week, not based on Public Holiday conditions. This will be controlled via Daily Work Schedule Classes. </w:t>
      </w:r>
    </w:p>
    <w:p w14:paraId="5C063678" w14:textId="77777777" w:rsidR="00C67B81" w:rsidRDefault="00C67B81" w:rsidP="00274AEC">
      <w:pPr>
        <w:rPr>
          <w:rFonts w:ascii="Arial" w:hAnsi="Arial" w:cs="Arial"/>
          <w:sz w:val="22"/>
          <w:szCs w:val="22"/>
        </w:rPr>
      </w:pPr>
      <w:r>
        <w:rPr>
          <w:rFonts w:ascii="Arial" w:hAnsi="Arial" w:cs="Arial"/>
          <w:sz w:val="22"/>
          <w:szCs w:val="22"/>
        </w:rPr>
        <w:lastRenderedPageBreak/>
        <w:t xml:space="preserve">Although </w:t>
      </w:r>
      <w:r w:rsidR="00696F3B">
        <w:rPr>
          <w:rFonts w:ascii="Arial" w:hAnsi="Arial" w:cs="Arial"/>
          <w:sz w:val="22"/>
          <w:szCs w:val="22"/>
        </w:rPr>
        <w:t xml:space="preserve">currently all </w:t>
      </w:r>
      <w:r>
        <w:rPr>
          <w:rFonts w:ascii="Arial" w:hAnsi="Arial" w:cs="Arial"/>
          <w:sz w:val="22"/>
          <w:szCs w:val="22"/>
        </w:rPr>
        <w:t xml:space="preserve">employees </w:t>
      </w:r>
      <w:r w:rsidR="00696F3B">
        <w:rPr>
          <w:rFonts w:ascii="Arial" w:hAnsi="Arial" w:cs="Arial"/>
          <w:sz w:val="22"/>
          <w:szCs w:val="22"/>
        </w:rPr>
        <w:t xml:space="preserve">only </w:t>
      </w:r>
      <w:r>
        <w:rPr>
          <w:rFonts w:ascii="Arial" w:hAnsi="Arial" w:cs="Arial"/>
          <w:sz w:val="22"/>
          <w:szCs w:val="22"/>
        </w:rPr>
        <w:t xml:space="preserve">reside in either Victoria or ACT, holiday calendars will be built for all states to align to the personnel subarea structure in the event different locations are considered in the future. </w:t>
      </w:r>
    </w:p>
    <w:p w14:paraId="756481BE" w14:textId="77777777" w:rsidR="00676647" w:rsidRDefault="00274AEC" w:rsidP="00274AEC">
      <w:pPr>
        <w:rPr>
          <w:rFonts w:ascii="Arial" w:hAnsi="Arial" w:cs="Arial"/>
          <w:sz w:val="22"/>
          <w:szCs w:val="22"/>
        </w:rPr>
      </w:pPr>
      <w:r>
        <w:rPr>
          <w:rFonts w:ascii="Arial" w:hAnsi="Arial" w:cs="Arial"/>
          <w:sz w:val="22"/>
          <w:szCs w:val="22"/>
        </w:rPr>
        <w:t xml:space="preserve">Each </w:t>
      </w:r>
      <w:r w:rsidR="00676647">
        <w:rPr>
          <w:rFonts w:ascii="Arial" w:hAnsi="Arial" w:cs="Arial"/>
          <w:sz w:val="22"/>
          <w:szCs w:val="22"/>
        </w:rPr>
        <w:t xml:space="preserve">public </w:t>
      </w:r>
      <w:r>
        <w:rPr>
          <w:rFonts w:ascii="Arial" w:hAnsi="Arial" w:cs="Arial"/>
          <w:sz w:val="22"/>
          <w:szCs w:val="22"/>
        </w:rPr>
        <w:t xml:space="preserve">holiday </w:t>
      </w:r>
      <w:r w:rsidR="00676647">
        <w:rPr>
          <w:rFonts w:ascii="Arial" w:hAnsi="Arial" w:cs="Arial"/>
          <w:sz w:val="22"/>
          <w:szCs w:val="22"/>
        </w:rPr>
        <w:t xml:space="preserve">within a calendar </w:t>
      </w:r>
      <w:r>
        <w:rPr>
          <w:rFonts w:ascii="Arial" w:hAnsi="Arial" w:cs="Arial"/>
          <w:sz w:val="22"/>
          <w:szCs w:val="22"/>
        </w:rPr>
        <w:t xml:space="preserve">is assigned a </w:t>
      </w:r>
      <w:proofErr w:type="gramStart"/>
      <w:r>
        <w:rPr>
          <w:rFonts w:ascii="Arial" w:hAnsi="Arial" w:cs="Arial"/>
          <w:sz w:val="22"/>
          <w:szCs w:val="22"/>
        </w:rPr>
        <w:t>1 digit</w:t>
      </w:r>
      <w:proofErr w:type="gramEnd"/>
      <w:r>
        <w:rPr>
          <w:rFonts w:ascii="Arial" w:hAnsi="Arial" w:cs="Arial"/>
          <w:sz w:val="22"/>
          <w:szCs w:val="22"/>
        </w:rPr>
        <w:t xml:space="preserve"> holiday class, which specifies the holiday type. The holiday class can be used to determine different payments or different absence counting for different types of holidays. </w:t>
      </w:r>
      <w:r w:rsidR="00E7474C">
        <w:rPr>
          <w:rFonts w:ascii="Arial" w:hAnsi="Arial" w:cs="Arial"/>
          <w:sz w:val="22"/>
          <w:szCs w:val="22"/>
        </w:rPr>
        <w:t xml:space="preserve"> </w:t>
      </w:r>
    </w:p>
    <w:p w14:paraId="2BD2424C" w14:textId="77777777" w:rsidR="00426122" w:rsidRDefault="0016112D" w:rsidP="00274AEC">
      <w:pPr>
        <w:rPr>
          <w:rFonts w:ascii="Arial" w:hAnsi="Arial" w:cs="Arial"/>
          <w:sz w:val="22"/>
          <w:szCs w:val="22"/>
        </w:rPr>
      </w:pPr>
      <w:r>
        <w:rPr>
          <w:rFonts w:ascii="Arial" w:hAnsi="Arial" w:cs="Arial"/>
          <w:sz w:val="22"/>
          <w:szCs w:val="22"/>
        </w:rPr>
        <w:t>The following</w:t>
      </w:r>
      <w:r w:rsidR="00426122">
        <w:rPr>
          <w:rFonts w:ascii="Arial" w:hAnsi="Arial" w:cs="Arial"/>
          <w:sz w:val="22"/>
          <w:szCs w:val="22"/>
        </w:rPr>
        <w:t xml:space="preserve"> </w:t>
      </w:r>
      <w:r w:rsidR="003A32CD">
        <w:rPr>
          <w:rFonts w:ascii="Arial" w:hAnsi="Arial" w:cs="Arial"/>
          <w:sz w:val="22"/>
          <w:szCs w:val="22"/>
        </w:rPr>
        <w:t>P</w:t>
      </w:r>
      <w:r w:rsidR="00426122">
        <w:rPr>
          <w:rFonts w:ascii="Arial" w:hAnsi="Arial" w:cs="Arial"/>
          <w:sz w:val="22"/>
          <w:szCs w:val="22"/>
        </w:rPr>
        <w:t xml:space="preserve">ublic </w:t>
      </w:r>
      <w:r w:rsidR="003A32CD">
        <w:rPr>
          <w:rFonts w:ascii="Arial" w:hAnsi="Arial" w:cs="Arial"/>
          <w:sz w:val="22"/>
          <w:szCs w:val="22"/>
        </w:rPr>
        <w:t>H</w:t>
      </w:r>
      <w:r w:rsidR="00426122">
        <w:rPr>
          <w:rFonts w:ascii="Arial" w:hAnsi="Arial" w:cs="Arial"/>
          <w:sz w:val="22"/>
          <w:szCs w:val="22"/>
        </w:rPr>
        <w:t xml:space="preserve">oliday classes will be available – </w:t>
      </w:r>
    </w:p>
    <w:p w14:paraId="3C462338" w14:textId="77777777" w:rsidR="0016112D" w:rsidRPr="0016112D" w:rsidRDefault="0016112D" w:rsidP="00B6726A">
      <w:pPr>
        <w:pStyle w:val="ListParagraph"/>
        <w:numPr>
          <w:ilvl w:val="0"/>
          <w:numId w:val="20"/>
        </w:numPr>
        <w:rPr>
          <w:rFonts w:ascii="Arial" w:hAnsi="Arial" w:cs="Arial"/>
          <w:sz w:val="22"/>
          <w:szCs w:val="22"/>
        </w:rPr>
      </w:pPr>
      <w:r w:rsidRPr="0016112D">
        <w:rPr>
          <w:rFonts w:ascii="Arial" w:hAnsi="Arial" w:cs="Arial"/>
          <w:sz w:val="22"/>
          <w:szCs w:val="22"/>
        </w:rPr>
        <w:t xml:space="preserve">PH class 0 – Not a Public Holiday </w:t>
      </w:r>
    </w:p>
    <w:p w14:paraId="69C1EB5D" w14:textId="77777777" w:rsidR="0016112D" w:rsidRDefault="0016112D" w:rsidP="00B6726A">
      <w:pPr>
        <w:pStyle w:val="ListParagraph"/>
        <w:numPr>
          <w:ilvl w:val="0"/>
          <w:numId w:val="20"/>
        </w:numPr>
        <w:rPr>
          <w:rFonts w:ascii="Arial" w:hAnsi="Arial" w:cs="Arial"/>
          <w:sz w:val="22"/>
          <w:szCs w:val="22"/>
        </w:rPr>
      </w:pPr>
      <w:r w:rsidRPr="0016112D">
        <w:rPr>
          <w:rFonts w:ascii="Arial" w:hAnsi="Arial" w:cs="Arial"/>
          <w:sz w:val="22"/>
          <w:szCs w:val="22"/>
        </w:rPr>
        <w:t xml:space="preserve">PH class 1 – Public Holiday </w:t>
      </w:r>
    </w:p>
    <w:p w14:paraId="4F6F4EB0" w14:textId="77777777" w:rsidR="0031457F" w:rsidRPr="00C05809" w:rsidRDefault="0031457F" w:rsidP="00B6726A">
      <w:pPr>
        <w:pStyle w:val="ListParagraph"/>
        <w:numPr>
          <w:ilvl w:val="0"/>
          <w:numId w:val="20"/>
        </w:numPr>
        <w:rPr>
          <w:rFonts w:ascii="Arial" w:hAnsi="Arial" w:cs="Arial"/>
          <w:sz w:val="22"/>
          <w:szCs w:val="22"/>
        </w:rPr>
      </w:pPr>
      <w:r w:rsidRPr="00C05809">
        <w:rPr>
          <w:rFonts w:ascii="Arial" w:hAnsi="Arial" w:cs="Arial"/>
          <w:sz w:val="22"/>
          <w:szCs w:val="22"/>
        </w:rPr>
        <w:t xml:space="preserve">PH class 8 – Christmas Shutdown </w:t>
      </w:r>
    </w:p>
    <w:p w14:paraId="7C2A9219" w14:textId="77777777" w:rsidR="0031457F" w:rsidRPr="00C05809" w:rsidRDefault="0031457F" w:rsidP="00B6726A">
      <w:pPr>
        <w:pStyle w:val="ListParagraph"/>
        <w:numPr>
          <w:ilvl w:val="0"/>
          <w:numId w:val="20"/>
        </w:numPr>
        <w:rPr>
          <w:rFonts w:ascii="Arial" w:hAnsi="Arial" w:cs="Arial"/>
          <w:sz w:val="22"/>
          <w:szCs w:val="22"/>
        </w:rPr>
      </w:pPr>
      <w:r w:rsidRPr="00C05809">
        <w:rPr>
          <w:rFonts w:ascii="Arial" w:hAnsi="Arial" w:cs="Arial"/>
          <w:sz w:val="22"/>
          <w:szCs w:val="22"/>
        </w:rPr>
        <w:t xml:space="preserve">PH class 9 – Easter Tuesday  </w:t>
      </w:r>
    </w:p>
    <w:p w14:paraId="0833B2F6" w14:textId="77777777" w:rsidR="00820D90" w:rsidRDefault="00820D90" w:rsidP="00676647">
      <w:pPr>
        <w:rPr>
          <w:rFonts w:ascii="Arial" w:hAnsi="Arial" w:cs="Arial"/>
          <w:sz w:val="22"/>
          <w:szCs w:val="22"/>
        </w:rPr>
      </w:pPr>
    </w:p>
    <w:p w14:paraId="42652DCE" w14:textId="77777777" w:rsidR="00676647" w:rsidRDefault="00676647" w:rsidP="00676647">
      <w:pPr>
        <w:rPr>
          <w:rFonts w:ascii="Arial" w:hAnsi="Arial" w:cs="Arial"/>
          <w:sz w:val="22"/>
          <w:szCs w:val="22"/>
        </w:rPr>
      </w:pPr>
      <w:r w:rsidRPr="008B72C6">
        <w:rPr>
          <w:rFonts w:ascii="Arial" w:hAnsi="Arial" w:cs="Arial"/>
          <w:sz w:val="22"/>
          <w:szCs w:val="22"/>
        </w:rPr>
        <w:t xml:space="preserve">Please refer to the </w:t>
      </w:r>
      <w:r>
        <w:rPr>
          <w:rFonts w:ascii="Arial" w:hAnsi="Arial" w:cs="Arial"/>
          <w:sz w:val="22"/>
          <w:szCs w:val="22"/>
        </w:rPr>
        <w:t xml:space="preserve">Time Management </w:t>
      </w:r>
      <w:r w:rsidRPr="008B72C6">
        <w:rPr>
          <w:rFonts w:ascii="Arial" w:hAnsi="Arial" w:cs="Arial"/>
          <w:sz w:val="22"/>
          <w:szCs w:val="22"/>
        </w:rPr>
        <w:t>Configuration Worksheet</w:t>
      </w:r>
      <w:r>
        <w:rPr>
          <w:rFonts w:ascii="Arial" w:hAnsi="Arial" w:cs="Arial"/>
          <w:sz w:val="22"/>
          <w:szCs w:val="22"/>
        </w:rPr>
        <w:t xml:space="preserve"> ‘</w:t>
      </w:r>
      <w:proofErr w:type="spellStart"/>
      <w:r w:rsidR="00C02C06" w:rsidRPr="00C02C06">
        <w:rPr>
          <w:rFonts w:ascii="Arial" w:hAnsi="Arial" w:cs="Arial"/>
          <w:sz w:val="22"/>
          <w:szCs w:val="22"/>
        </w:rPr>
        <w:t>Config_Holiday</w:t>
      </w:r>
      <w:proofErr w:type="spellEnd"/>
      <w:r w:rsidR="00C02C06" w:rsidRPr="00C02C06">
        <w:rPr>
          <w:rFonts w:ascii="Arial" w:hAnsi="Arial" w:cs="Arial"/>
          <w:sz w:val="22"/>
          <w:szCs w:val="22"/>
        </w:rPr>
        <w:t xml:space="preserve"> Calendar</w:t>
      </w:r>
      <w:r>
        <w:rPr>
          <w:rFonts w:ascii="Arial" w:hAnsi="Arial" w:cs="Arial"/>
          <w:sz w:val="22"/>
          <w:szCs w:val="22"/>
        </w:rPr>
        <w:t>’ tab</w:t>
      </w:r>
      <w:r w:rsidRPr="008B72C6">
        <w:rPr>
          <w:rFonts w:ascii="Arial" w:hAnsi="Arial" w:cs="Arial"/>
          <w:sz w:val="22"/>
          <w:szCs w:val="22"/>
        </w:rPr>
        <w:t xml:space="preserve"> for details.</w:t>
      </w:r>
    </w:p>
    <w:p w14:paraId="3E9B18A5" w14:textId="77777777" w:rsidR="00CB327B" w:rsidRDefault="00CB327B" w:rsidP="00676647">
      <w:pPr>
        <w:rPr>
          <w:rFonts w:ascii="Arial" w:hAnsi="Arial" w:cs="Arial"/>
          <w:sz w:val="22"/>
          <w:szCs w:val="22"/>
        </w:rPr>
      </w:pPr>
    </w:p>
    <w:p w14:paraId="5F0D3F7E" w14:textId="77777777" w:rsidR="000557AD" w:rsidRDefault="003D386F" w:rsidP="00D66F94">
      <w:pPr>
        <w:pStyle w:val="Heading3"/>
      </w:pPr>
      <w:bookmarkStart w:id="43" w:name="_Toc20471422"/>
      <w:bookmarkStart w:id="44" w:name="_Toc517444236"/>
      <w:r>
        <w:t>Work Schedules</w:t>
      </w:r>
      <w:bookmarkEnd w:id="43"/>
      <w:r>
        <w:t xml:space="preserve"> </w:t>
      </w:r>
      <w:bookmarkEnd w:id="44"/>
    </w:p>
    <w:p w14:paraId="1A499E8A" w14:textId="77777777" w:rsidR="003D386F" w:rsidRDefault="00FC20A1" w:rsidP="00961F66">
      <w:pPr>
        <w:rPr>
          <w:rFonts w:ascii="Arial" w:hAnsi="Arial" w:cs="Arial"/>
          <w:sz w:val="22"/>
          <w:szCs w:val="22"/>
        </w:rPr>
      </w:pPr>
      <w:r>
        <w:rPr>
          <w:rFonts w:ascii="Arial" w:hAnsi="Arial" w:cs="Arial"/>
          <w:sz w:val="22"/>
          <w:szCs w:val="22"/>
        </w:rPr>
        <w:t>A fundamental component of an employee’s master data is their work schedule rule (</w:t>
      </w:r>
      <w:proofErr w:type="spellStart"/>
      <w:r>
        <w:rPr>
          <w:rFonts w:ascii="Arial" w:hAnsi="Arial" w:cs="Arial"/>
          <w:sz w:val="22"/>
          <w:szCs w:val="22"/>
        </w:rPr>
        <w:t>Infotype</w:t>
      </w:r>
      <w:proofErr w:type="spellEnd"/>
      <w:r>
        <w:rPr>
          <w:rFonts w:ascii="Arial" w:hAnsi="Arial" w:cs="Arial"/>
          <w:sz w:val="22"/>
          <w:szCs w:val="22"/>
        </w:rPr>
        <w:t xml:space="preserve"> 0007). Work schedules act as a </w:t>
      </w:r>
      <w:proofErr w:type="gramStart"/>
      <w:r>
        <w:rPr>
          <w:rFonts w:ascii="Arial" w:hAnsi="Arial" w:cs="Arial"/>
          <w:sz w:val="22"/>
          <w:szCs w:val="22"/>
        </w:rPr>
        <w:t>top level</w:t>
      </w:r>
      <w:proofErr w:type="gramEnd"/>
      <w:r>
        <w:rPr>
          <w:rFonts w:ascii="Arial" w:hAnsi="Arial" w:cs="Arial"/>
          <w:sz w:val="22"/>
          <w:szCs w:val="22"/>
        </w:rPr>
        <w:t xml:space="preserve"> node for hierarchical structure of components that together describe employee’s working pattern for any given day, taking contractual, employer and legislative requirements into consideration. </w:t>
      </w:r>
    </w:p>
    <w:p w14:paraId="1553DED7" w14:textId="77777777" w:rsidR="00663BF4" w:rsidRDefault="00FC20A1" w:rsidP="00961F66">
      <w:pPr>
        <w:rPr>
          <w:rFonts w:ascii="Arial" w:hAnsi="Arial" w:cs="Arial"/>
          <w:sz w:val="22"/>
          <w:szCs w:val="22"/>
        </w:rPr>
      </w:pPr>
      <w:r>
        <w:rPr>
          <w:rFonts w:ascii="Arial" w:hAnsi="Arial" w:cs="Arial"/>
          <w:sz w:val="22"/>
          <w:szCs w:val="22"/>
        </w:rPr>
        <w:t xml:space="preserve">In </w:t>
      </w:r>
      <w:proofErr w:type="spellStart"/>
      <w:r>
        <w:rPr>
          <w:rFonts w:ascii="Arial" w:hAnsi="Arial" w:cs="Arial"/>
          <w:sz w:val="22"/>
          <w:szCs w:val="22"/>
        </w:rPr>
        <w:t>GlobalView</w:t>
      </w:r>
      <w:proofErr w:type="spellEnd"/>
      <w:r w:rsidRPr="00FC20A1">
        <w:rPr>
          <w:rFonts w:ascii="Arial" w:hAnsi="Arial" w:cs="Arial"/>
          <w:sz w:val="22"/>
          <w:szCs w:val="22"/>
          <w:vertAlign w:val="superscript"/>
        </w:rPr>
        <w:t>®</w:t>
      </w:r>
      <w:r>
        <w:rPr>
          <w:rFonts w:ascii="Arial" w:hAnsi="Arial" w:cs="Arial"/>
          <w:sz w:val="22"/>
          <w:szCs w:val="22"/>
        </w:rPr>
        <w:t xml:space="preserve"> a work pattern consists of </w:t>
      </w:r>
      <w:proofErr w:type="gramStart"/>
      <w:r>
        <w:rPr>
          <w:rFonts w:ascii="Arial" w:hAnsi="Arial" w:cs="Arial"/>
          <w:sz w:val="22"/>
          <w:szCs w:val="22"/>
        </w:rPr>
        <w:t>a number of</w:t>
      </w:r>
      <w:proofErr w:type="gramEnd"/>
      <w:r>
        <w:rPr>
          <w:rFonts w:ascii="Arial" w:hAnsi="Arial" w:cs="Arial"/>
          <w:sz w:val="22"/>
          <w:szCs w:val="22"/>
        </w:rPr>
        <w:t xml:space="preserve"> ‘building blocks’, these are</w:t>
      </w:r>
      <w:r w:rsidR="00663BF4">
        <w:rPr>
          <w:rFonts w:ascii="Arial" w:hAnsi="Arial" w:cs="Arial"/>
          <w:sz w:val="22"/>
          <w:szCs w:val="22"/>
        </w:rPr>
        <w:t xml:space="preserve"> detailed in below sections. </w:t>
      </w:r>
    </w:p>
    <w:p w14:paraId="4D989541" w14:textId="77777777" w:rsidR="00CB327B" w:rsidRDefault="00CB327B" w:rsidP="00D66F94">
      <w:pPr>
        <w:rPr>
          <w:rFonts w:ascii="Arial" w:hAnsi="Arial" w:cs="Arial"/>
          <w:b/>
          <w:sz w:val="22"/>
          <w:szCs w:val="22"/>
        </w:rPr>
      </w:pPr>
    </w:p>
    <w:p w14:paraId="71A2AC76" w14:textId="77777777" w:rsidR="003679A2" w:rsidRPr="00D66F94" w:rsidRDefault="003679A2" w:rsidP="00D66F94">
      <w:pPr>
        <w:rPr>
          <w:rFonts w:ascii="Arial" w:hAnsi="Arial" w:cs="Arial"/>
          <w:b/>
          <w:sz w:val="22"/>
          <w:szCs w:val="22"/>
        </w:rPr>
      </w:pPr>
      <w:r w:rsidRPr="00D66F94">
        <w:rPr>
          <w:rFonts w:ascii="Arial" w:hAnsi="Arial" w:cs="Arial"/>
          <w:b/>
          <w:sz w:val="22"/>
          <w:szCs w:val="22"/>
        </w:rPr>
        <w:t xml:space="preserve">Day Types </w:t>
      </w:r>
    </w:p>
    <w:p w14:paraId="08BF2082" w14:textId="77777777" w:rsidR="00696F3B" w:rsidRDefault="00696F3B" w:rsidP="003679A2">
      <w:pPr>
        <w:rPr>
          <w:rFonts w:ascii="Arial" w:hAnsi="Arial" w:cs="Arial"/>
          <w:sz w:val="22"/>
          <w:szCs w:val="22"/>
        </w:rPr>
      </w:pPr>
      <w:r>
        <w:rPr>
          <w:rFonts w:ascii="Arial" w:hAnsi="Arial" w:cs="Arial"/>
          <w:sz w:val="22"/>
          <w:szCs w:val="22"/>
        </w:rPr>
        <w:t xml:space="preserve">Day types define the payment relevancy of a certain calendar day as well as the planned attendance regardless of the daily work schedule. For example, where an absence is entered on a day setup with Day Type 0 – Work / Paid, the associated entitlement for that absence will be reduced by the number of hours the employee is scheduled on that day. </w:t>
      </w:r>
    </w:p>
    <w:p w14:paraId="274ED599" w14:textId="77777777" w:rsidR="003679A2" w:rsidRDefault="003679A2" w:rsidP="003679A2">
      <w:pPr>
        <w:rPr>
          <w:rFonts w:ascii="Arial" w:hAnsi="Arial" w:cs="Arial"/>
          <w:sz w:val="22"/>
          <w:szCs w:val="22"/>
        </w:rPr>
      </w:pPr>
      <w:r>
        <w:rPr>
          <w:rFonts w:ascii="Arial" w:hAnsi="Arial" w:cs="Arial"/>
          <w:sz w:val="22"/>
          <w:szCs w:val="22"/>
        </w:rPr>
        <w:t xml:space="preserve">The follow </w:t>
      </w:r>
      <w:r w:rsidR="003A32CD">
        <w:rPr>
          <w:rFonts w:ascii="Arial" w:hAnsi="Arial" w:cs="Arial"/>
          <w:sz w:val="22"/>
          <w:szCs w:val="22"/>
        </w:rPr>
        <w:t>D</w:t>
      </w:r>
      <w:r>
        <w:rPr>
          <w:rFonts w:ascii="Arial" w:hAnsi="Arial" w:cs="Arial"/>
          <w:sz w:val="22"/>
          <w:szCs w:val="22"/>
        </w:rPr>
        <w:t xml:space="preserve">ay </w:t>
      </w:r>
      <w:r w:rsidR="003A32CD">
        <w:rPr>
          <w:rFonts w:ascii="Arial" w:hAnsi="Arial" w:cs="Arial"/>
          <w:sz w:val="22"/>
          <w:szCs w:val="22"/>
        </w:rPr>
        <w:t>T</w:t>
      </w:r>
      <w:r>
        <w:rPr>
          <w:rFonts w:ascii="Arial" w:hAnsi="Arial" w:cs="Arial"/>
          <w:sz w:val="22"/>
          <w:szCs w:val="22"/>
        </w:rPr>
        <w:t xml:space="preserve">ypes </w:t>
      </w:r>
      <w:r w:rsidR="00696F3B">
        <w:rPr>
          <w:rFonts w:ascii="Arial" w:hAnsi="Arial" w:cs="Arial"/>
          <w:sz w:val="22"/>
          <w:szCs w:val="22"/>
        </w:rPr>
        <w:t xml:space="preserve">will be </w:t>
      </w:r>
      <w:r>
        <w:rPr>
          <w:rFonts w:ascii="Arial" w:hAnsi="Arial" w:cs="Arial"/>
          <w:sz w:val="22"/>
          <w:szCs w:val="22"/>
        </w:rPr>
        <w:t xml:space="preserve">available – </w:t>
      </w:r>
    </w:p>
    <w:p w14:paraId="1665152B" w14:textId="77777777" w:rsidR="003679A2" w:rsidRPr="003679A2" w:rsidRDefault="003679A2" w:rsidP="00DE6430">
      <w:pPr>
        <w:pStyle w:val="ListParagraph"/>
        <w:numPr>
          <w:ilvl w:val="0"/>
          <w:numId w:val="21"/>
        </w:numPr>
        <w:rPr>
          <w:rFonts w:ascii="Arial" w:hAnsi="Arial" w:cs="Arial"/>
          <w:sz w:val="22"/>
          <w:szCs w:val="22"/>
        </w:rPr>
      </w:pPr>
      <w:r w:rsidRPr="003679A2">
        <w:rPr>
          <w:rFonts w:ascii="Arial" w:hAnsi="Arial" w:cs="Arial"/>
          <w:sz w:val="22"/>
          <w:szCs w:val="22"/>
        </w:rPr>
        <w:t xml:space="preserve">Day Type 0 – Work / Paid </w:t>
      </w:r>
    </w:p>
    <w:p w14:paraId="3EE9CA25" w14:textId="77777777" w:rsidR="003679A2" w:rsidRPr="003679A2" w:rsidRDefault="003679A2" w:rsidP="00DE6430">
      <w:pPr>
        <w:pStyle w:val="ListParagraph"/>
        <w:numPr>
          <w:ilvl w:val="0"/>
          <w:numId w:val="21"/>
        </w:numPr>
        <w:rPr>
          <w:rFonts w:ascii="Arial" w:hAnsi="Arial" w:cs="Arial"/>
          <w:sz w:val="22"/>
          <w:szCs w:val="22"/>
        </w:rPr>
      </w:pPr>
      <w:r w:rsidRPr="003679A2">
        <w:rPr>
          <w:rFonts w:ascii="Arial" w:hAnsi="Arial" w:cs="Arial"/>
          <w:sz w:val="22"/>
          <w:szCs w:val="22"/>
        </w:rPr>
        <w:t xml:space="preserve">Day Type 1 – Off / Paid </w:t>
      </w:r>
    </w:p>
    <w:p w14:paraId="29FCB7C6" w14:textId="77777777" w:rsidR="003679A2" w:rsidRPr="003679A2" w:rsidRDefault="003679A2" w:rsidP="00DE6430">
      <w:pPr>
        <w:pStyle w:val="ListParagraph"/>
        <w:numPr>
          <w:ilvl w:val="0"/>
          <w:numId w:val="21"/>
        </w:numPr>
        <w:rPr>
          <w:rFonts w:ascii="Arial" w:hAnsi="Arial" w:cs="Arial"/>
          <w:sz w:val="22"/>
          <w:szCs w:val="22"/>
        </w:rPr>
      </w:pPr>
      <w:r w:rsidRPr="003679A2">
        <w:rPr>
          <w:rFonts w:ascii="Arial" w:hAnsi="Arial" w:cs="Arial"/>
          <w:sz w:val="22"/>
          <w:szCs w:val="22"/>
        </w:rPr>
        <w:t xml:space="preserve">Day Type 2 – Off / Unpaid </w:t>
      </w:r>
    </w:p>
    <w:p w14:paraId="5F22E199" w14:textId="77777777" w:rsidR="003679A2" w:rsidRDefault="003679A2" w:rsidP="00DE6430">
      <w:pPr>
        <w:pStyle w:val="ListParagraph"/>
        <w:numPr>
          <w:ilvl w:val="0"/>
          <w:numId w:val="21"/>
        </w:numPr>
        <w:rPr>
          <w:rFonts w:ascii="Arial" w:hAnsi="Arial" w:cs="Arial"/>
          <w:sz w:val="22"/>
          <w:szCs w:val="22"/>
        </w:rPr>
      </w:pPr>
      <w:r w:rsidRPr="003679A2">
        <w:rPr>
          <w:rFonts w:ascii="Arial" w:hAnsi="Arial" w:cs="Arial"/>
          <w:sz w:val="22"/>
          <w:szCs w:val="22"/>
        </w:rPr>
        <w:t xml:space="preserve">Day Type </w:t>
      </w:r>
      <w:r w:rsidR="00FC25B2">
        <w:rPr>
          <w:rFonts w:ascii="Arial" w:hAnsi="Arial" w:cs="Arial"/>
          <w:sz w:val="22"/>
          <w:szCs w:val="22"/>
        </w:rPr>
        <w:t>7</w:t>
      </w:r>
      <w:r w:rsidRPr="003679A2">
        <w:rPr>
          <w:rFonts w:ascii="Arial" w:hAnsi="Arial" w:cs="Arial"/>
          <w:sz w:val="22"/>
          <w:szCs w:val="22"/>
        </w:rPr>
        <w:t xml:space="preserve"> – Public Holiday </w:t>
      </w:r>
    </w:p>
    <w:p w14:paraId="58358D09" w14:textId="77777777" w:rsidR="00FC25B2" w:rsidRPr="00C05809" w:rsidRDefault="00FC25B2" w:rsidP="00DE6430">
      <w:pPr>
        <w:pStyle w:val="ListParagraph"/>
        <w:numPr>
          <w:ilvl w:val="0"/>
          <w:numId w:val="21"/>
        </w:numPr>
        <w:rPr>
          <w:rFonts w:ascii="Arial" w:hAnsi="Arial" w:cs="Arial"/>
          <w:sz w:val="22"/>
          <w:szCs w:val="22"/>
        </w:rPr>
      </w:pPr>
      <w:r w:rsidRPr="00C05809">
        <w:rPr>
          <w:rFonts w:ascii="Arial" w:hAnsi="Arial" w:cs="Arial"/>
          <w:sz w:val="22"/>
          <w:szCs w:val="22"/>
        </w:rPr>
        <w:t xml:space="preserve">Day Type 8 – Christmas Shutdown </w:t>
      </w:r>
    </w:p>
    <w:p w14:paraId="19708609" w14:textId="77777777" w:rsidR="00FC25B2" w:rsidRPr="00C05809" w:rsidRDefault="00FC25B2" w:rsidP="00DE6430">
      <w:pPr>
        <w:pStyle w:val="ListParagraph"/>
        <w:numPr>
          <w:ilvl w:val="0"/>
          <w:numId w:val="21"/>
        </w:numPr>
        <w:rPr>
          <w:rFonts w:ascii="Arial" w:hAnsi="Arial" w:cs="Arial"/>
          <w:sz w:val="22"/>
          <w:szCs w:val="22"/>
        </w:rPr>
      </w:pPr>
      <w:r w:rsidRPr="00C05809">
        <w:rPr>
          <w:rFonts w:ascii="Arial" w:hAnsi="Arial" w:cs="Arial"/>
          <w:sz w:val="22"/>
          <w:szCs w:val="22"/>
        </w:rPr>
        <w:t xml:space="preserve">Day Type 9 – Easter Tuesday </w:t>
      </w:r>
    </w:p>
    <w:p w14:paraId="0CD2D31A" w14:textId="77777777" w:rsidR="00D66F94" w:rsidRDefault="00D66F94" w:rsidP="00D66F94">
      <w:pPr>
        <w:rPr>
          <w:rFonts w:ascii="Arial" w:hAnsi="Arial" w:cs="Arial"/>
          <w:b/>
          <w:sz w:val="22"/>
          <w:szCs w:val="22"/>
        </w:rPr>
      </w:pPr>
    </w:p>
    <w:p w14:paraId="0EF93908" w14:textId="77777777" w:rsidR="00FC20A1" w:rsidRPr="00D66F94" w:rsidRDefault="00FC20A1" w:rsidP="00D66F94">
      <w:pPr>
        <w:rPr>
          <w:rFonts w:ascii="Arial" w:hAnsi="Arial" w:cs="Arial"/>
          <w:b/>
          <w:sz w:val="22"/>
          <w:szCs w:val="22"/>
        </w:rPr>
      </w:pPr>
      <w:r w:rsidRPr="00D66F94">
        <w:rPr>
          <w:rFonts w:ascii="Arial" w:hAnsi="Arial" w:cs="Arial"/>
          <w:b/>
          <w:sz w:val="22"/>
          <w:szCs w:val="22"/>
        </w:rPr>
        <w:lastRenderedPageBreak/>
        <w:t xml:space="preserve">Time Status   </w:t>
      </w:r>
    </w:p>
    <w:p w14:paraId="0A0D9E4F" w14:textId="77777777" w:rsidR="0018445C" w:rsidRDefault="00FC20A1" w:rsidP="00FC20A1">
      <w:pPr>
        <w:rPr>
          <w:rFonts w:ascii="Arial" w:hAnsi="Arial" w:cs="Arial"/>
          <w:sz w:val="22"/>
          <w:szCs w:val="22"/>
        </w:rPr>
      </w:pPr>
      <w:r>
        <w:rPr>
          <w:rFonts w:ascii="Arial" w:hAnsi="Arial" w:cs="Arial"/>
          <w:sz w:val="22"/>
          <w:szCs w:val="22"/>
        </w:rPr>
        <w:t xml:space="preserve">The Time Status represents how employees are processed through time evaluation. </w:t>
      </w:r>
    </w:p>
    <w:p w14:paraId="477EEB3B" w14:textId="77777777" w:rsidR="003A32CD" w:rsidRDefault="0018445C" w:rsidP="003A32CD">
      <w:pPr>
        <w:rPr>
          <w:rFonts w:ascii="Arial" w:hAnsi="Arial" w:cs="Arial"/>
          <w:sz w:val="22"/>
          <w:szCs w:val="22"/>
        </w:rPr>
      </w:pPr>
      <w:r>
        <w:rPr>
          <w:rFonts w:ascii="Arial" w:hAnsi="Arial" w:cs="Arial"/>
          <w:sz w:val="22"/>
          <w:szCs w:val="22"/>
        </w:rPr>
        <w:t xml:space="preserve">For </w:t>
      </w:r>
      <w:r w:rsidRPr="00A9156E">
        <w:rPr>
          <w:rFonts w:ascii="Arial" w:hAnsi="Arial" w:cs="Arial"/>
          <w:sz w:val="22"/>
          <w:szCs w:val="22"/>
        </w:rPr>
        <w:fldChar w:fldCharType="begin"/>
      </w:r>
      <w:r w:rsidRPr="00A9156E">
        <w:rPr>
          <w:rFonts w:ascii="Arial" w:hAnsi="Arial" w:cs="Arial"/>
          <w:sz w:val="22"/>
          <w:szCs w:val="22"/>
        </w:rPr>
        <w:instrText xml:space="preserve"> STYLEREF  ClientName-Ref  \* MERGEFORMAT </w:instrText>
      </w:r>
      <w:r w:rsidRPr="00A9156E">
        <w:rPr>
          <w:rFonts w:ascii="Arial" w:hAnsi="Arial" w:cs="Arial"/>
          <w:sz w:val="22"/>
          <w:szCs w:val="22"/>
        </w:rPr>
        <w:fldChar w:fldCharType="separate"/>
      </w:r>
      <w:r>
        <w:rPr>
          <w:rFonts w:ascii="Arial" w:hAnsi="Arial" w:cs="Arial"/>
          <w:noProof/>
          <w:sz w:val="22"/>
          <w:szCs w:val="22"/>
        </w:rPr>
        <w:t>RMIT Australia</w:t>
      </w:r>
      <w:r w:rsidRPr="00A9156E">
        <w:rPr>
          <w:rFonts w:ascii="Arial" w:hAnsi="Arial" w:cs="Arial"/>
          <w:sz w:val="22"/>
          <w:szCs w:val="22"/>
        </w:rPr>
        <w:fldChar w:fldCharType="end"/>
      </w:r>
      <w:r>
        <w:rPr>
          <w:rFonts w:ascii="Arial" w:hAnsi="Arial" w:cs="Arial"/>
          <w:sz w:val="22"/>
          <w:szCs w:val="22"/>
        </w:rPr>
        <w:t xml:space="preserve"> everyone will be defaulted to</w:t>
      </w:r>
      <w:r w:rsidR="00663BF4">
        <w:rPr>
          <w:rFonts w:ascii="Arial" w:hAnsi="Arial" w:cs="Arial"/>
          <w:sz w:val="22"/>
          <w:szCs w:val="22"/>
        </w:rPr>
        <w:t xml:space="preserve"> Time Status 9.</w:t>
      </w:r>
      <w:r>
        <w:rPr>
          <w:rFonts w:ascii="Arial" w:hAnsi="Arial" w:cs="Arial"/>
          <w:sz w:val="22"/>
          <w:szCs w:val="22"/>
        </w:rPr>
        <w:t xml:space="preserve"> </w:t>
      </w:r>
      <w:r w:rsidR="003A32CD">
        <w:rPr>
          <w:rFonts w:ascii="Arial" w:hAnsi="Arial" w:cs="Arial"/>
          <w:sz w:val="22"/>
          <w:szCs w:val="22"/>
        </w:rPr>
        <w:t xml:space="preserve">This means time is entered only for exceptions to the planned work pattern (excluding certain casuals). Time evaluation will be performed to process absences, attendances and create absence quotas. The daily work schedule will be deemed as being worked. </w:t>
      </w:r>
    </w:p>
    <w:p w14:paraId="6B13088D" w14:textId="77777777" w:rsidR="00D66F94" w:rsidRDefault="00D66F94" w:rsidP="00D66F94">
      <w:pPr>
        <w:rPr>
          <w:rFonts w:ascii="Arial" w:hAnsi="Arial" w:cs="Arial"/>
          <w:b/>
          <w:sz w:val="22"/>
          <w:szCs w:val="22"/>
        </w:rPr>
      </w:pPr>
    </w:p>
    <w:p w14:paraId="543C0C6C" w14:textId="77777777" w:rsidR="003D386F" w:rsidRPr="00D66F94" w:rsidRDefault="003D386F" w:rsidP="00D66F94">
      <w:pPr>
        <w:rPr>
          <w:rFonts w:ascii="Arial" w:hAnsi="Arial" w:cs="Arial"/>
          <w:b/>
          <w:sz w:val="22"/>
          <w:szCs w:val="22"/>
        </w:rPr>
      </w:pPr>
      <w:r w:rsidRPr="00D66F94">
        <w:rPr>
          <w:rFonts w:ascii="Arial" w:hAnsi="Arial" w:cs="Arial"/>
          <w:b/>
          <w:sz w:val="22"/>
          <w:szCs w:val="22"/>
        </w:rPr>
        <w:t xml:space="preserve">Work Break Schedule  </w:t>
      </w:r>
    </w:p>
    <w:p w14:paraId="1EB5672C" w14:textId="77777777" w:rsidR="00663BF4" w:rsidRDefault="00663BF4" w:rsidP="000761E0">
      <w:pPr>
        <w:rPr>
          <w:rFonts w:ascii="Arial" w:hAnsi="Arial" w:cs="Arial"/>
          <w:sz w:val="22"/>
          <w:szCs w:val="22"/>
        </w:rPr>
      </w:pPr>
      <w:r w:rsidRPr="00663BF4">
        <w:rPr>
          <w:rFonts w:ascii="Arial" w:hAnsi="Arial" w:cs="Arial"/>
          <w:sz w:val="22"/>
          <w:szCs w:val="22"/>
        </w:rPr>
        <w:t xml:space="preserve">A </w:t>
      </w:r>
      <w:r>
        <w:rPr>
          <w:rFonts w:ascii="Arial" w:hAnsi="Arial" w:cs="Arial"/>
          <w:sz w:val="22"/>
          <w:szCs w:val="22"/>
        </w:rPr>
        <w:t>Work Break Schedule stipulates when an employee can take breaks, how long the breaks may last and whether they are paid or unpaid. It can specify any number of breaks within the employee’s planned working time.</w:t>
      </w:r>
    </w:p>
    <w:p w14:paraId="3043D7F4" w14:textId="77777777" w:rsidR="00D66F94" w:rsidRDefault="00D66F94" w:rsidP="00D66F94">
      <w:pPr>
        <w:rPr>
          <w:rFonts w:ascii="Arial" w:hAnsi="Arial" w:cs="Arial"/>
          <w:b/>
          <w:sz w:val="22"/>
          <w:szCs w:val="22"/>
        </w:rPr>
      </w:pPr>
    </w:p>
    <w:p w14:paraId="35C084BB" w14:textId="77777777" w:rsidR="003D386F" w:rsidRPr="00D66F94" w:rsidRDefault="003D386F" w:rsidP="00D66F94">
      <w:pPr>
        <w:rPr>
          <w:rFonts w:ascii="Arial" w:hAnsi="Arial" w:cs="Arial"/>
          <w:b/>
          <w:sz w:val="22"/>
          <w:szCs w:val="22"/>
        </w:rPr>
      </w:pPr>
      <w:r w:rsidRPr="00D66F94">
        <w:rPr>
          <w:rFonts w:ascii="Arial" w:hAnsi="Arial" w:cs="Arial"/>
          <w:b/>
          <w:sz w:val="22"/>
          <w:szCs w:val="22"/>
        </w:rPr>
        <w:t xml:space="preserve">Daily Work Schedule (DWS) </w:t>
      </w:r>
    </w:p>
    <w:p w14:paraId="35B0D2A6" w14:textId="77777777" w:rsidR="00663BF4" w:rsidRDefault="003B0A96" w:rsidP="00663BF4">
      <w:pPr>
        <w:rPr>
          <w:rFonts w:ascii="Arial" w:hAnsi="Arial" w:cs="Arial"/>
          <w:sz w:val="22"/>
          <w:szCs w:val="22"/>
        </w:rPr>
      </w:pPr>
      <w:r>
        <w:rPr>
          <w:rFonts w:ascii="Arial" w:hAnsi="Arial" w:cs="Arial"/>
          <w:sz w:val="22"/>
          <w:szCs w:val="22"/>
        </w:rPr>
        <w:t>A Daily Work Schedule d</w:t>
      </w:r>
      <w:r w:rsidR="00AB4EAF">
        <w:rPr>
          <w:rFonts w:ascii="Arial" w:hAnsi="Arial" w:cs="Arial"/>
          <w:sz w:val="22"/>
          <w:szCs w:val="22"/>
        </w:rPr>
        <w:t>efines the</w:t>
      </w:r>
      <w:r>
        <w:rPr>
          <w:rFonts w:ascii="Arial" w:hAnsi="Arial" w:cs="Arial"/>
          <w:sz w:val="22"/>
          <w:szCs w:val="22"/>
        </w:rPr>
        <w:t xml:space="preserve"> scheduled start, end time, work break schedule and total working hours on a </w:t>
      </w:r>
      <w:proofErr w:type="gramStart"/>
      <w:r>
        <w:rPr>
          <w:rFonts w:ascii="Arial" w:hAnsi="Arial" w:cs="Arial"/>
          <w:sz w:val="22"/>
          <w:szCs w:val="22"/>
        </w:rPr>
        <w:t xml:space="preserve">particular </w:t>
      </w:r>
      <w:r w:rsidR="00663BF4">
        <w:rPr>
          <w:rFonts w:ascii="Arial" w:hAnsi="Arial" w:cs="Arial"/>
          <w:sz w:val="22"/>
          <w:szCs w:val="22"/>
        </w:rPr>
        <w:t>unspecified</w:t>
      </w:r>
      <w:proofErr w:type="gramEnd"/>
      <w:r w:rsidR="00663BF4">
        <w:rPr>
          <w:rFonts w:ascii="Arial" w:hAnsi="Arial" w:cs="Arial"/>
          <w:sz w:val="22"/>
          <w:szCs w:val="22"/>
        </w:rPr>
        <w:t xml:space="preserve"> day. </w:t>
      </w:r>
    </w:p>
    <w:p w14:paraId="5B8E068A" w14:textId="77777777" w:rsidR="00D66F94" w:rsidRDefault="00D66F94" w:rsidP="00D66F94">
      <w:pPr>
        <w:rPr>
          <w:rFonts w:ascii="Arial" w:hAnsi="Arial" w:cs="Arial"/>
          <w:b/>
          <w:sz w:val="22"/>
          <w:szCs w:val="22"/>
        </w:rPr>
      </w:pPr>
    </w:p>
    <w:p w14:paraId="729DCCF9" w14:textId="77777777" w:rsidR="003679A2" w:rsidRPr="00D66F94" w:rsidRDefault="003679A2" w:rsidP="00D66F94">
      <w:pPr>
        <w:rPr>
          <w:rFonts w:ascii="Arial" w:hAnsi="Arial" w:cs="Arial"/>
          <w:b/>
          <w:sz w:val="22"/>
          <w:szCs w:val="22"/>
        </w:rPr>
      </w:pPr>
      <w:r w:rsidRPr="00D66F94">
        <w:rPr>
          <w:rFonts w:ascii="Arial" w:hAnsi="Arial" w:cs="Arial"/>
          <w:b/>
          <w:sz w:val="22"/>
          <w:szCs w:val="22"/>
        </w:rPr>
        <w:t xml:space="preserve">Daily Work Schedule </w:t>
      </w:r>
      <w:r w:rsidR="003A32CD">
        <w:rPr>
          <w:rFonts w:ascii="Arial" w:hAnsi="Arial" w:cs="Arial"/>
          <w:b/>
          <w:sz w:val="22"/>
          <w:szCs w:val="22"/>
        </w:rPr>
        <w:t xml:space="preserve">(DWS) </w:t>
      </w:r>
      <w:r w:rsidRPr="00D66F94">
        <w:rPr>
          <w:rFonts w:ascii="Arial" w:hAnsi="Arial" w:cs="Arial"/>
          <w:b/>
          <w:sz w:val="22"/>
          <w:szCs w:val="22"/>
        </w:rPr>
        <w:t>Class</w:t>
      </w:r>
      <w:r w:rsidR="003A32CD">
        <w:rPr>
          <w:rFonts w:ascii="Arial" w:hAnsi="Arial" w:cs="Arial"/>
          <w:b/>
          <w:sz w:val="22"/>
          <w:szCs w:val="22"/>
        </w:rPr>
        <w:t>es</w:t>
      </w:r>
      <w:r w:rsidRPr="00D66F94">
        <w:rPr>
          <w:rFonts w:ascii="Arial" w:hAnsi="Arial" w:cs="Arial"/>
          <w:b/>
          <w:sz w:val="22"/>
          <w:szCs w:val="22"/>
        </w:rPr>
        <w:t xml:space="preserve"> </w:t>
      </w:r>
    </w:p>
    <w:p w14:paraId="2ACD5B6D" w14:textId="77777777" w:rsidR="003A32CD" w:rsidRDefault="003679A2" w:rsidP="003679A2">
      <w:pPr>
        <w:rPr>
          <w:rFonts w:ascii="Arial" w:hAnsi="Arial" w:cs="Arial"/>
          <w:sz w:val="22"/>
          <w:szCs w:val="22"/>
        </w:rPr>
      </w:pPr>
      <w:r>
        <w:rPr>
          <w:rFonts w:ascii="Arial" w:hAnsi="Arial" w:cs="Arial"/>
          <w:sz w:val="22"/>
          <w:szCs w:val="22"/>
        </w:rPr>
        <w:t>Daily Work Schedule class</w:t>
      </w:r>
      <w:r w:rsidR="003A32CD">
        <w:rPr>
          <w:rFonts w:ascii="Arial" w:hAnsi="Arial" w:cs="Arial"/>
          <w:sz w:val="22"/>
          <w:szCs w:val="22"/>
        </w:rPr>
        <w:t>es</w:t>
      </w:r>
      <w:r>
        <w:rPr>
          <w:rFonts w:ascii="Arial" w:hAnsi="Arial" w:cs="Arial"/>
          <w:sz w:val="22"/>
          <w:szCs w:val="22"/>
        </w:rPr>
        <w:t xml:space="preserve"> will be used during time evaluation to determine what type of day and shift to process for. </w:t>
      </w:r>
    </w:p>
    <w:p w14:paraId="23393EE3" w14:textId="77777777" w:rsidR="003A32CD" w:rsidRDefault="003679A2" w:rsidP="003679A2">
      <w:pPr>
        <w:rPr>
          <w:rFonts w:ascii="Arial" w:hAnsi="Arial" w:cs="Arial"/>
          <w:sz w:val="22"/>
          <w:szCs w:val="22"/>
        </w:rPr>
      </w:pPr>
      <w:r>
        <w:rPr>
          <w:rFonts w:ascii="Arial" w:hAnsi="Arial" w:cs="Arial"/>
          <w:sz w:val="22"/>
          <w:szCs w:val="22"/>
        </w:rPr>
        <w:t xml:space="preserve">The following </w:t>
      </w:r>
      <w:r w:rsidR="003A32CD">
        <w:rPr>
          <w:rFonts w:ascii="Arial" w:hAnsi="Arial" w:cs="Arial"/>
          <w:sz w:val="22"/>
          <w:szCs w:val="22"/>
        </w:rPr>
        <w:t xml:space="preserve">DWS classes will be available – </w:t>
      </w:r>
    </w:p>
    <w:p w14:paraId="662E5F95" w14:textId="77777777" w:rsidR="003679A2" w:rsidRPr="003679A2" w:rsidRDefault="003679A2" w:rsidP="00DE6430">
      <w:pPr>
        <w:pStyle w:val="ListParagraph"/>
        <w:numPr>
          <w:ilvl w:val="0"/>
          <w:numId w:val="22"/>
        </w:numPr>
        <w:rPr>
          <w:rFonts w:ascii="Arial" w:hAnsi="Arial" w:cs="Arial"/>
          <w:sz w:val="22"/>
          <w:szCs w:val="22"/>
        </w:rPr>
      </w:pPr>
      <w:r w:rsidRPr="003679A2">
        <w:rPr>
          <w:rFonts w:ascii="Arial" w:hAnsi="Arial" w:cs="Arial"/>
          <w:sz w:val="22"/>
          <w:szCs w:val="22"/>
        </w:rPr>
        <w:t xml:space="preserve">1 – Day Shift </w:t>
      </w:r>
    </w:p>
    <w:p w14:paraId="1C15BE28" w14:textId="77777777" w:rsidR="003679A2" w:rsidRPr="003679A2" w:rsidRDefault="003679A2" w:rsidP="00DE6430">
      <w:pPr>
        <w:pStyle w:val="ListParagraph"/>
        <w:numPr>
          <w:ilvl w:val="0"/>
          <w:numId w:val="22"/>
        </w:numPr>
        <w:rPr>
          <w:rFonts w:ascii="Arial" w:hAnsi="Arial" w:cs="Arial"/>
          <w:sz w:val="22"/>
          <w:szCs w:val="22"/>
        </w:rPr>
      </w:pPr>
      <w:r w:rsidRPr="003679A2">
        <w:rPr>
          <w:rFonts w:ascii="Arial" w:hAnsi="Arial" w:cs="Arial"/>
          <w:sz w:val="22"/>
          <w:szCs w:val="22"/>
        </w:rPr>
        <w:t xml:space="preserve">2 – Morning Shift </w:t>
      </w:r>
    </w:p>
    <w:p w14:paraId="092CD502" w14:textId="77777777" w:rsidR="003679A2" w:rsidRPr="003679A2" w:rsidRDefault="003679A2" w:rsidP="00DE6430">
      <w:pPr>
        <w:pStyle w:val="ListParagraph"/>
        <w:numPr>
          <w:ilvl w:val="0"/>
          <w:numId w:val="22"/>
        </w:numPr>
        <w:rPr>
          <w:rFonts w:ascii="Arial" w:hAnsi="Arial" w:cs="Arial"/>
          <w:sz w:val="22"/>
          <w:szCs w:val="22"/>
        </w:rPr>
      </w:pPr>
      <w:r w:rsidRPr="003679A2">
        <w:rPr>
          <w:rFonts w:ascii="Arial" w:hAnsi="Arial" w:cs="Arial"/>
          <w:sz w:val="22"/>
          <w:szCs w:val="22"/>
        </w:rPr>
        <w:t xml:space="preserve">3 – Afternoon Shift </w:t>
      </w:r>
    </w:p>
    <w:p w14:paraId="17F4645A" w14:textId="77777777" w:rsidR="003679A2" w:rsidRDefault="003679A2" w:rsidP="00DE6430">
      <w:pPr>
        <w:pStyle w:val="ListParagraph"/>
        <w:numPr>
          <w:ilvl w:val="0"/>
          <w:numId w:val="22"/>
        </w:numPr>
        <w:rPr>
          <w:rFonts w:ascii="Arial" w:hAnsi="Arial" w:cs="Arial"/>
          <w:sz w:val="22"/>
          <w:szCs w:val="22"/>
        </w:rPr>
      </w:pPr>
      <w:r w:rsidRPr="003679A2">
        <w:rPr>
          <w:rFonts w:ascii="Arial" w:hAnsi="Arial" w:cs="Arial"/>
          <w:sz w:val="22"/>
          <w:szCs w:val="22"/>
        </w:rPr>
        <w:t xml:space="preserve">4 – Night Shift </w:t>
      </w:r>
    </w:p>
    <w:p w14:paraId="15BA9422" w14:textId="77777777" w:rsidR="003A32CD" w:rsidRPr="00C05809" w:rsidRDefault="003A32CD" w:rsidP="00DE6430">
      <w:pPr>
        <w:pStyle w:val="ListParagraph"/>
        <w:numPr>
          <w:ilvl w:val="0"/>
          <w:numId w:val="22"/>
        </w:numPr>
        <w:rPr>
          <w:rFonts w:ascii="Arial" w:hAnsi="Arial" w:cs="Arial"/>
          <w:sz w:val="22"/>
          <w:szCs w:val="22"/>
        </w:rPr>
      </w:pPr>
      <w:r w:rsidRPr="00C05809">
        <w:rPr>
          <w:rFonts w:ascii="Arial" w:hAnsi="Arial" w:cs="Arial"/>
          <w:sz w:val="22"/>
          <w:szCs w:val="22"/>
        </w:rPr>
        <w:t xml:space="preserve">8 – Christmas Shutdown </w:t>
      </w:r>
    </w:p>
    <w:p w14:paraId="31D1A21C" w14:textId="77777777" w:rsidR="003A32CD" w:rsidRPr="00C05809" w:rsidRDefault="003A32CD" w:rsidP="00DE6430">
      <w:pPr>
        <w:pStyle w:val="ListParagraph"/>
        <w:numPr>
          <w:ilvl w:val="0"/>
          <w:numId w:val="22"/>
        </w:numPr>
        <w:rPr>
          <w:rFonts w:ascii="Arial" w:hAnsi="Arial" w:cs="Arial"/>
          <w:sz w:val="22"/>
          <w:szCs w:val="22"/>
        </w:rPr>
      </w:pPr>
      <w:r w:rsidRPr="00C05809">
        <w:rPr>
          <w:rFonts w:ascii="Arial" w:hAnsi="Arial" w:cs="Arial"/>
          <w:sz w:val="22"/>
          <w:szCs w:val="22"/>
        </w:rPr>
        <w:t xml:space="preserve">9 – Easter Tuesday </w:t>
      </w:r>
    </w:p>
    <w:p w14:paraId="5244EA22" w14:textId="77777777" w:rsidR="00D66F94" w:rsidRDefault="00D66F94" w:rsidP="00D66F94">
      <w:pPr>
        <w:rPr>
          <w:rFonts w:ascii="Arial" w:hAnsi="Arial" w:cs="Arial"/>
          <w:b/>
          <w:sz w:val="22"/>
          <w:szCs w:val="22"/>
        </w:rPr>
      </w:pPr>
    </w:p>
    <w:p w14:paraId="38D6EBA6" w14:textId="77777777" w:rsidR="003D386F" w:rsidRPr="00D66F94" w:rsidRDefault="003D386F" w:rsidP="00D66F94">
      <w:pPr>
        <w:rPr>
          <w:rFonts w:ascii="Arial" w:hAnsi="Arial" w:cs="Arial"/>
          <w:b/>
          <w:sz w:val="22"/>
          <w:szCs w:val="22"/>
        </w:rPr>
      </w:pPr>
      <w:r w:rsidRPr="00D66F94">
        <w:rPr>
          <w:rFonts w:ascii="Arial" w:hAnsi="Arial" w:cs="Arial"/>
          <w:b/>
          <w:sz w:val="22"/>
          <w:szCs w:val="22"/>
        </w:rPr>
        <w:t xml:space="preserve">Period Work Schedule (PWS) </w:t>
      </w:r>
    </w:p>
    <w:p w14:paraId="281B1C38" w14:textId="77777777" w:rsidR="00FB01D5" w:rsidRDefault="00965B8B" w:rsidP="00965B8B">
      <w:pPr>
        <w:rPr>
          <w:rFonts w:ascii="Arial" w:hAnsi="Arial" w:cs="Arial"/>
          <w:sz w:val="22"/>
          <w:szCs w:val="22"/>
        </w:rPr>
      </w:pPr>
      <w:r>
        <w:rPr>
          <w:rFonts w:ascii="Arial" w:hAnsi="Arial" w:cs="Arial"/>
          <w:sz w:val="22"/>
          <w:szCs w:val="22"/>
        </w:rPr>
        <w:t xml:space="preserve">Period </w:t>
      </w:r>
      <w:r w:rsidR="003A32CD">
        <w:rPr>
          <w:rFonts w:ascii="Arial" w:hAnsi="Arial" w:cs="Arial"/>
          <w:sz w:val="22"/>
          <w:szCs w:val="22"/>
        </w:rPr>
        <w:t>W</w:t>
      </w:r>
      <w:r>
        <w:rPr>
          <w:rFonts w:ascii="Arial" w:hAnsi="Arial" w:cs="Arial"/>
          <w:sz w:val="22"/>
          <w:szCs w:val="22"/>
        </w:rPr>
        <w:t xml:space="preserve">ork </w:t>
      </w:r>
      <w:r w:rsidR="003A32CD">
        <w:rPr>
          <w:rFonts w:ascii="Arial" w:hAnsi="Arial" w:cs="Arial"/>
          <w:sz w:val="22"/>
          <w:szCs w:val="22"/>
        </w:rPr>
        <w:t>S</w:t>
      </w:r>
      <w:r>
        <w:rPr>
          <w:rFonts w:ascii="Arial" w:hAnsi="Arial" w:cs="Arial"/>
          <w:sz w:val="22"/>
          <w:szCs w:val="22"/>
        </w:rPr>
        <w:t>chedules link</w:t>
      </w:r>
      <w:r w:rsidR="003A32CD">
        <w:rPr>
          <w:rFonts w:ascii="Arial" w:hAnsi="Arial" w:cs="Arial"/>
          <w:sz w:val="22"/>
          <w:szCs w:val="22"/>
        </w:rPr>
        <w:t xml:space="preserve"> Daily Work Schedules into repeating patterns using multiples of </w:t>
      </w:r>
      <w:proofErr w:type="gramStart"/>
      <w:r w:rsidR="003A32CD">
        <w:rPr>
          <w:rFonts w:ascii="Arial" w:hAnsi="Arial" w:cs="Arial"/>
          <w:sz w:val="22"/>
          <w:szCs w:val="22"/>
        </w:rPr>
        <w:t>7 day</w:t>
      </w:r>
      <w:proofErr w:type="gramEnd"/>
      <w:r w:rsidR="003A32CD">
        <w:rPr>
          <w:rFonts w:ascii="Arial" w:hAnsi="Arial" w:cs="Arial"/>
          <w:sz w:val="22"/>
          <w:szCs w:val="22"/>
        </w:rPr>
        <w:t xml:space="preserve"> weeks. The PWS also defines whether the roster cycle is based on a single week, or a multiple week rotating cycle. This forms </w:t>
      </w:r>
      <w:r>
        <w:rPr>
          <w:rFonts w:ascii="Arial" w:hAnsi="Arial" w:cs="Arial"/>
          <w:sz w:val="22"/>
          <w:szCs w:val="22"/>
        </w:rPr>
        <w:t xml:space="preserve">the link between the </w:t>
      </w:r>
      <w:r w:rsidR="003A32CD">
        <w:rPr>
          <w:rFonts w:ascii="Arial" w:hAnsi="Arial" w:cs="Arial"/>
          <w:sz w:val="22"/>
          <w:szCs w:val="22"/>
        </w:rPr>
        <w:t>W</w:t>
      </w:r>
      <w:r>
        <w:rPr>
          <w:rFonts w:ascii="Arial" w:hAnsi="Arial" w:cs="Arial"/>
          <w:sz w:val="22"/>
          <w:szCs w:val="22"/>
        </w:rPr>
        <w:t xml:space="preserve">ork </w:t>
      </w:r>
      <w:r w:rsidR="003A32CD">
        <w:rPr>
          <w:rFonts w:ascii="Arial" w:hAnsi="Arial" w:cs="Arial"/>
          <w:sz w:val="22"/>
          <w:szCs w:val="22"/>
        </w:rPr>
        <w:t>S</w:t>
      </w:r>
      <w:r>
        <w:rPr>
          <w:rFonts w:ascii="Arial" w:hAnsi="Arial" w:cs="Arial"/>
          <w:sz w:val="22"/>
          <w:szCs w:val="22"/>
        </w:rPr>
        <w:t xml:space="preserve">chedule </w:t>
      </w:r>
      <w:r w:rsidR="003A32CD">
        <w:rPr>
          <w:rFonts w:ascii="Arial" w:hAnsi="Arial" w:cs="Arial"/>
          <w:sz w:val="22"/>
          <w:szCs w:val="22"/>
        </w:rPr>
        <w:t>R</w:t>
      </w:r>
      <w:r>
        <w:rPr>
          <w:rFonts w:ascii="Arial" w:hAnsi="Arial" w:cs="Arial"/>
          <w:sz w:val="22"/>
          <w:szCs w:val="22"/>
        </w:rPr>
        <w:t>ule</w:t>
      </w:r>
      <w:r w:rsidR="003A32CD">
        <w:rPr>
          <w:rFonts w:ascii="Arial" w:hAnsi="Arial" w:cs="Arial"/>
          <w:sz w:val="22"/>
          <w:szCs w:val="22"/>
        </w:rPr>
        <w:t xml:space="preserve">, which describes </w:t>
      </w:r>
      <w:r>
        <w:rPr>
          <w:rFonts w:ascii="Arial" w:hAnsi="Arial" w:cs="Arial"/>
          <w:sz w:val="22"/>
          <w:szCs w:val="22"/>
        </w:rPr>
        <w:t>the general working pattern</w:t>
      </w:r>
      <w:r w:rsidR="003A32CD">
        <w:rPr>
          <w:rFonts w:ascii="Arial" w:hAnsi="Arial" w:cs="Arial"/>
          <w:sz w:val="22"/>
          <w:szCs w:val="22"/>
        </w:rPr>
        <w:t xml:space="preserve">, and the Daily Work Schedule, which </w:t>
      </w:r>
      <w:r w:rsidR="00FB01D5">
        <w:rPr>
          <w:rFonts w:ascii="Arial" w:hAnsi="Arial" w:cs="Arial"/>
          <w:sz w:val="22"/>
          <w:szCs w:val="22"/>
        </w:rPr>
        <w:t xml:space="preserve">defines each specific day. </w:t>
      </w:r>
    </w:p>
    <w:p w14:paraId="33164CD0" w14:textId="77777777" w:rsidR="00D66F94" w:rsidRDefault="00D66F94" w:rsidP="00965B8B">
      <w:pPr>
        <w:rPr>
          <w:rFonts w:ascii="Arial" w:hAnsi="Arial" w:cs="Arial"/>
          <w:sz w:val="22"/>
          <w:szCs w:val="22"/>
        </w:rPr>
      </w:pPr>
    </w:p>
    <w:p w14:paraId="798D9170" w14:textId="77777777" w:rsidR="003E691A" w:rsidRDefault="003E691A" w:rsidP="00965B8B">
      <w:pPr>
        <w:rPr>
          <w:rFonts w:ascii="Arial" w:hAnsi="Arial" w:cs="Arial"/>
          <w:sz w:val="22"/>
          <w:szCs w:val="22"/>
        </w:rPr>
      </w:pPr>
    </w:p>
    <w:p w14:paraId="471179A3" w14:textId="77777777" w:rsidR="003E691A" w:rsidRDefault="003E691A" w:rsidP="00965B8B">
      <w:pPr>
        <w:rPr>
          <w:rFonts w:ascii="Arial" w:hAnsi="Arial" w:cs="Arial"/>
          <w:sz w:val="22"/>
          <w:szCs w:val="22"/>
        </w:rPr>
      </w:pPr>
    </w:p>
    <w:p w14:paraId="0474371D" w14:textId="77777777" w:rsidR="003D386F" w:rsidRPr="00D66F94" w:rsidRDefault="003D386F" w:rsidP="00D66F94">
      <w:pPr>
        <w:rPr>
          <w:rFonts w:ascii="Arial" w:hAnsi="Arial" w:cs="Arial"/>
          <w:b/>
          <w:sz w:val="22"/>
          <w:szCs w:val="22"/>
        </w:rPr>
      </w:pPr>
      <w:r w:rsidRPr="00D66F94">
        <w:rPr>
          <w:rFonts w:ascii="Arial" w:hAnsi="Arial" w:cs="Arial"/>
          <w:b/>
          <w:sz w:val="22"/>
          <w:szCs w:val="22"/>
        </w:rPr>
        <w:lastRenderedPageBreak/>
        <w:t xml:space="preserve">Work Schedule Rule (WSR) </w:t>
      </w:r>
    </w:p>
    <w:p w14:paraId="7972FF4A" w14:textId="77777777" w:rsidR="00FB01D5" w:rsidRDefault="00FB01D5" w:rsidP="00965B8B">
      <w:pPr>
        <w:rPr>
          <w:rFonts w:ascii="Arial" w:hAnsi="Arial" w:cs="Arial"/>
          <w:sz w:val="22"/>
          <w:szCs w:val="22"/>
        </w:rPr>
      </w:pPr>
      <w:r>
        <w:rPr>
          <w:rFonts w:ascii="Arial" w:hAnsi="Arial" w:cs="Arial"/>
          <w:sz w:val="22"/>
          <w:szCs w:val="22"/>
        </w:rPr>
        <w:t xml:space="preserve">The </w:t>
      </w:r>
      <w:r w:rsidR="00965B8B">
        <w:rPr>
          <w:rFonts w:ascii="Arial" w:hAnsi="Arial" w:cs="Arial"/>
          <w:sz w:val="22"/>
          <w:szCs w:val="22"/>
        </w:rPr>
        <w:t xml:space="preserve">Work </w:t>
      </w:r>
      <w:r>
        <w:rPr>
          <w:rFonts w:ascii="Arial" w:hAnsi="Arial" w:cs="Arial"/>
          <w:sz w:val="22"/>
          <w:szCs w:val="22"/>
        </w:rPr>
        <w:t>S</w:t>
      </w:r>
      <w:r w:rsidR="00965B8B">
        <w:rPr>
          <w:rFonts w:ascii="Arial" w:hAnsi="Arial" w:cs="Arial"/>
          <w:sz w:val="22"/>
          <w:szCs w:val="22"/>
        </w:rPr>
        <w:t xml:space="preserve">chedule </w:t>
      </w:r>
      <w:r>
        <w:rPr>
          <w:rFonts w:ascii="Arial" w:hAnsi="Arial" w:cs="Arial"/>
          <w:sz w:val="22"/>
          <w:szCs w:val="22"/>
        </w:rPr>
        <w:t>R</w:t>
      </w:r>
      <w:r w:rsidR="00965B8B">
        <w:rPr>
          <w:rFonts w:ascii="Arial" w:hAnsi="Arial" w:cs="Arial"/>
          <w:sz w:val="22"/>
          <w:szCs w:val="22"/>
        </w:rPr>
        <w:t>ule represent</w:t>
      </w:r>
      <w:r>
        <w:rPr>
          <w:rFonts w:ascii="Arial" w:hAnsi="Arial" w:cs="Arial"/>
          <w:sz w:val="22"/>
          <w:szCs w:val="22"/>
        </w:rPr>
        <w:t>s</w:t>
      </w:r>
      <w:r w:rsidR="00965B8B">
        <w:rPr>
          <w:rFonts w:ascii="Arial" w:hAnsi="Arial" w:cs="Arial"/>
          <w:sz w:val="22"/>
          <w:szCs w:val="22"/>
        </w:rPr>
        <w:t xml:space="preserve"> the final overview of the working pattern</w:t>
      </w:r>
      <w:r w:rsidR="00B06074">
        <w:rPr>
          <w:rFonts w:ascii="Arial" w:hAnsi="Arial" w:cs="Arial"/>
          <w:sz w:val="22"/>
          <w:szCs w:val="22"/>
        </w:rPr>
        <w:t xml:space="preserve">. As well as bringing </w:t>
      </w:r>
      <w:r>
        <w:rPr>
          <w:rFonts w:ascii="Arial" w:hAnsi="Arial" w:cs="Arial"/>
          <w:sz w:val="22"/>
          <w:szCs w:val="22"/>
        </w:rPr>
        <w:t xml:space="preserve">together </w:t>
      </w:r>
      <w:proofErr w:type="gramStart"/>
      <w:r>
        <w:rPr>
          <w:rFonts w:ascii="Arial" w:hAnsi="Arial" w:cs="Arial"/>
          <w:sz w:val="22"/>
          <w:szCs w:val="22"/>
        </w:rPr>
        <w:t>all of</w:t>
      </w:r>
      <w:proofErr w:type="gramEnd"/>
      <w:r>
        <w:rPr>
          <w:rFonts w:ascii="Arial" w:hAnsi="Arial" w:cs="Arial"/>
          <w:sz w:val="22"/>
          <w:szCs w:val="22"/>
        </w:rPr>
        <w:t xml:space="preserve"> the </w:t>
      </w:r>
      <w:r w:rsidR="00B06074">
        <w:rPr>
          <w:rFonts w:ascii="Arial" w:hAnsi="Arial" w:cs="Arial"/>
          <w:sz w:val="22"/>
          <w:szCs w:val="22"/>
        </w:rPr>
        <w:t xml:space="preserve">early mentioned </w:t>
      </w:r>
      <w:r>
        <w:rPr>
          <w:rFonts w:ascii="Arial" w:hAnsi="Arial" w:cs="Arial"/>
          <w:sz w:val="22"/>
          <w:szCs w:val="22"/>
        </w:rPr>
        <w:t>‘building blocks’</w:t>
      </w:r>
      <w:r w:rsidR="00B06074">
        <w:rPr>
          <w:rFonts w:ascii="Arial" w:hAnsi="Arial" w:cs="Arial"/>
          <w:sz w:val="22"/>
          <w:szCs w:val="22"/>
        </w:rPr>
        <w:t>,</w:t>
      </w:r>
      <w:r>
        <w:rPr>
          <w:rFonts w:ascii="Arial" w:hAnsi="Arial" w:cs="Arial"/>
          <w:sz w:val="22"/>
          <w:szCs w:val="22"/>
        </w:rPr>
        <w:t xml:space="preserve"> </w:t>
      </w:r>
      <w:r w:rsidR="00B06074">
        <w:rPr>
          <w:rFonts w:ascii="Arial" w:hAnsi="Arial" w:cs="Arial"/>
          <w:sz w:val="22"/>
          <w:szCs w:val="22"/>
        </w:rPr>
        <w:t>i</w:t>
      </w:r>
      <w:r>
        <w:rPr>
          <w:rFonts w:ascii="Arial" w:hAnsi="Arial" w:cs="Arial"/>
          <w:sz w:val="22"/>
          <w:szCs w:val="22"/>
        </w:rPr>
        <w:t xml:space="preserve">t also holds additional information such as average hours worked on a daily, weekly, monthly and annual basis. </w:t>
      </w:r>
    </w:p>
    <w:p w14:paraId="4BB8BD15" w14:textId="77777777" w:rsidR="00CB327B" w:rsidRDefault="00CB327B" w:rsidP="00965B8B">
      <w:pPr>
        <w:rPr>
          <w:rFonts w:ascii="Arial" w:hAnsi="Arial" w:cs="Arial"/>
          <w:sz w:val="22"/>
          <w:szCs w:val="22"/>
        </w:rPr>
      </w:pPr>
    </w:p>
    <w:p w14:paraId="093AAA92" w14:textId="77777777" w:rsidR="006F2416" w:rsidRDefault="00FB01D5" w:rsidP="006F2416">
      <w:pPr>
        <w:rPr>
          <w:rFonts w:ascii="Arial" w:hAnsi="Arial" w:cs="Arial"/>
          <w:sz w:val="22"/>
          <w:szCs w:val="22"/>
        </w:rPr>
      </w:pPr>
      <w:r>
        <w:rPr>
          <w:rFonts w:ascii="Arial" w:hAnsi="Arial" w:cs="Arial"/>
          <w:sz w:val="22"/>
          <w:szCs w:val="22"/>
        </w:rPr>
        <w:t xml:space="preserve">For </w:t>
      </w:r>
      <w:r w:rsidRPr="00A9156E">
        <w:rPr>
          <w:rFonts w:ascii="Arial" w:hAnsi="Arial" w:cs="Arial"/>
          <w:sz w:val="22"/>
          <w:szCs w:val="22"/>
        </w:rPr>
        <w:fldChar w:fldCharType="begin"/>
      </w:r>
      <w:r w:rsidRPr="00A9156E">
        <w:rPr>
          <w:rFonts w:ascii="Arial" w:hAnsi="Arial" w:cs="Arial"/>
          <w:sz w:val="22"/>
          <w:szCs w:val="22"/>
        </w:rPr>
        <w:instrText xml:space="preserve"> STYLEREF  ClientName-Ref  \* MERGEFORMAT </w:instrText>
      </w:r>
      <w:r w:rsidRPr="00A9156E">
        <w:rPr>
          <w:rFonts w:ascii="Arial" w:hAnsi="Arial" w:cs="Arial"/>
          <w:sz w:val="22"/>
          <w:szCs w:val="22"/>
        </w:rPr>
        <w:fldChar w:fldCharType="separate"/>
      </w:r>
      <w:r>
        <w:rPr>
          <w:rFonts w:ascii="Arial" w:hAnsi="Arial" w:cs="Arial"/>
          <w:noProof/>
          <w:sz w:val="22"/>
          <w:szCs w:val="22"/>
        </w:rPr>
        <w:t>RMIT Australia</w:t>
      </w:r>
      <w:r w:rsidRPr="00A9156E">
        <w:rPr>
          <w:rFonts w:ascii="Arial" w:hAnsi="Arial" w:cs="Arial"/>
          <w:sz w:val="22"/>
          <w:szCs w:val="22"/>
        </w:rPr>
        <w:fldChar w:fldCharType="end"/>
      </w:r>
      <w:r>
        <w:rPr>
          <w:rFonts w:ascii="Arial" w:hAnsi="Arial" w:cs="Arial"/>
          <w:sz w:val="22"/>
          <w:szCs w:val="22"/>
        </w:rPr>
        <w:t xml:space="preserve">, </w:t>
      </w:r>
      <w:r w:rsidR="00194F56">
        <w:rPr>
          <w:rFonts w:ascii="Arial" w:hAnsi="Arial" w:cs="Arial"/>
          <w:sz w:val="22"/>
          <w:szCs w:val="22"/>
        </w:rPr>
        <w:t>it has been decided that Work Schedule Rules will be configured with generic working times rather than</w:t>
      </w:r>
      <w:r w:rsidR="001A500A">
        <w:rPr>
          <w:rFonts w:ascii="Arial" w:hAnsi="Arial" w:cs="Arial"/>
          <w:sz w:val="22"/>
          <w:szCs w:val="22"/>
        </w:rPr>
        <w:t xml:space="preserve"> holding every start and finish time </w:t>
      </w:r>
      <w:r w:rsidR="003F0498">
        <w:rPr>
          <w:rFonts w:ascii="Arial" w:hAnsi="Arial" w:cs="Arial"/>
          <w:sz w:val="22"/>
          <w:szCs w:val="22"/>
        </w:rPr>
        <w:t>variation</w:t>
      </w:r>
      <w:r w:rsidR="001A500A">
        <w:rPr>
          <w:rFonts w:ascii="Arial" w:hAnsi="Arial" w:cs="Arial"/>
          <w:sz w:val="22"/>
          <w:szCs w:val="22"/>
        </w:rPr>
        <w:t xml:space="preserve"> (accurate working days and working hours still required)</w:t>
      </w:r>
      <w:r w:rsidR="003F0498">
        <w:rPr>
          <w:rFonts w:ascii="Arial" w:hAnsi="Arial" w:cs="Arial"/>
          <w:sz w:val="22"/>
          <w:szCs w:val="22"/>
        </w:rPr>
        <w:t xml:space="preserve">. The exception to this </w:t>
      </w:r>
      <w:r w:rsidR="001A500A">
        <w:rPr>
          <w:rFonts w:ascii="Arial" w:hAnsi="Arial" w:cs="Arial"/>
          <w:sz w:val="22"/>
          <w:szCs w:val="22"/>
        </w:rPr>
        <w:t xml:space="preserve">will be where actual start and end times may have an impact on shift penalties, these will need to be defined correctly to enable correct payroll calculations. </w:t>
      </w:r>
    </w:p>
    <w:p w14:paraId="2AAE51A5" w14:textId="77777777" w:rsidR="006F2416" w:rsidRDefault="001A500A" w:rsidP="001A500A">
      <w:pPr>
        <w:rPr>
          <w:rFonts w:ascii="Arial" w:hAnsi="Arial" w:cs="Arial"/>
          <w:sz w:val="22"/>
          <w:szCs w:val="22"/>
        </w:rPr>
      </w:pPr>
      <w:r>
        <w:rPr>
          <w:rFonts w:ascii="Arial" w:hAnsi="Arial" w:cs="Arial"/>
          <w:sz w:val="22"/>
          <w:szCs w:val="22"/>
        </w:rPr>
        <w:t xml:space="preserve">The reason </w:t>
      </w:r>
      <w:r w:rsidR="006F2416">
        <w:rPr>
          <w:rFonts w:ascii="Arial" w:hAnsi="Arial" w:cs="Arial"/>
          <w:sz w:val="22"/>
          <w:szCs w:val="22"/>
        </w:rPr>
        <w:t>for this decision is that there is no requirement to record or report actual working times, and this approach will limit both the volume of work schedules created and ad hoc schedule changes required where shift swaps occur.</w:t>
      </w:r>
    </w:p>
    <w:p w14:paraId="7C7F0007" w14:textId="1300ECD2" w:rsidR="00C05809" w:rsidRDefault="00A574D0" w:rsidP="001A500A">
      <w:pPr>
        <w:rPr>
          <w:rFonts w:ascii="Arial" w:hAnsi="Arial" w:cs="Arial"/>
          <w:sz w:val="22"/>
          <w:szCs w:val="22"/>
        </w:rPr>
      </w:pPr>
      <w:r w:rsidRPr="00C05809">
        <w:rPr>
          <w:rFonts w:ascii="Arial" w:hAnsi="Arial" w:cs="Arial"/>
          <w:sz w:val="22"/>
          <w:szCs w:val="22"/>
        </w:rPr>
        <w:t xml:space="preserve">Casual employees will be setup with a generic </w:t>
      </w:r>
      <w:r w:rsidR="00F23556" w:rsidRPr="00C05809">
        <w:rPr>
          <w:rFonts w:ascii="Arial" w:hAnsi="Arial" w:cs="Arial"/>
          <w:sz w:val="22"/>
          <w:szCs w:val="22"/>
        </w:rPr>
        <w:t>C</w:t>
      </w:r>
      <w:r w:rsidR="00F23556">
        <w:rPr>
          <w:rFonts w:ascii="Arial" w:hAnsi="Arial" w:cs="Arial"/>
          <w:sz w:val="22"/>
          <w:szCs w:val="22"/>
        </w:rPr>
        <w:t>asual</w:t>
      </w:r>
      <w:r w:rsidR="00F23556" w:rsidRPr="00C05809">
        <w:rPr>
          <w:rFonts w:ascii="Arial" w:hAnsi="Arial" w:cs="Arial"/>
          <w:sz w:val="22"/>
          <w:szCs w:val="22"/>
        </w:rPr>
        <w:t xml:space="preserve"> </w:t>
      </w:r>
      <w:r w:rsidRPr="00C05809">
        <w:rPr>
          <w:rFonts w:ascii="Arial" w:hAnsi="Arial" w:cs="Arial"/>
          <w:sz w:val="22"/>
          <w:szCs w:val="22"/>
        </w:rPr>
        <w:t>work schedule</w:t>
      </w:r>
      <w:r w:rsidR="00FA240E" w:rsidRPr="00C05809">
        <w:rPr>
          <w:rFonts w:ascii="Arial" w:hAnsi="Arial" w:cs="Arial"/>
          <w:sz w:val="22"/>
          <w:szCs w:val="22"/>
        </w:rPr>
        <w:t xml:space="preserve">, this will contain all </w:t>
      </w:r>
      <w:r w:rsidR="00DA0314" w:rsidRPr="00C05809">
        <w:rPr>
          <w:rFonts w:ascii="Arial" w:hAnsi="Arial" w:cs="Arial"/>
          <w:sz w:val="22"/>
          <w:szCs w:val="22"/>
        </w:rPr>
        <w:t xml:space="preserve">OFF days </w:t>
      </w:r>
      <w:r w:rsidR="00FA240E" w:rsidRPr="00C05809">
        <w:rPr>
          <w:rFonts w:ascii="Arial" w:hAnsi="Arial" w:cs="Arial"/>
          <w:sz w:val="22"/>
          <w:szCs w:val="22"/>
        </w:rPr>
        <w:t>(</w:t>
      </w:r>
      <w:r w:rsidR="00DA0314" w:rsidRPr="00C05809">
        <w:rPr>
          <w:rFonts w:ascii="Arial" w:hAnsi="Arial" w:cs="Arial"/>
          <w:sz w:val="22"/>
          <w:szCs w:val="22"/>
        </w:rPr>
        <w:t>0hrs</w:t>
      </w:r>
      <w:r w:rsidR="00FA240E" w:rsidRPr="00C05809">
        <w:rPr>
          <w:rFonts w:ascii="Arial" w:hAnsi="Arial" w:cs="Arial"/>
          <w:sz w:val="22"/>
          <w:szCs w:val="22"/>
        </w:rPr>
        <w:t>)</w:t>
      </w:r>
      <w:r w:rsidR="007A5B64" w:rsidRPr="00C05809">
        <w:rPr>
          <w:rFonts w:ascii="Arial" w:hAnsi="Arial" w:cs="Arial"/>
          <w:sz w:val="22"/>
          <w:szCs w:val="22"/>
        </w:rPr>
        <w:t>.</w:t>
      </w:r>
      <w:r w:rsidR="00FC25B2" w:rsidRPr="00C05809">
        <w:rPr>
          <w:rFonts w:ascii="Arial" w:hAnsi="Arial" w:cs="Arial"/>
          <w:sz w:val="22"/>
          <w:szCs w:val="22"/>
        </w:rPr>
        <w:t xml:space="preserve"> </w:t>
      </w:r>
      <w:r w:rsidR="00C05809" w:rsidRPr="00C05809">
        <w:rPr>
          <w:rFonts w:ascii="Arial" w:hAnsi="Arial" w:cs="Arial"/>
          <w:sz w:val="22"/>
          <w:szCs w:val="22"/>
        </w:rPr>
        <w:t>Where an employee takes Long Service Leave, the work schedule rule should be</w:t>
      </w:r>
      <w:r w:rsidR="00C05809">
        <w:rPr>
          <w:rFonts w:ascii="Arial" w:hAnsi="Arial" w:cs="Arial"/>
          <w:sz w:val="22"/>
          <w:szCs w:val="22"/>
        </w:rPr>
        <w:t xml:space="preserve"> updated for the duration of their leave to ensure the correction deduction of leave. </w:t>
      </w:r>
    </w:p>
    <w:p w14:paraId="2F310B9F" w14:textId="77777777" w:rsidR="00A574D0" w:rsidRDefault="00A574D0" w:rsidP="001A500A">
      <w:pPr>
        <w:rPr>
          <w:rFonts w:ascii="Arial" w:hAnsi="Arial" w:cs="Arial"/>
          <w:sz w:val="22"/>
          <w:szCs w:val="22"/>
        </w:rPr>
      </w:pPr>
    </w:p>
    <w:p w14:paraId="0797AF01" w14:textId="77777777" w:rsidR="003679A2" w:rsidRDefault="003679A2" w:rsidP="003679A2">
      <w:pPr>
        <w:rPr>
          <w:rFonts w:ascii="Arial" w:hAnsi="Arial" w:cs="Arial"/>
          <w:sz w:val="22"/>
          <w:szCs w:val="22"/>
        </w:rPr>
      </w:pPr>
      <w:r w:rsidRPr="00CB327B">
        <w:rPr>
          <w:rFonts w:ascii="Arial" w:hAnsi="Arial" w:cs="Arial"/>
          <w:sz w:val="22"/>
          <w:szCs w:val="22"/>
        </w:rPr>
        <w:t>Please refer to the Time Blueprint Configuration Worksheet ‘</w:t>
      </w:r>
      <w:proofErr w:type="spellStart"/>
      <w:r w:rsidR="00093493" w:rsidRPr="00EA2711">
        <w:rPr>
          <w:rFonts w:ascii="Arial" w:hAnsi="Arial" w:cs="Arial"/>
          <w:sz w:val="22"/>
          <w:szCs w:val="22"/>
        </w:rPr>
        <w:t>Config_Work</w:t>
      </w:r>
      <w:proofErr w:type="spellEnd"/>
      <w:r w:rsidR="00093493" w:rsidRPr="00EA2711">
        <w:rPr>
          <w:rFonts w:ascii="Arial" w:hAnsi="Arial" w:cs="Arial"/>
          <w:sz w:val="22"/>
          <w:szCs w:val="22"/>
        </w:rPr>
        <w:t xml:space="preserve"> Schedules</w:t>
      </w:r>
      <w:r w:rsidRPr="00CB327B">
        <w:rPr>
          <w:rFonts w:ascii="Arial" w:hAnsi="Arial" w:cs="Arial"/>
          <w:sz w:val="22"/>
          <w:szCs w:val="22"/>
        </w:rPr>
        <w:t>’ tab for details.</w:t>
      </w:r>
      <w:r w:rsidRPr="008B72C6">
        <w:rPr>
          <w:rFonts w:ascii="Arial" w:hAnsi="Arial" w:cs="Arial"/>
          <w:sz w:val="22"/>
          <w:szCs w:val="22"/>
        </w:rPr>
        <w:t xml:space="preserve">  </w:t>
      </w:r>
    </w:p>
    <w:p w14:paraId="61215D7A" w14:textId="77777777" w:rsidR="00FD4B5E" w:rsidRDefault="00FD4B5E" w:rsidP="003679A2">
      <w:pPr>
        <w:rPr>
          <w:rFonts w:ascii="Arial" w:hAnsi="Arial" w:cs="Arial"/>
          <w:sz w:val="22"/>
          <w:szCs w:val="22"/>
        </w:rPr>
      </w:pPr>
    </w:p>
    <w:p w14:paraId="580C004A" w14:textId="77777777" w:rsidR="00FD4B5E" w:rsidRDefault="00FD4B5E" w:rsidP="00FD4B5E">
      <w:pPr>
        <w:pStyle w:val="Heading3"/>
      </w:pPr>
      <w:bookmarkStart w:id="45" w:name="_Toc20471423"/>
      <w:r>
        <w:t>Shift Loadings</w:t>
      </w:r>
      <w:bookmarkEnd w:id="45"/>
      <w:r>
        <w:t xml:space="preserve">  </w:t>
      </w:r>
    </w:p>
    <w:p w14:paraId="5F73F118" w14:textId="77777777" w:rsidR="00093493" w:rsidRDefault="00CB327B" w:rsidP="00FD4B5E">
      <w:pPr>
        <w:rPr>
          <w:rFonts w:ascii="Arial" w:hAnsi="Arial" w:cs="Arial"/>
          <w:sz w:val="22"/>
          <w:szCs w:val="22"/>
        </w:rPr>
      </w:pPr>
      <w:r>
        <w:rPr>
          <w:rFonts w:ascii="Arial" w:hAnsi="Arial" w:cs="Arial"/>
          <w:sz w:val="22"/>
          <w:szCs w:val="22"/>
        </w:rPr>
        <w:t>Continuous</w:t>
      </w:r>
      <w:r w:rsidR="00093493">
        <w:rPr>
          <w:rFonts w:ascii="Arial" w:hAnsi="Arial" w:cs="Arial"/>
          <w:sz w:val="22"/>
          <w:szCs w:val="22"/>
        </w:rPr>
        <w:t xml:space="preserve"> and Fixed Term employees at </w:t>
      </w:r>
      <w:r w:rsidR="00093493" w:rsidRPr="00A9156E">
        <w:rPr>
          <w:rFonts w:ascii="Arial" w:hAnsi="Arial" w:cs="Arial"/>
          <w:sz w:val="22"/>
          <w:szCs w:val="22"/>
        </w:rPr>
        <w:fldChar w:fldCharType="begin"/>
      </w:r>
      <w:r w:rsidR="00093493" w:rsidRPr="00A9156E">
        <w:rPr>
          <w:rFonts w:ascii="Arial" w:hAnsi="Arial" w:cs="Arial"/>
          <w:sz w:val="22"/>
          <w:szCs w:val="22"/>
        </w:rPr>
        <w:instrText xml:space="preserve"> STYLEREF  ClientName-Ref  \* MERGEFORMAT </w:instrText>
      </w:r>
      <w:r w:rsidR="00093493" w:rsidRPr="00A9156E">
        <w:rPr>
          <w:rFonts w:ascii="Arial" w:hAnsi="Arial" w:cs="Arial"/>
          <w:sz w:val="22"/>
          <w:szCs w:val="22"/>
        </w:rPr>
        <w:fldChar w:fldCharType="separate"/>
      </w:r>
      <w:r w:rsidR="00093493">
        <w:rPr>
          <w:rFonts w:ascii="Arial" w:hAnsi="Arial" w:cs="Arial"/>
          <w:noProof/>
          <w:sz w:val="22"/>
          <w:szCs w:val="22"/>
        </w:rPr>
        <w:t>RMIT Australia</w:t>
      </w:r>
      <w:r w:rsidR="00093493" w:rsidRPr="00A9156E">
        <w:rPr>
          <w:rFonts w:ascii="Arial" w:hAnsi="Arial" w:cs="Arial"/>
          <w:sz w:val="22"/>
          <w:szCs w:val="22"/>
        </w:rPr>
        <w:fldChar w:fldCharType="end"/>
      </w:r>
      <w:r w:rsidR="00093493">
        <w:rPr>
          <w:rFonts w:ascii="Arial" w:hAnsi="Arial" w:cs="Arial"/>
          <w:sz w:val="22"/>
          <w:szCs w:val="22"/>
        </w:rPr>
        <w:t xml:space="preserve"> are paid by negative time recording. This means that their work schedule determines their working hours and it is assumed this is worked unless either a change to the work schedule (in the form of a Substitution) or exception times such as overtime (in the form of an Attendance) are submitted. </w:t>
      </w:r>
    </w:p>
    <w:p w14:paraId="7DF51A3B" w14:textId="77777777" w:rsidR="00235CD2" w:rsidRDefault="00093493" w:rsidP="00FD4B5E">
      <w:pPr>
        <w:rPr>
          <w:rFonts w:ascii="Arial" w:hAnsi="Arial" w:cs="Arial"/>
          <w:sz w:val="22"/>
          <w:szCs w:val="22"/>
        </w:rPr>
      </w:pPr>
      <w:r>
        <w:rPr>
          <w:rFonts w:ascii="Arial" w:hAnsi="Arial" w:cs="Arial"/>
          <w:sz w:val="22"/>
          <w:szCs w:val="22"/>
        </w:rPr>
        <w:t>This means that all Shift Loading entitlements will be generated off an employee’</w:t>
      </w:r>
      <w:r w:rsidR="009F3639">
        <w:rPr>
          <w:rFonts w:ascii="Arial" w:hAnsi="Arial" w:cs="Arial"/>
          <w:sz w:val="22"/>
          <w:szCs w:val="22"/>
        </w:rPr>
        <w:t xml:space="preserve">s work schedule rule. </w:t>
      </w:r>
      <w:r w:rsidR="00235CD2" w:rsidRPr="006F4D27">
        <w:rPr>
          <w:rFonts w:ascii="Arial" w:hAnsi="Arial" w:cs="Arial"/>
          <w:sz w:val="22"/>
          <w:szCs w:val="22"/>
        </w:rPr>
        <w:t>The exception to this will be Part Time Additional Hours attendances, which will generate shift loading</w:t>
      </w:r>
      <w:r w:rsidR="00DD5C0B" w:rsidRPr="006F4D27">
        <w:rPr>
          <w:rFonts w:ascii="Arial" w:hAnsi="Arial" w:cs="Arial"/>
          <w:sz w:val="22"/>
          <w:szCs w:val="22"/>
        </w:rPr>
        <w:t xml:space="preserve"> up to the employee’s Full Time Equivalent hours</w:t>
      </w:r>
      <w:r w:rsidR="00ED0B51" w:rsidRPr="006F4D27">
        <w:rPr>
          <w:rFonts w:ascii="Arial" w:hAnsi="Arial" w:cs="Arial"/>
          <w:sz w:val="22"/>
          <w:szCs w:val="22"/>
        </w:rPr>
        <w:t>.</w:t>
      </w:r>
      <w:r w:rsidR="00235CD2">
        <w:rPr>
          <w:rFonts w:ascii="Arial" w:hAnsi="Arial" w:cs="Arial"/>
          <w:sz w:val="22"/>
          <w:szCs w:val="22"/>
        </w:rPr>
        <w:t xml:space="preserve"> </w:t>
      </w:r>
    </w:p>
    <w:p w14:paraId="3EFC3495" w14:textId="77777777" w:rsidR="00093493" w:rsidRDefault="00093493" w:rsidP="00FD4B5E">
      <w:pPr>
        <w:rPr>
          <w:rFonts w:ascii="Arial" w:hAnsi="Arial" w:cs="Arial"/>
          <w:sz w:val="22"/>
          <w:szCs w:val="22"/>
        </w:rPr>
      </w:pPr>
      <w:r>
        <w:rPr>
          <w:rFonts w:ascii="Arial" w:hAnsi="Arial" w:cs="Arial"/>
          <w:sz w:val="22"/>
          <w:szCs w:val="22"/>
        </w:rPr>
        <w:t xml:space="preserve">Casual employees will be paid by positive time recording, therefore all hours worked will be </w:t>
      </w:r>
      <w:proofErr w:type="gramStart"/>
      <w:r>
        <w:rPr>
          <w:rFonts w:ascii="Arial" w:hAnsi="Arial" w:cs="Arial"/>
          <w:sz w:val="22"/>
          <w:szCs w:val="22"/>
        </w:rPr>
        <w:t>entered into</w:t>
      </w:r>
      <w:proofErr w:type="gramEnd"/>
      <w:r>
        <w:rPr>
          <w:rFonts w:ascii="Arial" w:hAnsi="Arial" w:cs="Arial"/>
          <w:sz w:val="22"/>
          <w:szCs w:val="22"/>
        </w:rPr>
        <w:t xml:space="preserve"> a timesheet and loaded as an Attendance via Workday. Where a casual employee is eligible for Shift Loadings, any casual hours entered which are not considered to be overtime will generate the relevant loading payment.</w:t>
      </w:r>
    </w:p>
    <w:p w14:paraId="6C7A0860" w14:textId="77777777" w:rsidR="00C05809" w:rsidRDefault="00C05809" w:rsidP="00FD4B5E">
      <w:pPr>
        <w:rPr>
          <w:rFonts w:ascii="Arial" w:hAnsi="Arial" w:cs="Arial"/>
          <w:sz w:val="22"/>
          <w:szCs w:val="22"/>
        </w:rPr>
      </w:pPr>
    </w:p>
    <w:p w14:paraId="20A03952" w14:textId="77777777" w:rsidR="00220F76" w:rsidRDefault="00220F76" w:rsidP="00FD4B5E">
      <w:pPr>
        <w:rPr>
          <w:rFonts w:ascii="Arial" w:hAnsi="Arial" w:cs="Arial"/>
          <w:sz w:val="22"/>
          <w:szCs w:val="22"/>
        </w:rPr>
      </w:pPr>
      <w:r>
        <w:rPr>
          <w:rFonts w:ascii="Arial" w:hAnsi="Arial" w:cs="Arial"/>
          <w:sz w:val="22"/>
          <w:szCs w:val="22"/>
        </w:rPr>
        <w:t xml:space="preserve">The number of hours of the shift which attracts loading differs based on the employing entity – </w:t>
      </w:r>
    </w:p>
    <w:p w14:paraId="3DC3CEBD" w14:textId="77777777" w:rsidR="00220F76" w:rsidRPr="00220F76" w:rsidRDefault="00220F76" w:rsidP="00DE6430">
      <w:pPr>
        <w:pStyle w:val="ListParagraph"/>
        <w:numPr>
          <w:ilvl w:val="0"/>
          <w:numId w:val="28"/>
        </w:numPr>
        <w:rPr>
          <w:rFonts w:ascii="Arial" w:hAnsi="Arial" w:cs="Arial"/>
          <w:sz w:val="22"/>
          <w:szCs w:val="22"/>
        </w:rPr>
      </w:pPr>
      <w:r w:rsidRPr="00220F76">
        <w:rPr>
          <w:rFonts w:ascii="Arial" w:hAnsi="Arial" w:cs="Arial"/>
          <w:sz w:val="22"/>
          <w:szCs w:val="22"/>
        </w:rPr>
        <w:t xml:space="preserve">RMIT – shift loading is payable on all hours of the shift where any portion falls outside the span of hours </w:t>
      </w:r>
    </w:p>
    <w:p w14:paraId="1BDEFB3C" w14:textId="77777777" w:rsidR="00220F76" w:rsidRPr="00220F76" w:rsidRDefault="00220F76" w:rsidP="00DE6430">
      <w:pPr>
        <w:pStyle w:val="ListParagraph"/>
        <w:numPr>
          <w:ilvl w:val="0"/>
          <w:numId w:val="28"/>
        </w:numPr>
        <w:rPr>
          <w:rFonts w:ascii="Arial" w:hAnsi="Arial" w:cs="Arial"/>
          <w:sz w:val="22"/>
          <w:szCs w:val="22"/>
        </w:rPr>
      </w:pPr>
      <w:r w:rsidRPr="00220F76">
        <w:rPr>
          <w:rFonts w:ascii="Arial" w:hAnsi="Arial" w:cs="Arial"/>
          <w:sz w:val="22"/>
          <w:szCs w:val="22"/>
        </w:rPr>
        <w:lastRenderedPageBreak/>
        <w:t xml:space="preserve">RMIT Training – shift loading is only payable on the hours of the shift which falls outside the span of hours </w:t>
      </w:r>
    </w:p>
    <w:p w14:paraId="5458E6B7" w14:textId="77777777" w:rsidR="00220F76" w:rsidRPr="00220F76" w:rsidRDefault="00220F76" w:rsidP="00DE6430">
      <w:pPr>
        <w:pStyle w:val="ListParagraph"/>
        <w:numPr>
          <w:ilvl w:val="0"/>
          <w:numId w:val="28"/>
        </w:numPr>
        <w:rPr>
          <w:rFonts w:ascii="Arial" w:hAnsi="Arial" w:cs="Arial"/>
          <w:sz w:val="22"/>
          <w:szCs w:val="22"/>
        </w:rPr>
      </w:pPr>
      <w:r w:rsidRPr="00220F76">
        <w:rPr>
          <w:rFonts w:ascii="Arial" w:hAnsi="Arial" w:cs="Arial"/>
          <w:sz w:val="22"/>
          <w:szCs w:val="22"/>
        </w:rPr>
        <w:t xml:space="preserve">RMIT Online – there are no shift loadings payable </w:t>
      </w:r>
    </w:p>
    <w:p w14:paraId="7197E3FA" w14:textId="77777777" w:rsidR="00FD274B" w:rsidRDefault="00FD274B" w:rsidP="00220F76">
      <w:pPr>
        <w:rPr>
          <w:rFonts w:ascii="Arial" w:hAnsi="Arial" w:cs="Arial"/>
          <w:sz w:val="22"/>
          <w:szCs w:val="22"/>
        </w:rPr>
      </w:pPr>
    </w:p>
    <w:p w14:paraId="6B11E46E" w14:textId="77777777" w:rsidR="008D76AF" w:rsidRDefault="00220F76" w:rsidP="00220F76">
      <w:pPr>
        <w:rPr>
          <w:rFonts w:ascii="Arial" w:hAnsi="Arial" w:cs="Arial"/>
          <w:sz w:val="22"/>
          <w:szCs w:val="22"/>
        </w:rPr>
      </w:pPr>
      <w:r w:rsidRPr="008D76AF">
        <w:rPr>
          <w:rFonts w:ascii="Arial" w:hAnsi="Arial" w:cs="Arial"/>
          <w:sz w:val="22"/>
          <w:szCs w:val="22"/>
        </w:rPr>
        <w:t>Please refer to the Time Blueprint Configuration Worksheet</w:t>
      </w:r>
      <w:r w:rsidR="008D76AF" w:rsidRPr="008D76AF">
        <w:rPr>
          <w:rFonts w:ascii="Arial" w:hAnsi="Arial" w:cs="Arial"/>
          <w:sz w:val="22"/>
          <w:szCs w:val="22"/>
        </w:rPr>
        <w:t xml:space="preserve"> ‘Time Rule Overview</w:t>
      </w:r>
      <w:r w:rsidR="008D76AF">
        <w:rPr>
          <w:rFonts w:ascii="Arial" w:hAnsi="Arial" w:cs="Arial"/>
          <w:sz w:val="22"/>
          <w:szCs w:val="22"/>
        </w:rPr>
        <w:t>’ and</w:t>
      </w:r>
      <w:r w:rsidRPr="008D76AF">
        <w:rPr>
          <w:rFonts w:ascii="Arial" w:hAnsi="Arial" w:cs="Arial"/>
          <w:sz w:val="22"/>
          <w:szCs w:val="22"/>
        </w:rPr>
        <w:t xml:space="preserve"> ‘</w:t>
      </w:r>
      <w:proofErr w:type="spellStart"/>
      <w:r w:rsidR="008D76AF" w:rsidRPr="008D76AF">
        <w:rPr>
          <w:rFonts w:ascii="Arial" w:hAnsi="Arial" w:cs="Arial"/>
          <w:sz w:val="22"/>
          <w:szCs w:val="22"/>
        </w:rPr>
        <w:t>Overview_Shift</w:t>
      </w:r>
      <w:proofErr w:type="spellEnd"/>
      <w:r w:rsidR="008D76AF" w:rsidRPr="008D76AF">
        <w:rPr>
          <w:rFonts w:ascii="Arial" w:hAnsi="Arial" w:cs="Arial"/>
          <w:sz w:val="22"/>
          <w:szCs w:val="22"/>
        </w:rPr>
        <w:t xml:space="preserve"> Loadings</w:t>
      </w:r>
      <w:r w:rsidRPr="008D76AF">
        <w:rPr>
          <w:rFonts w:ascii="Arial" w:hAnsi="Arial" w:cs="Arial"/>
          <w:sz w:val="22"/>
          <w:szCs w:val="22"/>
        </w:rPr>
        <w:t>’ tab</w:t>
      </w:r>
      <w:r w:rsidR="008D76AF" w:rsidRPr="008D76AF">
        <w:rPr>
          <w:rFonts w:ascii="Arial" w:hAnsi="Arial" w:cs="Arial"/>
          <w:sz w:val="22"/>
          <w:szCs w:val="22"/>
        </w:rPr>
        <w:t>s</w:t>
      </w:r>
      <w:r w:rsidRPr="008D76AF">
        <w:rPr>
          <w:rFonts w:ascii="Arial" w:hAnsi="Arial" w:cs="Arial"/>
          <w:sz w:val="22"/>
          <w:szCs w:val="22"/>
        </w:rPr>
        <w:t xml:space="preserve"> for details</w:t>
      </w:r>
      <w:r w:rsidR="008D76AF" w:rsidRPr="008D76AF">
        <w:rPr>
          <w:rFonts w:ascii="Arial" w:hAnsi="Arial" w:cs="Arial"/>
          <w:sz w:val="22"/>
          <w:szCs w:val="22"/>
        </w:rPr>
        <w:t xml:space="preserve"> on</w:t>
      </w:r>
      <w:r w:rsidR="008D76AF">
        <w:rPr>
          <w:rFonts w:ascii="Arial" w:hAnsi="Arial" w:cs="Arial"/>
          <w:sz w:val="22"/>
          <w:szCs w:val="22"/>
        </w:rPr>
        <w:t xml:space="preserve"> loading eligibility and conditions. </w:t>
      </w:r>
    </w:p>
    <w:p w14:paraId="28753E7B" w14:textId="77777777" w:rsidR="00A574D0" w:rsidRDefault="00A574D0" w:rsidP="003679A2">
      <w:pPr>
        <w:rPr>
          <w:rFonts w:ascii="Arial" w:hAnsi="Arial" w:cs="Arial"/>
          <w:sz w:val="22"/>
          <w:szCs w:val="22"/>
        </w:rPr>
      </w:pPr>
    </w:p>
    <w:p w14:paraId="34EACB87" w14:textId="77777777" w:rsidR="00100BD7" w:rsidRDefault="003D386F" w:rsidP="00D66F94">
      <w:pPr>
        <w:pStyle w:val="Heading2"/>
        <w:numPr>
          <w:ilvl w:val="1"/>
          <w:numId w:val="17"/>
        </w:numPr>
      </w:pPr>
      <w:bookmarkStart w:id="46" w:name="_Toc20471424"/>
      <w:bookmarkStart w:id="47" w:name="_Toc73610146"/>
      <w:bookmarkStart w:id="48" w:name="_Toc120703648"/>
      <w:bookmarkStart w:id="49" w:name="_Toc200178076"/>
      <w:bookmarkStart w:id="50" w:name="_Toc417995046"/>
      <w:bookmarkStart w:id="51" w:name="_Toc517444237"/>
      <w:bookmarkStart w:id="52" w:name="OLE_LINK1"/>
      <w:bookmarkStart w:id="53" w:name="OLE_LINK2"/>
      <w:r>
        <w:t>Substitutions</w:t>
      </w:r>
      <w:bookmarkEnd w:id="46"/>
      <w:r>
        <w:t xml:space="preserve"> </w:t>
      </w:r>
      <w:bookmarkEnd w:id="47"/>
      <w:bookmarkEnd w:id="48"/>
      <w:bookmarkEnd w:id="49"/>
      <w:bookmarkEnd w:id="50"/>
      <w:bookmarkEnd w:id="51"/>
    </w:p>
    <w:p w14:paraId="2E8EC187" w14:textId="77777777" w:rsidR="003679A2" w:rsidRDefault="003679A2" w:rsidP="00B47D71">
      <w:pPr>
        <w:rPr>
          <w:rFonts w:ascii="Arial" w:hAnsi="Arial" w:cs="Arial"/>
          <w:sz w:val="22"/>
          <w:szCs w:val="22"/>
        </w:rPr>
      </w:pPr>
      <w:bookmarkStart w:id="54" w:name="_Toc200178078"/>
      <w:bookmarkStart w:id="55" w:name="_Toc417995048"/>
      <w:r>
        <w:rPr>
          <w:rFonts w:ascii="Arial" w:hAnsi="Arial" w:cs="Arial"/>
          <w:sz w:val="22"/>
          <w:szCs w:val="22"/>
        </w:rPr>
        <w:t>Substitutions (</w:t>
      </w:r>
      <w:proofErr w:type="spellStart"/>
      <w:r>
        <w:rPr>
          <w:rFonts w:ascii="Arial" w:hAnsi="Arial" w:cs="Arial"/>
          <w:sz w:val="22"/>
          <w:szCs w:val="22"/>
        </w:rPr>
        <w:t>Infotype</w:t>
      </w:r>
      <w:proofErr w:type="spellEnd"/>
      <w:r>
        <w:rPr>
          <w:rFonts w:ascii="Arial" w:hAnsi="Arial" w:cs="Arial"/>
          <w:sz w:val="22"/>
          <w:szCs w:val="22"/>
        </w:rPr>
        <w:t xml:space="preserve"> 2003) provides a means of adjusting an employee’s working pattern on a temporary basis, although the duration of this may be measured in days, weeks or even months. Where a permanent change to an employee’s working pattern is required, a change to Planned Working Time (</w:t>
      </w:r>
      <w:proofErr w:type="spellStart"/>
      <w:r>
        <w:rPr>
          <w:rFonts w:ascii="Arial" w:hAnsi="Arial" w:cs="Arial"/>
          <w:sz w:val="22"/>
          <w:szCs w:val="22"/>
        </w:rPr>
        <w:t>Infotype</w:t>
      </w:r>
      <w:proofErr w:type="spellEnd"/>
      <w:r>
        <w:rPr>
          <w:rFonts w:ascii="Arial" w:hAnsi="Arial" w:cs="Arial"/>
          <w:sz w:val="22"/>
          <w:szCs w:val="22"/>
        </w:rPr>
        <w:t xml:space="preserve"> 0007) is advised. </w:t>
      </w:r>
    </w:p>
    <w:p w14:paraId="35A31676" w14:textId="77777777" w:rsidR="004C6C17" w:rsidRDefault="003679A2" w:rsidP="00B47D71">
      <w:pPr>
        <w:rPr>
          <w:rFonts w:ascii="Arial" w:hAnsi="Arial" w:cs="Arial"/>
          <w:sz w:val="22"/>
          <w:szCs w:val="22"/>
        </w:rPr>
      </w:pPr>
      <w:r>
        <w:rPr>
          <w:rFonts w:ascii="Arial" w:hAnsi="Arial" w:cs="Arial"/>
          <w:sz w:val="22"/>
          <w:szCs w:val="22"/>
        </w:rPr>
        <w:t xml:space="preserve">Substitution Type 01 ‘ADP Manual Substitution’ will be available and should be used for occasional changes in planned working time. </w:t>
      </w:r>
    </w:p>
    <w:p w14:paraId="4CA16C1B" w14:textId="761F21F1" w:rsidR="008D76AF" w:rsidRDefault="00FD4B5E" w:rsidP="00B47D71">
      <w:pPr>
        <w:rPr>
          <w:rFonts w:ascii="Arial" w:hAnsi="Arial" w:cs="Arial"/>
          <w:sz w:val="22"/>
          <w:szCs w:val="22"/>
        </w:rPr>
      </w:pPr>
      <w:r>
        <w:rPr>
          <w:rFonts w:ascii="Arial" w:hAnsi="Arial" w:cs="Arial"/>
          <w:sz w:val="22"/>
          <w:szCs w:val="22"/>
        </w:rPr>
        <w:t xml:space="preserve">For </w:t>
      </w:r>
      <w:r w:rsidR="00CB327B">
        <w:rPr>
          <w:rFonts w:ascii="Arial" w:hAnsi="Arial" w:cs="Arial"/>
          <w:sz w:val="22"/>
          <w:szCs w:val="22"/>
        </w:rPr>
        <w:t>Continuous</w:t>
      </w:r>
      <w:r>
        <w:rPr>
          <w:rFonts w:ascii="Arial" w:hAnsi="Arial" w:cs="Arial"/>
          <w:sz w:val="22"/>
          <w:szCs w:val="22"/>
        </w:rPr>
        <w:t xml:space="preserve"> and </w:t>
      </w:r>
      <w:r w:rsidR="00416A95">
        <w:rPr>
          <w:rFonts w:ascii="Arial" w:hAnsi="Arial" w:cs="Arial"/>
          <w:sz w:val="22"/>
          <w:szCs w:val="22"/>
        </w:rPr>
        <w:t>F</w:t>
      </w:r>
      <w:r>
        <w:rPr>
          <w:rFonts w:ascii="Arial" w:hAnsi="Arial" w:cs="Arial"/>
          <w:sz w:val="22"/>
          <w:szCs w:val="22"/>
        </w:rPr>
        <w:t xml:space="preserve">ixed </w:t>
      </w:r>
      <w:r w:rsidR="00416A95">
        <w:rPr>
          <w:rFonts w:ascii="Arial" w:hAnsi="Arial" w:cs="Arial"/>
          <w:sz w:val="22"/>
          <w:szCs w:val="22"/>
        </w:rPr>
        <w:t>T</w:t>
      </w:r>
      <w:r>
        <w:rPr>
          <w:rFonts w:ascii="Arial" w:hAnsi="Arial" w:cs="Arial"/>
          <w:sz w:val="22"/>
          <w:szCs w:val="22"/>
        </w:rPr>
        <w:t xml:space="preserve">erm employees, both shift loadings and absence deductions are based on the employee’s work schedule rule. </w:t>
      </w:r>
      <w:proofErr w:type="gramStart"/>
      <w:r w:rsidR="00416A95" w:rsidRPr="00F23556">
        <w:rPr>
          <w:rFonts w:ascii="Arial" w:hAnsi="Arial" w:cs="Arial"/>
          <w:sz w:val="22"/>
          <w:szCs w:val="22"/>
          <w:rPrChange w:id="56" w:author="Dawson, Bre (ESI)" w:date="2020-03-23T11:08:00Z">
            <w:rPr>
              <w:rFonts w:ascii="Arial" w:hAnsi="Arial" w:cs="Arial"/>
              <w:sz w:val="22"/>
              <w:szCs w:val="22"/>
              <w:highlight w:val="yellow"/>
            </w:rPr>
          </w:rPrChange>
        </w:rPr>
        <w:t>Therefore</w:t>
      </w:r>
      <w:proofErr w:type="gramEnd"/>
      <w:r w:rsidR="00416A95" w:rsidRPr="00F23556">
        <w:rPr>
          <w:rFonts w:ascii="Arial" w:hAnsi="Arial" w:cs="Arial"/>
          <w:sz w:val="22"/>
          <w:szCs w:val="22"/>
          <w:rPrChange w:id="57" w:author="Dawson, Bre (ESI)" w:date="2020-03-23T11:08:00Z">
            <w:rPr>
              <w:rFonts w:ascii="Arial" w:hAnsi="Arial" w:cs="Arial"/>
              <w:sz w:val="22"/>
              <w:szCs w:val="22"/>
              <w:highlight w:val="yellow"/>
            </w:rPr>
          </w:rPrChange>
        </w:rPr>
        <w:t xml:space="preserve"> to ensure </w:t>
      </w:r>
      <w:r w:rsidR="008D76AF" w:rsidRPr="00F23556">
        <w:rPr>
          <w:rFonts w:ascii="Arial" w:hAnsi="Arial" w:cs="Arial"/>
          <w:sz w:val="22"/>
          <w:szCs w:val="22"/>
          <w:rPrChange w:id="58" w:author="Dawson, Bre (ESI)" w:date="2020-03-23T11:08:00Z">
            <w:rPr>
              <w:rFonts w:ascii="Arial" w:hAnsi="Arial" w:cs="Arial"/>
              <w:sz w:val="22"/>
              <w:szCs w:val="22"/>
              <w:highlight w:val="yellow"/>
            </w:rPr>
          </w:rPrChange>
        </w:rPr>
        <w:t xml:space="preserve">correct calculations of these elements, it is expected that any shift swaps which may have an impact on these are uploaded into </w:t>
      </w:r>
      <w:proofErr w:type="spellStart"/>
      <w:r w:rsidR="008D76AF" w:rsidRPr="00F23556">
        <w:rPr>
          <w:rFonts w:ascii="Arial" w:hAnsi="Arial" w:cs="Arial"/>
          <w:sz w:val="22"/>
          <w:szCs w:val="22"/>
          <w:rPrChange w:id="59" w:author="Dawson, Bre (ESI)" w:date="2020-03-23T11:08:00Z">
            <w:rPr>
              <w:rFonts w:ascii="Arial" w:hAnsi="Arial" w:cs="Arial"/>
              <w:sz w:val="22"/>
              <w:szCs w:val="22"/>
              <w:highlight w:val="yellow"/>
            </w:rPr>
          </w:rPrChange>
        </w:rPr>
        <w:t>GlobalView</w:t>
      </w:r>
      <w:proofErr w:type="spellEnd"/>
      <w:r w:rsidR="008D76AF" w:rsidRPr="00F23556">
        <w:rPr>
          <w:rFonts w:ascii="Arial" w:hAnsi="Arial" w:cs="Arial"/>
          <w:sz w:val="22"/>
          <w:szCs w:val="22"/>
          <w:vertAlign w:val="superscript"/>
          <w:rPrChange w:id="60" w:author="Dawson, Bre (ESI)" w:date="2020-03-23T11:08:00Z">
            <w:rPr>
              <w:rFonts w:ascii="Arial" w:hAnsi="Arial" w:cs="Arial"/>
              <w:sz w:val="22"/>
              <w:szCs w:val="22"/>
              <w:highlight w:val="yellow"/>
              <w:vertAlign w:val="superscript"/>
            </w:rPr>
          </w:rPrChange>
        </w:rPr>
        <w:t>®</w:t>
      </w:r>
      <w:ins w:id="61" w:author="Dawson, Bre (ESI)" w:date="2020-03-23T11:08:00Z">
        <w:r w:rsidR="00F23556">
          <w:rPr>
            <w:rFonts w:ascii="Arial" w:hAnsi="Arial" w:cs="Arial"/>
            <w:sz w:val="22"/>
            <w:szCs w:val="22"/>
            <w:vertAlign w:val="superscript"/>
          </w:rPr>
          <w:t xml:space="preserve"> </w:t>
        </w:r>
      </w:ins>
      <w:del w:id="62" w:author="Dawson, Bre (ESI)" w:date="2020-03-23T11:08:00Z">
        <w:r w:rsidR="008D76AF" w:rsidDel="00F23556">
          <w:rPr>
            <w:rFonts w:ascii="Arial" w:hAnsi="Arial" w:cs="Arial"/>
            <w:sz w:val="22"/>
            <w:szCs w:val="22"/>
          </w:rPr>
          <w:delText>.</w:delText>
        </w:r>
      </w:del>
      <w:ins w:id="63" w:author="Dawson, Bre (ESI)" w:date="2020-03-23T11:08:00Z">
        <w:r w:rsidR="00F23556">
          <w:rPr>
            <w:rFonts w:ascii="Arial" w:hAnsi="Arial" w:cs="Arial"/>
            <w:sz w:val="22"/>
            <w:szCs w:val="22"/>
          </w:rPr>
          <w:t xml:space="preserve">via the G2 Substitution integration from Workday. </w:t>
        </w:r>
      </w:ins>
    </w:p>
    <w:p w14:paraId="67BD2D56" w14:textId="77777777" w:rsidR="009D3E1B" w:rsidRDefault="009D3E1B" w:rsidP="00B47D71">
      <w:pPr>
        <w:rPr>
          <w:rFonts w:ascii="Arial" w:hAnsi="Arial" w:cs="Arial"/>
          <w:sz w:val="22"/>
          <w:szCs w:val="22"/>
        </w:rPr>
      </w:pPr>
    </w:p>
    <w:p w14:paraId="5F811ACD" w14:textId="77777777" w:rsidR="009D3E1B" w:rsidRPr="009D3E1B" w:rsidRDefault="009D3E1B" w:rsidP="00B47D71">
      <w:pPr>
        <w:rPr>
          <w:rFonts w:ascii="Arial" w:hAnsi="Arial" w:cs="Arial"/>
          <w:b/>
          <w:sz w:val="22"/>
          <w:szCs w:val="22"/>
        </w:rPr>
      </w:pPr>
      <w:r w:rsidRPr="009D3E1B">
        <w:rPr>
          <w:rFonts w:ascii="Arial" w:hAnsi="Arial" w:cs="Arial"/>
          <w:b/>
          <w:sz w:val="22"/>
          <w:szCs w:val="22"/>
        </w:rPr>
        <w:t xml:space="preserve">Scenario 1: Substitution Impact on Shift Loadings </w:t>
      </w:r>
    </w:p>
    <w:p w14:paraId="76EE0D26" w14:textId="77777777" w:rsidR="009D3E1B" w:rsidRDefault="009D3E1B" w:rsidP="00B47D71">
      <w:pPr>
        <w:rPr>
          <w:rFonts w:ascii="Arial" w:hAnsi="Arial" w:cs="Arial"/>
          <w:sz w:val="22"/>
          <w:szCs w:val="22"/>
        </w:rPr>
      </w:pPr>
      <w:r>
        <w:rPr>
          <w:rFonts w:ascii="Arial" w:hAnsi="Arial" w:cs="Arial"/>
          <w:sz w:val="22"/>
          <w:szCs w:val="22"/>
        </w:rPr>
        <w:t xml:space="preserve">In the below scenario, if an RMIT Professional employee working Monday to Friday 8:48-17:00 (with a 1hr break) was to swap a shift on the Monday to 11:48-20:00 they would then become entitled to 7.2hrs of Shift Loading @ 15% for the Monday. </w:t>
      </w:r>
    </w:p>
    <w:p w14:paraId="257B737A" w14:textId="77777777" w:rsidR="009D3E1B" w:rsidRDefault="009D3E1B" w:rsidP="00B47D71">
      <w:pPr>
        <w:rPr>
          <w:rFonts w:ascii="Arial" w:hAnsi="Arial" w:cs="Arial"/>
          <w:sz w:val="22"/>
          <w:szCs w:val="22"/>
        </w:rPr>
      </w:pPr>
      <w:r>
        <w:rPr>
          <w:rFonts w:ascii="Arial" w:hAnsi="Arial" w:cs="Arial"/>
          <w:sz w:val="22"/>
          <w:szCs w:val="22"/>
        </w:rPr>
        <w:t xml:space="preserve">Without the Substitution record loaded, this Shift Loading would not be able to be generated. </w:t>
      </w:r>
    </w:p>
    <w:p w14:paraId="0C09CECA" w14:textId="77777777" w:rsidR="00C847D0" w:rsidRDefault="00C847D0" w:rsidP="00B47D71">
      <w:pPr>
        <w:rPr>
          <w:rFonts w:ascii="Arial" w:hAnsi="Arial" w:cs="Arial"/>
          <w:sz w:val="22"/>
          <w:szCs w:val="22"/>
        </w:rPr>
      </w:pPr>
      <w:r>
        <w:rPr>
          <w:noProof/>
          <w:lang w:eastAsia="en-AU"/>
        </w:rPr>
        <w:drawing>
          <wp:inline distT="0" distB="0" distL="0" distR="0" wp14:anchorId="0E8DA6B2" wp14:editId="6B40B8ED">
            <wp:extent cx="5943600" cy="8108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810895"/>
                    </a:xfrm>
                    <a:prstGeom prst="rect">
                      <a:avLst/>
                    </a:prstGeom>
                  </pic:spPr>
                </pic:pic>
              </a:graphicData>
            </a:graphic>
          </wp:inline>
        </w:drawing>
      </w:r>
    </w:p>
    <w:p w14:paraId="6F4EC916" w14:textId="77777777" w:rsidR="009D3E1B" w:rsidRDefault="009D3E1B" w:rsidP="00B47D71">
      <w:pPr>
        <w:rPr>
          <w:rFonts w:ascii="Arial" w:hAnsi="Arial" w:cs="Arial"/>
          <w:sz w:val="22"/>
          <w:szCs w:val="22"/>
        </w:rPr>
      </w:pPr>
    </w:p>
    <w:p w14:paraId="3C85498D" w14:textId="77777777" w:rsidR="009D3E1B" w:rsidRPr="009D3E1B" w:rsidRDefault="009D3E1B" w:rsidP="009D3E1B">
      <w:pPr>
        <w:rPr>
          <w:rFonts w:ascii="Arial" w:hAnsi="Arial" w:cs="Arial"/>
          <w:b/>
          <w:sz w:val="22"/>
          <w:szCs w:val="22"/>
        </w:rPr>
      </w:pPr>
      <w:r w:rsidRPr="009D3E1B">
        <w:rPr>
          <w:rFonts w:ascii="Arial" w:hAnsi="Arial" w:cs="Arial"/>
          <w:b/>
          <w:sz w:val="22"/>
          <w:szCs w:val="22"/>
        </w:rPr>
        <w:t xml:space="preserve">Scenario </w:t>
      </w:r>
      <w:r>
        <w:rPr>
          <w:rFonts w:ascii="Arial" w:hAnsi="Arial" w:cs="Arial"/>
          <w:b/>
          <w:sz w:val="22"/>
          <w:szCs w:val="22"/>
        </w:rPr>
        <w:t>2</w:t>
      </w:r>
      <w:r w:rsidRPr="009D3E1B">
        <w:rPr>
          <w:rFonts w:ascii="Arial" w:hAnsi="Arial" w:cs="Arial"/>
          <w:b/>
          <w:sz w:val="22"/>
          <w:szCs w:val="22"/>
        </w:rPr>
        <w:t xml:space="preserve">: Substitution Impact on </w:t>
      </w:r>
      <w:r>
        <w:rPr>
          <w:rFonts w:ascii="Arial" w:hAnsi="Arial" w:cs="Arial"/>
          <w:b/>
          <w:sz w:val="22"/>
          <w:szCs w:val="22"/>
        </w:rPr>
        <w:t xml:space="preserve">Leave Deductions </w:t>
      </w:r>
      <w:r w:rsidRPr="009D3E1B">
        <w:rPr>
          <w:rFonts w:ascii="Arial" w:hAnsi="Arial" w:cs="Arial"/>
          <w:b/>
          <w:sz w:val="22"/>
          <w:szCs w:val="22"/>
        </w:rPr>
        <w:t xml:space="preserve"> </w:t>
      </w:r>
    </w:p>
    <w:p w14:paraId="60638A1A" w14:textId="77777777" w:rsidR="00807BFA" w:rsidRDefault="009D3E1B" w:rsidP="009D3E1B">
      <w:pPr>
        <w:rPr>
          <w:rFonts w:ascii="Arial" w:hAnsi="Arial" w:cs="Arial"/>
          <w:sz w:val="22"/>
          <w:szCs w:val="22"/>
        </w:rPr>
      </w:pPr>
      <w:r>
        <w:rPr>
          <w:rFonts w:ascii="Arial" w:hAnsi="Arial" w:cs="Arial"/>
          <w:sz w:val="22"/>
          <w:szCs w:val="22"/>
        </w:rPr>
        <w:t xml:space="preserve">In the below scenario, an RMIT Training </w:t>
      </w:r>
      <w:r w:rsidR="00807BFA">
        <w:rPr>
          <w:rFonts w:ascii="Arial" w:hAnsi="Arial" w:cs="Arial"/>
          <w:sz w:val="22"/>
          <w:szCs w:val="22"/>
        </w:rPr>
        <w:t xml:space="preserve">works part-time Monday to Wednesday 9:00-14:00 but swaps their Wednesday work day to Thursday instead. They then subsequently submit Personal Leave for the Thursday shift planned to have been worked. </w:t>
      </w:r>
    </w:p>
    <w:p w14:paraId="65B5E627" w14:textId="77777777" w:rsidR="00807BFA" w:rsidRDefault="00807BFA" w:rsidP="009D3E1B">
      <w:pPr>
        <w:rPr>
          <w:rFonts w:ascii="Arial" w:hAnsi="Arial" w:cs="Arial"/>
          <w:sz w:val="22"/>
          <w:szCs w:val="22"/>
        </w:rPr>
      </w:pPr>
      <w:r>
        <w:rPr>
          <w:rFonts w:ascii="Arial" w:hAnsi="Arial" w:cs="Arial"/>
          <w:sz w:val="22"/>
          <w:szCs w:val="22"/>
        </w:rPr>
        <w:t xml:space="preserve">In this scenario, it would be expected that an OFF day would be loaded on the Wednesday and hours loaded for their shift on the Thursday. Without this Substitution data, the Personal Leave </w:t>
      </w:r>
      <w:r>
        <w:rPr>
          <w:rFonts w:ascii="Arial" w:hAnsi="Arial" w:cs="Arial"/>
          <w:sz w:val="22"/>
          <w:szCs w:val="22"/>
        </w:rPr>
        <w:lastRenderedPageBreak/>
        <w:t xml:space="preserve">absence loaded on Thursday would have zero hours and would not deduct any entitlement from their Personal Leave quota. </w:t>
      </w:r>
    </w:p>
    <w:p w14:paraId="0E4B56CA" w14:textId="77777777" w:rsidR="00C847D0" w:rsidRDefault="00C847D0" w:rsidP="009D3E1B">
      <w:pPr>
        <w:rPr>
          <w:rFonts w:ascii="Arial" w:hAnsi="Arial" w:cs="Arial"/>
          <w:sz w:val="22"/>
          <w:szCs w:val="22"/>
        </w:rPr>
      </w:pPr>
      <w:r>
        <w:rPr>
          <w:noProof/>
          <w:lang w:eastAsia="en-AU"/>
        </w:rPr>
        <w:drawing>
          <wp:inline distT="0" distB="0" distL="0" distR="0" wp14:anchorId="2D035A21" wp14:editId="74A56B8B">
            <wp:extent cx="5943600" cy="943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943610"/>
                    </a:xfrm>
                    <a:prstGeom prst="rect">
                      <a:avLst/>
                    </a:prstGeom>
                  </pic:spPr>
                </pic:pic>
              </a:graphicData>
            </a:graphic>
          </wp:inline>
        </w:drawing>
      </w:r>
    </w:p>
    <w:p w14:paraId="7B4D3714" w14:textId="77777777" w:rsidR="00C847D0" w:rsidRDefault="00C847D0" w:rsidP="009D3E1B">
      <w:pPr>
        <w:rPr>
          <w:rFonts w:ascii="Arial" w:hAnsi="Arial" w:cs="Arial"/>
          <w:sz w:val="22"/>
          <w:szCs w:val="22"/>
        </w:rPr>
      </w:pPr>
    </w:p>
    <w:p w14:paraId="5C470734" w14:textId="77777777" w:rsidR="00100BD7" w:rsidRPr="000557AD" w:rsidRDefault="003D386F" w:rsidP="00D66F94">
      <w:pPr>
        <w:pStyle w:val="Heading2"/>
        <w:numPr>
          <w:ilvl w:val="1"/>
          <w:numId w:val="17"/>
        </w:numPr>
      </w:pPr>
      <w:bookmarkStart w:id="64" w:name="_Toc20471425"/>
      <w:bookmarkEnd w:id="52"/>
      <w:bookmarkEnd w:id="53"/>
      <w:bookmarkEnd w:id="54"/>
      <w:bookmarkEnd w:id="55"/>
      <w:r>
        <w:t>Attendances</w:t>
      </w:r>
      <w:bookmarkEnd w:id="64"/>
      <w:r>
        <w:t xml:space="preserve"> </w:t>
      </w:r>
    </w:p>
    <w:p w14:paraId="2BEC495B" w14:textId="77777777" w:rsidR="00B33116" w:rsidRDefault="00550BFE" w:rsidP="00550BFE">
      <w:pPr>
        <w:rPr>
          <w:rFonts w:ascii="Arial" w:hAnsi="Arial" w:cs="Arial"/>
          <w:sz w:val="22"/>
          <w:szCs w:val="22"/>
        </w:rPr>
      </w:pPr>
      <w:r>
        <w:rPr>
          <w:rFonts w:ascii="Arial" w:hAnsi="Arial" w:cs="Arial"/>
          <w:sz w:val="22"/>
          <w:szCs w:val="22"/>
        </w:rPr>
        <w:t>Attendances (</w:t>
      </w:r>
      <w:proofErr w:type="spellStart"/>
      <w:r>
        <w:rPr>
          <w:rFonts w:ascii="Arial" w:hAnsi="Arial" w:cs="Arial"/>
          <w:sz w:val="22"/>
          <w:szCs w:val="22"/>
        </w:rPr>
        <w:t>Infotype</w:t>
      </w:r>
      <w:proofErr w:type="spellEnd"/>
      <w:r>
        <w:rPr>
          <w:rFonts w:ascii="Arial" w:hAnsi="Arial" w:cs="Arial"/>
          <w:sz w:val="22"/>
          <w:szCs w:val="22"/>
        </w:rPr>
        <w:t xml:space="preserve"> 2002) are </w:t>
      </w:r>
      <w:r w:rsidR="003F141A">
        <w:rPr>
          <w:rFonts w:ascii="Arial" w:hAnsi="Arial" w:cs="Arial"/>
          <w:sz w:val="22"/>
          <w:szCs w:val="22"/>
        </w:rPr>
        <w:t xml:space="preserve">a recording to capture time an employee spent for a specific purpose whether inside or outside of </w:t>
      </w:r>
      <w:r w:rsidR="00D8077F">
        <w:rPr>
          <w:rFonts w:ascii="Arial" w:hAnsi="Arial" w:cs="Arial"/>
          <w:sz w:val="22"/>
          <w:szCs w:val="22"/>
        </w:rPr>
        <w:t xml:space="preserve">their </w:t>
      </w:r>
      <w:r w:rsidR="003F141A">
        <w:rPr>
          <w:rFonts w:ascii="Arial" w:hAnsi="Arial" w:cs="Arial"/>
          <w:sz w:val="22"/>
          <w:szCs w:val="22"/>
        </w:rPr>
        <w:t xml:space="preserve">planned working time. </w:t>
      </w:r>
    </w:p>
    <w:p w14:paraId="22C6FE61" w14:textId="77777777" w:rsidR="009F3639" w:rsidRDefault="009F3639" w:rsidP="00550BFE">
      <w:pPr>
        <w:rPr>
          <w:rFonts w:ascii="Arial" w:hAnsi="Arial" w:cs="Arial"/>
          <w:sz w:val="22"/>
          <w:szCs w:val="22"/>
        </w:rPr>
      </w:pPr>
      <w:r>
        <w:rPr>
          <w:rFonts w:ascii="Arial" w:hAnsi="Arial" w:cs="Arial"/>
          <w:sz w:val="22"/>
          <w:szCs w:val="22"/>
        </w:rPr>
        <w:t xml:space="preserve">As </w:t>
      </w:r>
      <w:r w:rsidR="00CB327B">
        <w:rPr>
          <w:rFonts w:ascii="Arial" w:hAnsi="Arial" w:cs="Arial"/>
          <w:sz w:val="22"/>
          <w:szCs w:val="22"/>
        </w:rPr>
        <w:t>Continuous</w:t>
      </w:r>
      <w:r>
        <w:rPr>
          <w:rFonts w:ascii="Arial" w:hAnsi="Arial" w:cs="Arial"/>
          <w:sz w:val="22"/>
          <w:szCs w:val="22"/>
        </w:rPr>
        <w:t xml:space="preserve"> and Fixed Term employees are paid by negative time, all attendance entries will be for exception time such as overtime, part time additional hours, call outs, etc. These exception attendance claims will be processed in time evaluation to determine</w:t>
      </w:r>
      <w:r w:rsidR="00E23D83">
        <w:rPr>
          <w:rFonts w:ascii="Arial" w:hAnsi="Arial" w:cs="Arial"/>
          <w:sz w:val="22"/>
          <w:szCs w:val="22"/>
        </w:rPr>
        <w:t xml:space="preserve"> payment based on the award conditions for the employee. </w:t>
      </w:r>
    </w:p>
    <w:p w14:paraId="47198C4E" w14:textId="77777777" w:rsidR="00E23D83" w:rsidRDefault="00E23D83" w:rsidP="00550BFE">
      <w:pPr>
        <w:rPr>
          <w:rFonts w:ascii="Arial" w:hAnsi="Arial" w:cs="Arial"/>
          <w:sz w:val="22"/>
          <w:szCs w:val="22"/>
        </w:rPr>
      </w:pPr>
      <w:r>
        <w:rPr>
          <w:rFonts w:ascii="Arial" w:hAnsi="Arial" w:cs="Arial"/>
          <w:sz w:val="22"/>
          <w:szCs w:val="22"/>
        </w:rPr>
        <w:t xml:space="preserve">As Casual employees are paid by positive time all hours worked will be loaded as an attendance. These hours will be processed in time evaluation to determine payment of ordinary hours, overtime, shift </w:t>
      </w:r>
      <w:proofErr w:type="gramStart"/>
      <w:r>
        <w:rPr>
          <w:rFonts w:ascii="Arial" w:hAnsi="Arial" w:cs="Arial"/>
          <w:sz w:val="22"/>
          <w:szCs w:val="22"/>
        </w:rPr>
        <w:t>loading</w:t>
      </w:r>
      <w:proofErr w:type="gramEnd"/>
      <w:r>
        <w:rPr>
          <w:rFonts w:ascii="Arial" w:hAnsi="Arial" w:cs="Arial"/>
          <w:sz w:val="22"/>
          <w:szCs w:val="22"/>
        </w:rPr>
        <w:t xml:space="preserve"> and associated entitlements based on their award condition. </w:t>
      </w:r>
    </w:p>
    <w:p w14:paraId="3A286799" w14:textId="77777777" w:rsidR="004339BC" w:rsidRDefault="004339BC" w:rsidP="004339BC">
      <w:pPr>
        <w:rPr>
          <w:rFonts w:ascii="Arial" w:hAnsi="Arial" w:cs="Arial"/>
          <w:sz w:val="22"/>
          <w:szCs w:val="22"/>
        </w:rPr>
      </w:pPr>
      <w:r>
        <w:rPr>
          <w:rFonts w:ascii="Arial" w:hAnsi="Arial" w:cs="Arial"/>
          <w:sz w:val="22"/>
          <w:szCs w:val="22"/>
        </w:rPr>
        <w:t xml:space="preserve">The following Attendance types will be available – </w:t>
      </w:r>
    </w:p>
    <w:tbl>
      <w:tblPr>
        <w:tblW w:w="9498" w:type="dxa"/>
        <w:tblInd w:w="108" w:type="dxa"/>
        <w:tblLayout w:type="fixed"/>
        <w:tblLook w:val="0000" w:firstRow="0" w:lastRow="0" w:firstColumn="0" w:lastColumn="0" w:noHBand="0" w:noVBand="0"/>
      </w:tblPr>
      <w:tblGrid>
        <w:gridCol w:w="1418"/>
        <w:gridCol w:w="2268"/>
        <w:gridCol w:w="1417"/>
        <w:gridCol w:w="4395"/>
      </w:tblGrid>
      <w:tr w:rsidR="003F141A" w:rsidRPr="00F1402B" w14:paraId="1EF88FE4" w14:textId="77777777" w:rsidTr="004318C2">
        <w:trPr>
          <w:cantSplit/>
          <w:trHeight w:val="353"/>
          <w:tblHeader/>
        </w:trPr>
        <w:tc>
          <w:tcPr>
            <w:tcW w:w="1418"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3B1B3B90" w14:textId="77777777" w:rsidR="003F141A" w:rsidRPr="00F1402B" w:rsidRDefault="003F141A" w:rsidP="00E4704E">
            <w:pPr>
              <w:spacing w:before="40" w:after="40" w:line="240" w:lineRule="auto"/>
              <w:jc w:val="center"/>
              <w:rPr>
                <w:rFonts w:ascii="Arial" w:hAnsi="Arial" w:cs="Arial"/>
                <w:b/>
                <w:bCs/>
                <w:color w:val="FFFFFF"/>
                <w:sz w:val="20"/>
                <w:lang w:eastAsia="zh-TW"/>
              </w:rPr>
            </w:pPr>
            <w:r>
              <w:rPr>
                <w:rFonts w:ascii="Arial" w:hAnsi="Arial" w:cs="Arial"/>
                <w:b/>
                <w:bCs/>
                <w:color w:val="FFFFFF"/>
                <w:sz w:val="20"/>
                <w:lang w:eastAsia="zh-TW"/>
              </w:rPr>
              <w:t>Attendance Type</w:t>
            </w:r>
          </w:p>
        </w:tc>
        <w:tc>
          <w:tcPr>
            <w:tcW w:w="2268"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1EC8DB21" w14:textId="77777777" w:rsidR="003F141A" w:rsidRPr="00F1402B" w:rsidRDefault="003F141A" w:rsidP="00EE02C0">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 xml:space="preserve">Attendance </w:t>
            </w:r>
            <w:r w:rsidR="00EE02C0">
              <w:rPr>
                <w:rFonts w:ascii="Arial" w:hAnsi="Arial" w:cs="Arial"/>
                <w:b/>
                <w:bCs/>
                <w:color w:val="FFFFFF"/>
                <w:sz w:val="20"/>
                <w:lang w:eastAsia="zh-TW"/>
              </w:rPr>
              <w:t>text</w:t>
            </w:r>
          </w:p>
        </w:tc>
        <w:tc>
          <w:tcPr>
            <w:tcW w:w="1417"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1A8B5656" w14:textId="77777777" w:rsidR="003F141A" w:rsidRPr="00F1402B" w:rsidRDefault="004318C2" w:rsidP="00E23D83">
            <w:pPr>
              <w:spacing w:before="40" w:after="40" w:line="240" w:lineRule="auto"/>
              <w:jc w:val="center"/>
              <w:rPr>
                <w:rFonts w:ascii="Arial" w:hAnsi="Arial" w:cs="Arial"/>
                <w:b/>
                <w:bCs/>
                <w:color w:val="FFFFFF"/>
                <w:sz w:val="20"/>
                <w:lang w:eastAsia="zh-TW"/>
              </w:rPr>
            </w:pPr>
            <w:r>
              <w:rPr>
                <w:rFonts w:ascii="Arial" w:hAnsi="Arial" w:cs="Arial"/>
                <w:b/>
                <w:bCs/>
                <w:color w:val="FFFFFF"/>
                <w:sz w:val="20"/>
                <w:lang w:eastAsia="zh-TW"/>
              </w:rPr>
              <w:t>Entity</w:t>
            </w:r>
          </w:p>
        </w:tc>
        <w:tc>
          <w:tcPr>
            <w:tcW w:w="439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6E7BD072" w14:textId="77777777" w:rsidR="003F141A" w:rsidRPr="00F1402B" w:rsidRDefault="003F141A" w:rsidP="0002341C">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Meaning / Use</w:t>
            </w:r>
          </w:p>
        </w:tc>
      </w:tr>
      <w:tr w:rsidR="003F141A" w:rsidRPr="00F1402B" w14:paraId="555D3CA6" w14:textId="77777777" w:rsidTr="004318C2">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B4D5A6" w14:textId="77777777" w:rsidR="003F141A" w:rsidRPr="00E23D83" w:rsidRDefault="00E23D83" w:rsidP="00E23D83">
            <w:pPr>
              <w:spacing w:before="40" w:after="40" w:line="240" w:lineRule="auto"/>
              <w:jc w:val="center"/>
              <w:rPr>
                <w:rFonts w:ascii="Arial" w:hAnsi="Arial" w:cs="Arial"/>
                <w:sz w:val="20"/>
                <w:lang w:eastAsia="zh-TW"/>
              </w:rPr>
            </w:pPr>
            <w:r w:rsidRPr="00E23D83">
              <w:rPr>
                <w:rFonts w:ascii="Arial" w:hAnsi="Arial" w:cs="Arial"/>
                <w:sz w:val="20"/>
                <w:lang w:eastAsia="zh-TW"/>
              </w:rPr>
              <w:t>9000</w:t>
            </w:r>
          </w:p>
        </w:tc>
        <w:tc>
          <w:tcPr>
            <w:tcW w:w="2268" w:type="dxa"/>
            <w:tcBorders>
              <w:top w:val="single" w:sz="4" w:space="0" w:color="auto"/>
              <w:left w:val="single" w:sz="4" w:space="0" w:color="auto"/>
              <w:bottom w:val="single" w:sz="4" w:space="0" w:color="auto"/>
              <w:right w:val="single" w:sz="4" w:space="0" w:color="auto"/>
            </w:tcBorders>
            <w:vAlign w:val="center"/>
          </w:tcPr>
          <w:p w14:paraId="74752781" w14:textId="77777777" w:rsidR="003F141A" w:rsidRPr="00564A7F" w:rsidRDefault="00E23D83" w:rsidP="00E23D83">
            <w:pPr>
              <w:spacing w:before="40" w:after="40" w:line="240" w:lineRule="auto"/>
              <w:rPr>
                <w:rFonts w:ascii="Arial" w:hAnsi="Arial" w:cs="Arial"/>
                <w:sz w:val="20"/>
                <w:lang w:eastAsia="zh-TW"/>
              </w:rPr>
            </w:pPr>
            <w:r w:rsidRPr="00E23D83">
              <w:rPr>
                <w:rFonts w:ascii="Arial" w:hAnsi="Arial" w:cs="Arial"/>
                <w:sz w:val="20"/>
                <w:lang w:eastAsia="zh-TW"/>
              </w:rPr>
              <w:t>Overtime</w:t>
            </w:r>
          </w:p>
        </w:tc>
        <w:tc>
          <w:tcPr>
            <w:tcW w:w="1417" w:type="dxa"/>
            <w:tcBorders>
              <w:top w:val="single" w:sz="4" w:space="0" w:color="auto"/>
              <w:left w:val="single" w:sz="4" w:space="0" w:color="auto"/>
              <w:bottom w:val="single" w:sz="4" w:space="0" w:color="auto"/>
              <w:right w:val="single" w:sz="4" w:space="0" w:color="auto"/>
            </w:tcBorders>
            <w:vAlign w:val="center"/>
          </w:tcPr>
          <w:p w14:paraId="4D7976C6" w14:textId="77777777" w:rsidR="003F141A" w:rsidRPr="00564A7F" w:rsidRDefault="004318C2" w:rsidP="00E23D83">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vAlign w:val="center"/>
          </w:tcPr>
          <w:p w14:paraId="47CE6DF5" w14:textId="77777777" w:rsidR="00E23D83" w:rsidRPr="00564A7F" w:rsidRDefault="00E23D83" w:rsidP="00D405A6">
            <w:pPr>
              <w:spacing w:before="40" w:after="40" w:line="240" w:lineRule="auto"/>
              <w:rPr>
                <w:rFonts w:ascii="Arial" w:hAnsi="Arial" w:cs="Arial"/>
                <w:sz w:val="20"/>
                <w:lang w:eastAsia="zh-TW"/>
              </w:rPr>
            </w:pPr>
            <w:r>
              <w:rPr>
                <w:rFonts w:ascii="Arial" w:hAnsi="Arial" w:cs="Arial"/>
                <w:sz w:val="20"/>
                <w:lang w:eastAsia="zh-TW"/>
              </w:rPr>
              <w:t>Entered where a FT/PT employee has worked additional hours outside of their planned working time</w:t>
            </w:r>
          </w:p>
        </w:tc>
      </w:tr>
      <w:tr w:rsidR="003F141A" w:rsidRPr="00F1402B" w14:paraId="1469EB7E" w14:textId="77777777" w:rsidTr="004318C2">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EC94AD" w14:textId="77777777" w:rsidR="003F141A" w:rsidRPr="00962DF3" w:rsidRDefault="00E23D83" w:rsidP="00E23D83">
            <w:pPr>
              <w:spacing w:before="40" w:after="40" w:line="240" w:lineRule="auto"/>
              <w:jc w:val="center"/>
              <w:rPr>
                <w:rFonts w:ascii="Arial" w:hAnsi="Arial" w:cs="Arial"/>
                <w:sz w:val="20"/>
                <w:lang w:eastAsia="zh-TW"/>
              </w:rPr>
            </w:pPr>
            <w:r>
              <w:rPr>
                <w:rFonts w:ascii="Arial" w:hAnsi="Arial" w:cs="Arial"/>
                <w:sz w:val="20"/>
                <w:lang w:eastAsia="zh-TW"/>
              </w:rPr>
              <w:t>9002</w:t>
            </w:r>
          </w:p>
        </w:tc>
        <w:tc>
          <w:tcPr>
            <w:tcW w:w="2268" w:type="dxa"/>
            <w:tcBorders>
              <w:top w:val="single" w:sz="4" w:space="0" w:color="auto"/>
              <w:left w:val="single" w:sz="4" w:space="0" w:color="auto"/>
              <w:bottom w:val="single" w:sz="4" w:space="0" w:color="auto"/>
              <w:right w:val="single" w:sz="4" w:space="0" w:color="auto"/>
            </w:tcBorders>
            <w:vAlign w:val="center"/>
          </w:tcPr>
          <w:p w14:paraId="3310B206" w14:textId="77777777" w:rsidR="003F141A" w:rsidRPr="00564A7F" w:rsidRDefault="00E23D83" w:rsidP="00E23D83">
            <w:pPr>
              <w:spacing w:before="40" w:after="40" w:line="240" w:lineRule="auto"/>
              <w:rPr>
                <w:rFonts w:ascii="Arial" w:hAnsi="Arial" w:cs="Arial"/>
                <w:sz w:val="20"/>
                <w:lang w:eastAsia="zh-TW"/>
              </w:rPr>
            </w:pPr>
            <w:r w:rsidRPr="00E23D83">
              <w:rPr>
                <w:rFonts w:ascii="Arial" w:hAnsi="Arial" w:cs="Arial"/>
                <w:sz w:val="20"/>
                <w:lang w:eastAsia="zh-TW"/>
              </w:rPr>
              <w:t>Excess Teaching</w:t>
            </w:r>
          </w:p>
        </w:tc>
        <w:tc>
          <w:tcPr>
            <w:tcW w:w="1417" w:type="dxa"/>
            <w:tcBorders>
              <w:top w:val="single" w:sz="4" w:space="0" w:color="auto"/>
              <w:left w:val="single" w:sz="4" w:space="0" w:color="auto"/>
              <w:bottom w:val="single" w:sz="4" w:space="0" w:color="auto"/>
              <w:right w:val="single" w:sz="4" w:space="0" w:color="auto"/>
            </w:tcBorders>
            <w:vAlign w:val="center"/>
          </w:tcPr>
          <w:p w14:paraId="228A6FB7" w14:textId="77777777" w:rsidR="003F141A" w:rsidRPr="00564A7F" w:rsidRDefault="004318C2" w:rsidP="00E23D83">
            <w:pPr>
              <w:spacing w:before="40" w:after="40" w:line="240" w:lineRule="auto"/>
              <w:jc w:val="center"/>
              <w:rPr>
                <w:rFonts w:ascii="Arial" w:hAnsi="Arial" w:cs="Arial"/>
                <w:sz w:val="20"/>
                <w:lang w:eastAsia="zh-TW"/>
              </w:rPr>
            </w:pPr>
            <w:r>
              <w:rPr>
                <w:rFonts w:ascii="Arial" w:hAnsi="Arial" w:cs="Arial"/>
                <w:sz w:val="20"/>
                <w:lang w:eastAsia="zh-TW"/>
              </w:rPr>
              <w:t>RMIT</w:t>
            </w:r>
          </w:p>
        </w:tc>
        <w:tc>
          <w:tcPr>
            <w:tcW w:w="4395" w:type="dxa"/>
            <w:tcBorders>
              <w:top w:val="single" w:sz="4" w:space="0" w:color="auto"/>
              <w:left w:val="single" w:sz="4" w:space="0" w:color="auto"/>
              <w:bottom w:val="single" w:sz="4" w:space="0" w:color="auto"/>
              <w:right w:val="single" w:sz="4" w:space="0" w:color="auto"/>
            </w:tcBorders>
            <w:vAlign w:val="center"/>
          </w:tcPr>
          <w:p w14:paraId="33EC89A9" w14:textId="77777777" w:rsidR="003F141A" w:rsidRPr="00564A7F" w:rsidRDefault="00E23D83" w:rsidP="00D405A6">
            <w:pPr>
              <w:spacing w:before="40" w:after="40" w:line="240" w:lineRule="auto"/>
              <w:rPr>
                <w:rFonts w:ascii="Arial" w:hAnsi="Arial" w:cs="Arial"/>
                <w:sz w:val="20"/>
                <w:lang w:eastAsia="zh-TW"/>
              </w:rPr>
            </w:pPr>
            <w:r>
              <w:rPr>
                <w:rFonts w:ascii="Arial" w:hAnsi="Arial" w:cs="Arial"/>
                <w:sz w:val="20"/>
                <w:lang w:eastAsia="zh-TW"/>
              </w:rPr>
              <w:t xml:space="preserve">Entered where a FT/PT employee has performed excess teaching outside of their planned working time </w:t>
            </w:r>
          </w:p>
        </w:tc>
      </w:tr>
      <w:tr w:rsidR="003F141A" w:rsidRPr="00F1402B" w14:paraId="7E29C0F8" w14:textId="77777777" w:rsidTr="004318C2">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7C051C" w14:textId="77777777" w:rsidR="003F141A" w:rsidRPr="00962DF3" w:rsidRDefault="00E23D83" w:rsidP="00E23D83">
            <w:pPr>
              <w:spacing w:before="40" w:after="40" w:line="240" w:lineRule="auto"/>
              <w:jc w:val="center"/>
              <w:rPr>
                <w:rFonts w:ascii="Arial" w:hAnsi="Arial" w:cs="Arial"/>
                <w:sz w:val="20"/>
                <w:lang w:eastAsia="zh-TW"/>
              </w:rPr>
            </w:pPr>
            <w:r>
              <w:rPr>
                <w:rFonts w:ascii="Arial" w:hAnsi="Arial" w:cs="Arial"/>
                <w:sz w:val="20"/>
                <w:lang w:eastAsia="zh-TW"/>
              </w:rPr>
              <w:t>9004</w:t>
            </w:r>
          </w:p>
        </w:tc>
        <w:tc>
          <w:tcPr>
            <w:tcW w:w="2268" w:type="dxa"/>
            <w:tcBorders>
              <w:top w:val="single" w:sz="4" w:space="0" w:color="auto"/>
              <w:left w:val="single" w:sz="4" w:space="0" w:color="auto"/>
              <w:bottom w:val="single" w:sz="4" w:space="0" w:color="auto"/>
              <w:right w:val="single" w:sz="4" w:space="0" w:color="auto"/>
            </w:tcBorders>
            <w:vAlign w:val="center"/>
          </w:tcPr>
          <w:p w14:paraId="36DCCFD3" w14:textId="77777777" w:rsidR="003F141A" w:rsidRPr="00564A7F" w:rsidRDefault="00E23D83" w:rsidP="00E23D83">
            <w:pPr>
              <w:spacing w:before="40" w:after="40" w:line="240" w:lineRule="auto"/>
              <w:rPr>
                <w:rFonts w:ascii="Arial" w:hAnsi="Arial" w:cs="Arial"/>
                <w:sz w:val="20"/>
                <w:lang w:eastAsia="zh-TW"/>
              </w:rPr>
            </w:pPr>
            <w:r w:rsidRPr="00E23D83">
              <w:rPr>
                <w:rFonts w:ascii="Arial" w:hAnsi="Arial" w:cs="Arial"/>
                <w:sz w:val="20"/>
                <w:lang w:eastAsia="zh-TW"/>
              </w:rPr>
              <w:t>PT Additional Hours</w:t>
            </w:r>
          </w:p>
        </w:tc>
        <w:tc>
          <w:tcPr>
            <w:tcW w:w="1417" w:type="dxa"/>
            <w:tcBorders>
              <w:top w:val="single" w:sz="4" w:space="0" w:color="auto"/>
              <w:left w:val="single" w:sz="4" w:space="0" w:color="auto"/>
              <w:bottom w:val="single" w:sz="4" w:space="0" w:color="auto"/>
              <w:right w:val="single" w:sz="4" w:space="0" w:color="auto"/>
            </w:tcBorders>
            <w:vAlign w:val="center"/>
          </w:tcPr>
          <w:p w14:paraId="501DA486" w14:textId="77777777" w:rsidR="003F141A" w:rsidRPr="00564A7F" w:rsidRDefault="004318C2" w:rsidP="00255A06">
            <w:pPr>
              <w:spacing w:before="40" w:after="40" w:line="240" w:lineRule="auto"/>
              <w:jc w:val="center"/>
              <w:rPr>
                <w:rFonts w:ascii="Arial" w:hAnsi="Arial" w:cs="Arial"/>
                <w:sz w:val="20"/>
                <w:lang w:eastAsia="zh-TW"/>
              </w:rPr>
            </w:pPr>
            <w:r>
              <w:rPr>
                <w:rFonts w:ascii="Arial" w:hAnsi="Arial" w:cs="Arial"/>
                <w:sz w:val="20"/>
                <w:lang w:eastAsia="zh-TW"/>
              </w:rPr>
              <w:t>RMIT, RMIT Training</w:t>
            </w:r>
            <w:r w:rsidR="00255A06">
              <w:rPr>
                <w:rFonts w:ascii="Arial" w:hAnsi="Arial" w:cs="Arial"/>
                <w:sz w:val="20"/>
                <w:lang w:eastAsia="zh-TW"/>
              </w:rPr>
              <w:t xml:space="preserve"> </w:t>
            </w:r>
          </w:p>
        </w:tc>
        <w:tc>
          <w:tcPr>
            <w:tcW w:w="4395" w:type="dxa"/>
            <w:tcBorders>
              <w:top w:val="single" w:sz="4" w:space="0" w:color="auto"/>
              <w:left w:val="single" w:sz="4" w:space="0" w:color="auto"/>
              <w:bottom w:val="single" w:sz="4" w:space="0" w:color="auto"/>
              <w:right w:val="single" w:sz="4" w:space="0" w:color="auto"/>
            </w:tcBorders>
            <w:vAlign w:val="center"/>
          </w:tcPr>
          <w:p w14:paraId="1C3D7E7A" w14:textId="77777777" w:rsidR="003F141A" w:rsidRPr="00564A7F" w:rsidRDefault="00D405A6" w:rsidP="00D405A6">
            <w:pPr>
              <w:spacing w:before="40" w:after="40" w:line="240" w:lineRule="auto"/>
              <w:rPr>
                <w:rFonts w:ascii="Arial" w:hAnsi="Arial" w:cs="Arial"/>
                <w:sz w:val="20"/>
                <w:lang w:eastAsia="zh-TW"/>
              </w:rPr>
            </w:pPr>
            <w:r>
              <w:rPr>
                <w:rFonts w:ascii="Arial" w:hAnsi="Arial" w:cs="Arial"/>
                <w:sz w:val="20"/>
                <w:lang w:eastAsia="zh-TW"/>
              </w:rPr>
              <w:t xml:space="preserve">Entered where a PT employee has worked additional hours outside of their PT planned hours </w:t>
            </w:r>
          </w:p>
        </w:tc>
      </w:tr>
      <w:tr w:rsidR="00735244" w:rsidRPr="00F1402B" w14:paraId="67154AD6" w14:textId="77777777" w:rsidTr="004318C2">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DCE235" w14:textId="77777777" w:rsidR="00735244" w:rsidRPr="00962DF3" w:rsidRDefault="00735244" w:rsidP="00E23D83">
            <w:pPr>
              <w:spacing w:before="40" w:after="40" w:line="240" w:lineRule="auto"/>
              <w:jc w:val="center"/>
              <w:rPr>
                <w:rFonts w:ascii="Arial" w:hAnsi="Arial" w:cs="Arial"/>
                <w:sz w:val="20"/>
                <w:lang w:eastAsia="zh-TW"/>
              </w:rPr>
            </w:pPr>
            <w:r>
              <w:rPr>
                <w:rFonts w:ascii="Arial" w:hAnsi="Arial" w:cs="Arial"/>
                <w:sz w:val="20"/>
                <w:lang w:eastAsia="zh-TW"/>
              </w:rPr>
              <w:t>9006</w:t>
            </w:r>
          </w:p>
        </w:tc>
        <w:tc>
          <w:tcPr>
            <w:tcW w:w="2268" w:type="dxa"/>
            <w:tcBorders>
              <w:top w:val="single" w:sz="4" w:space="0" w:color="auto"/>
              <w:left w:val="single" w:sz="4" w:space="0" w:color="auto"/>
              <w:bottom w:val="single" w:sz="4" w:space="0" w:color="auto"/>
              <w:right w:val="single" w:sz="4" w:space="0" w:color="auto"/>
            </w:tcBorders>
            <w:vAlign w:val="center"/>
          </w:tcPr>
          <w:p w14:paraId="0EDEC554" w14:textId="77777777" w:rsidR="00735244" w:rsidRPr="00564A7F" w:rsidRDefault="00735244" w:rsidP="00E23D83">
            <w:pPr>
              <w:spacing w:before="40" w:after="40" w:line="240" w:lineRule="auto"/>
              <w:rPr>
                <w:rFonts w:ascii="Arial" w:hAnsi="Arial" w:cs="Arial"/>
                <w:sz w:val="20"/>
                <w:lang w:eastAsia="zh-TW"/>
              </w:rPr>
            </w:pPr>
            <w:r w:rsidRPr="00D405A6">
              <w:rPr>
                <w:rFonts w:ascii="Arial" w:hAnsi="Arial" w:cs="Arial"/>
                <w:sz w:val="20"/>
                <w:lang w:eastAsia="zh-TW"/>
              </w:rPr>
              <w:t>Call Back</w:t>
            </w:r>
          </w:p>
        </w:tc>
        <w:tc>
          <w:tcPr>
            <w:tcW w:w="1417" w:type="dxa"/>
            <w:tcBorders>
              <w:top w:val="single" w:sz="4" w:space="0" w:color="auto"/>
              <w:left w:val="single" w:sz="4" w:space="0" w:color="auto"/>
              <w:bottom w:val="single" w:sz="4" w:space="0" w:color="auto"/>
              <w:right w:val="single" w:sz="4" w:space="0" w:color="auto"/>
            </w:tcBorders>
            <w:vAlign w:val="center"/>
          </w:tcPr>
          <w:p w14:paraId="1344D23A" w14:textId="77777777" w:rsidR="00735244" w:rsidRPr="00564A7F" w:rsidRDefault="00735244" w:rsidP="00E23D83">
            <w:pPr>
              <w:spacing w:before="40" w:after="40" w:line="240" w:lineRule="auto"/>
              <w:jc w:val="center"/>
              <w:rPr>
                <w:rFonts w:ascii="Arial" w:hAnsi="Arial" w:cs="Arial"/>
                <w:sz w:val="20"/>
                <w:lang w:eastAsia="zh-TW"/>
              </w:rPr>
            </w:pPr>
            <w:r>
              <w:rPr>
                <w:rFonts w:ascii="Arial" w:hAnsi="Arial" w:cs="Arial"/>
                <w:sz w:val="20"/>
                <w:lang w:eastAsia="zh-TW"/>
              </w:rPr>
              <w:t>RMIT</w:t>
            </w:r>
          </w:p>
        </w:tc>
        <w:tc>
          <w:tcPr>
            <w:tcW w:w="4395" w:type="dxa"/>
            <w:tcBorders>
              <w:top w:val="single" w:sz="4" w:space="0" w:color="auto"/>
              <w:left w:val="single" w:sz="4" w:space="0" w:color="auto"/>
              <w:bottom w:val="single" w:sz="4" w:space="0" w:color="auto"/>
              <w:right w:val="single" w:sz="4" w:space="0" w:color="auto"/>
            </w:tcBorders>
            <w:vAlign w:val="center"/>
          </w:tcPr>
          <w:p w14:paraId="5241C313" w14:textId="77777777" w:rsidR="00735244" w:rsidRDefault="00735244" w:rsidP="00934AF9">
            <w:pPr>
              <w:spacing w:before="40" w:after="40" w:line="240" w:lineRule="auto"/>
              <w:rPr>
                <w:rFonts w:ascii="Arial" w:hAnsi="Arial" w:cs="Arial"/>
                <w:sz w:val="20"/>
                <w:lang w:eastAsia="zh-TW"/>
              </w:rPr>
            </w:pPr>
            <w:r>
              <w:rPr>
                <w:rFonts w:ascii="Arial" w:hAnsi="Arial" w:cs="Arial"/>
                <w:sz w:val="20"/>
                <w:lang w:eastAsia="zh-TW"/>
              </w:rPr>
              <w:t xml:space="preserve">Entered where Professional employee is called back to work, paid at Overtime rates (Min.3hrs) </w:t>
            </w:r>
          </w:p>
          <w:p w14:paraId="3FE59F19" w14:textId="77777777" w:rsidR="00735244" w:rsidRPr="005404E7" w:rsidRDefault="00735244" w:rsidP="00934AF9">
            <w:pPr>
              <w:spacing w:before="40" w:after="40" w:line="240" w:lineRule="auto"/>
              <w:rPr>
                <w:rFonts w:ascii="Arial" w:hAnsi="Arial" w:cs="Arial"/>
                <w:sz w:val="20"/>
                <w:highlight w:val="yellow"/>
                <w:lang w:eastAsia="zh-TW"/>
              </w:rPr>
            </w:pPr>
            <w:r>
              <w:rPr>
                <w:rFonts w:ascii="Arial" w:hAnsi="Arial" w:cs="Arial"/>
                <w:sz w:val="20"/>
                <w:lang w:eastAsia="zh-TW"/>
              </w:rPr>
              <w:t>(Is only expected to be received where employee has ‘</w:t>
            </w:r>
            <w:r w:rsidRPr="00735244">
              <w:rPr>
                <w:rFonts w:ascii="Arial" w:hAnsi="Arial" w:cs="Arial"/>
                <w:sz w:val="20"/>
                <w:lang w:eastAsia="zh-TW"/>
              </w:rPr>
              <w:t>AUS On Call Allowance</w:t>
            </w:r>
            <w:r>
              <w:rPr>
                <w:rFonts w:ascii="Arial" w:hAnsi="Arial" w:cs="Arial"/>
                <w:sz w:val="20"/>
                <w:lang w:eastAsia="zh-TW"/>
              </w:rPr>
              <w:t xml:space="preserve">’ claim as well, this will be loaded into </w:t>
            </w:r>
            <w:hyperlink w:anchor="_Employee_Remuneration_Info" w:history="1">
              <w:proofErr w:type="spellStart"/>
              <w:r w:rsidRPr="00735244">
                <w:rPr>
                  <w:rStyle w:val="Hyperlink"/>
                  <w:rFonts w:ascii="Arial" w:hAnsi="Arial" w:cs="Arial"/>
                  <w:sz w:val="20"/>
                  <w:lang w:eastAsia="zh-TW"/>
                </w:rPr>
                <w:t>Infotype</w:t>
              </w:r>
              <w:proofErr w:type="spellEnd"/>
              <w:r w:rsidRPr="00735244">
                <w:rPr>
                  <w:rStyle w:val="Hyperlink"/>
                  <w:rFonts w:ascii="Arial" w:hAnsi="Arial" w:cs="Arial"/>
                  <w:sz w:val="20"/>
                  <w:lang w:eastAsia="zh-TW"/>
                </w:rPr>
                <w:t xml:space="preserve"> 2010</w:t>
              </w:r>
            </w:hyperlink>
            <w:r>
              <w:rPr>
                <w:rFonts w:ascii="Arial" w:hAnsi="Arial" w:cs="Arial"/>
                <w:sz w:val="20"/>
                <w:lang w:eastAsia="zh-TW"/>
              </w:rPr>
              <w:t>)</w:t>
            </w:r>
          </w:p>
        </w:tc>
      </w:tr>
      <w:tr w:rsidR="00735244" w:rsidRPr="00F1402B" w14:paraId="4ABC7EF2" w14:textId="77777777" w:rsidTr="004318C2">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E4DBE5" w14:textId="77777777" w:rsidR="00735244" w:rsidRPr="00962DF3" w:rsidRDefault="00735244" w:rsidP="00E23D83">
            <w:pPr>
              <w:spacing w:before="40" w:after="40" w:line="240" w:lineRule="auto"/>
              <w:jc w:val="center"/>
              <w:rPr>
                <w:rFonts w:ascii="Arial" w:hAnsi="Arial" w:cs="Arial"/>
                <w:sz w:val="20"/>
                <w:lang w:eastAsia="zh-TW"/>
              </w:rPr>
            </w:pPr>
            <w:r>
              <w:rPr>
                <w:rFonts w:ascii="Arial" w:hAnsi="Arial" w:cs="Arial"/>
                <w:sz w:val="20"/>
                <w:lang w:eastAsia="zh-TW"/>
              </w:rPr>
              <w:t>9008</w:t>
            </w:r>
          </w:p>
        </w:tc>
        <w:tc>
          <w:tcPr>
            <w:tcW w:w="2268" w:type="dxa"/>
            <w:tcBorders>
              <w:top w:val="single" w:sz="4" w:space="0" w:color="auto"/>
              <w:left w:val="single" w:sz="4" w:space="0" w:color="auto"/>
              <w:bottom w:val="single" w:sz="4" w:space="0" w:color="auto"/>
              <w:right w:val="single" w:sz="4" w:space="0" w:color="auto"/>
            </w:tcBorders>
            <w:vAlign w:val="center"/>
          </w:tcPr>
          <w:p w14:paraId="04D4A61A" w14:textId="77777777" w:rsidR="00735244" w:rsidRPr="00564A7F" w:rsidRDefault="00735244" w:rsidP="00E23D83">
            <w:pPr>
              <w:spacing w:before="40" w:after="40" w:line="240" w:lineRule="auto"/>
              <w:rPr>
                <w:rFonts w:ascii="Arial" w:hAnsi="Arial" w:cs="Arial"/>
                <w:sz w:val="20"/>
                <w:lang w:eastAsia="zh-TW"/>
              </w:rPr>
            </w:pPr>
            <w:r w:rsidRPr="00D405A6">
              <w:rPr>
                <w:rFonts w:ascii="Arial" w:hAnsi="Arial" w:cs="Arial"/>
                <w:sz w:val="20"/>
                <w:lang w:eastAsia="zh-TW"/>
              </w:rPr>
              <w:t>On Call Remote</w:t>
            </w:r>
          </w:p>
        </w:tc>
        <w:tc>
          <w:tcPr>
            <w:tcW w:w="1417" w:type="dxa"/>
            <w:tcBorders>
              <w:top w:val="single" w:sz="4" w:space="0" w:color="auto"/>
              <w:left w:val="single" w:sz="4" w:space="0" w:color="auto"/>
              <w:bottom w:val="single" w:sz="4" w:space="0" w:color="auto"/>
              <w:right w:val="single" w:sz="4" w:space="0" w:color="auto"/>
            </w:tcBorders>
            <w:vAlign w:val="center"/>
          </w:tcPr>
          <w:p w14:paraId="6CF4F8FA" w14:textId="77777777" w:rsidR="00735244" w:rsidRPr="00564A7F" w:rsidRDefault="00735244" w:rsidP="00E23D83">
            <w:pPr>
              <w:spacing w:before="40" w:after="40" w:line="240" w:lineRule="auto"/>
              <w:jc w:val="center"/>
              <w:rPr>
                <w:rFonts w:ascii="Arial" w:hAnsi="Arial" w:cs="Arial"/>
                <w:sz w:val="20"/>
                <w:lang w:eastAsia="zh-TW"/>
              </w:rPr>
            </w:pPr>
            <w:r>
              <w:rPr>
                <w:rFonts w:ascii="Arial" w:hAnsi="Arial" w:cs="Arial"/>
                <w:sz w:val="20"/>
                <w:lang w:eastAsia="zh-TW"/>
              </w:rPr>
              <w:t>RMIT</w:t>
            </w:r>
          </w:p>
        </w:tc>
        <w:tc>
          <w:tcPr>
            <w:tcW w:w="4395" w:type="dxa"/>
            <w:tcBorders>
              <w:top w:val="single" w:sz="4" w:space="0" w:color="auto"/>
              <w:left w:val="single" w:sz="4" w:space="0" w:color="auto"/>
              <w:bottom w:val="single" w:sz="4" w:space="0" w:color="auto"/>
              <w:right w:val="single" w:sz="4" w:space="0" w:color="auto"/>
            </w:tcBorders>
            <w:vAlign w:val="center"/>
          </w:tcPr>
          <w:p w14:paraId="0D007E3E" w14:textId="77777777" w:rsidR="00735244" w:rsidRDefault="00735244" w:rsidP="00735244">
            <w:pPr>
              <w:spacing w:before="40" w:after="40" w:line="240" w:lineRule="auto"/>
              <w:rPr>
                <w:rFonts w:ascii="Arial" w:hAnsi="Arial" w:cs="Arial"/>
                <w:sz w:val="20"/>
                <w:lang w:eastAsia="zh-TW"/>
              </w:rPr>
            </w:pPr>
            <w:r>
              <w:rPr>
                <w:rFonts w:ascii="Arial" w:hAnsi="Arial" w:cs="Arial"/>
                <w:sz w:val="20"/>
                <w:lang w:eastAsia="zh-TW"/>
              </w:rPr>
              <w:t>Entered where Professional employee is On Call and provides remote, paid at Overtime rates (Min. 3hrs)</w:t>
            </w:r>
          </w:p>
          <w:p w14:paraId="66F7C7E5" w14:textId="77777777" w:rsidR="00735244" w:rsidRPr="005404E7" w:rsidRDefault="00735244" w:rsidP="00C02C06">
            <w:pPr>
              <w:spacing w:before="40" w:after="40" w:line="240" w:lineRule="auto"/>
              <w:rPr>
                <w:rFonts w:ascii="Arial" w:hAnsi="Arial" w:cs="Arial"/>
                <w:sz w:val="20"/>
                <w:highlight w:val="yellow"/>
                <w:lang w:eastAsia="zh-TW"/>
              </w:rPr>
            </w:pPr>
            <w:r>
              <w:rPr>
                <w:rFonts w:ascii="Arial" w:hAnsi="Arial" w:cs="Arial"/>
                <w:sz w:val="20"/>
                <w:lang w:eastAsia="zh-TW"/>
              </w:rPr>
              <w:t>(Is only expected to be received where employee has ‘</w:t>
            </w:r>
            <w:r w:rsidRPr="00735244">
              <w:rPr>
                <w:rFonts w:ascii="Arial" w:hAnsi="Arial" w:cs="Arial"/>
                <w:sz w:val="20"/>
                <w:lang w:eastAsia="zh-TW"/>
              </w:rPr>
              <w:t>AUS On Call Allowance</w:t>
            </w:r>
            <w:r>
              <w:rPr>
                <w:rFonts w:ascii="Arial" w:hAnsi="Arial" w:cs="Arial"/>
                <w:sz w:val="20"/>
                <w:lang w:eastAsia="zh-TW"/>
              </w:rPr>
              <w:t xml:space="preserve">’ claim as well, this will be loaded into </w:t>
            </w:r>
            <w:hyperlink w:anchor="_Employee_Remuneration_Info" w:history="1">
              <w:proofErr w:type="spellStart"/>
              <w:r w:rsidRPr="00735244">
                <w:rPr>
                  <w:rStyle w:val="Hyperlink"/>
                  <w:rFonts w:ascii="Arial" w:hAnsi="Arial" w:cs="Arial"/>
                  <w:sz w:val="20"/>
                  <w:lang w:eastAsia="zh-TW"/>
                </w:rPr>
                <w:t>Infotype</w:t>
              </w:r>
              <w:proofErr w:type="spellEnd"/>
              <w:r w:rsidRPr="00735244">
                <w:rPr>
                  <w:rStyle w:val="Hyperlink"/>
                  <w:rFonts w:ascii="Arial" w:hAnsi="Arial" w:cs="Arial"/>
                  <w:sz w:val="20"/>
                  <w:lang w:eastAsia="zh-TW"/>
                </w:rPr>
                <w:t xml:space="preserve"> 2010</w:t>
              </w:r>
            </w:hyperlink>
            <w:r>
              <w:rPr>
                <w:rFonts w:ascii="Arial" w:hAnsi="Arial" w:cs="Arial"/>
                <w:sz w:val="20"/>
                <w:lang w:eastAsia="zh-TW"/>
              </w:rPr>
              <w:t>)</w:t>
            </w:r>
          </w:p>
        </w:tc>
      </w:tr>
      <w:tr w:rsidR="00735244" w:rsidRPr="00F1402B" w14:paraId="00EE6169" w14:textId="77777777" w:rsidTr="004318C2">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5EF330" w14:textId="77777777" w:rsidR="00735244" w:rsidRPr="00962DF3" w:rsidRDefault="00735244" w:rsidP="00E23D83">
            <w:pPr>
              <w:spacing w:before="40" w:after="40" w:line="240" w:lineRule="auto"/>
              <w:jc w:val="center"/>
              <w:rPr>
                <w:rFonts w:ascii="Arial" w:hAnsi="Arial" w:cs="Arial"/>
                <w:sz w:val="20"/>
                <w:lang w:eastAsia="zh-TW"/>
              </w:rPr>
            </w:pPr>
            <w:r>
              <w:rPr>
                <w:rFonts w:ascii="Arial" w:hAnsi="Arial" w:cs="Arial"/>
                <w:sz w:val="20"/>
                <w:lang w:eastAsia="zh-TW"/>
              </w:rPr>
              <w:lastRenderedPageBreak/>
              <w:t>9010</w:t>
            </w:r>
          </w:p>
        </w:tc>
        <w:tc>
          <w:tcPr>
            <w:tcW w:w="2268" w:type="dxa"/>
            <w:tcBorders>
              <w:top w:val="single" w:sz="4" w:space="0" w:color="auto"/>
              <w:left w:val="single" w:sz="4" w:space="0" w:color="auto"/>
              <w:bottom w:val="single" w:sz="4" w:space="0" w:color="auto"/>
              <w:right w:val="single" w:sz="4" w:space="0" w:color="auto"/>
            </w:tcBorders>
            <w:vAlign w:val="center"/>
          </w:tcPr>
          <w:p w14:paraId="21A45A25" w14:textId="77777777" w:rsidR="00735244" w:rsidRPr="00564A7F" w:rsidRDefault="00735244" w:rsidP="00E23D83">
            <w:pPr>
              <w:spacing w:before="40" w:after="40" w:line="240" w:lineRule="auto"/>
              <w:rPr>
                <w:rFonts w:ascii="Arial" w:hAnsi="Arial" w:cs="Arial"/>
                <w:sz w:val="20"/>
                <w:lang w:eastAsia="zh-TW"/>
              </w:rPr>
            </w:pPr>
            <w:r w:rsidRPr="00D405A6">
              <w:rPr>
                <w:rFonts w:ascii="Arial" w:hAnsi="Arial" w:cs="Arial"/>
                <w:sz w:val="20"/>
                <w:lang w:eastAsia="zh-TW"/>
              </w:rPr>
              <w:t>Call Out</w:t>
            </w:r>
          </w:p>
        </w:tc>
        <w:tc>
          <w:tcPr>
            <w:tcW w:w="1417" w:type="dxa"/>
            <w:tcBorders>
              <w:top w:val="single" w:sz="4" w:space="0" w:color="auto"/>
              <w:left w:val="single" w:sz="4" w:space="0" w:color="auto"/>
              <w:bottom w:val="single" w:sz="4" w:space="0" w:color="auto"/>
              <w:right w:val="single" w:sz="4" w:space="0" w:color="auto"/>
            </w:tcBorders>
            <w:vAlign w:val="center"/>
          </w:tcPr>
          <w:p w14:paraId="392311E3" w14:textId="77777777" w:rsidR="00735244" w:rsidRPr="00564A7F" w:rsidRDefault="00735244" w:rsidP="00E23D83">
            <w:pPr>
              <w:spacing w:before="40" w:after="40" w:line="240" w:lineRule="auto"/>
              <w:jc w:val="center"/>
              <w:rPr>
                <w:rFonts w:ascii="Arial" w:hAnsi="Arial" w:cs="Arial"/>
                <w:sz w:val="20"/>
                <w:lang w:eastAsia="zh-TW"/>
              </w:rPr>
            </w:pPr>
            <w:r>
              <w:rPr>
                <w:rFonts w:ascii="Arial" w:hAnsi="Arial" w:cs="Arial"/>
                <w:sz w:val="20"/>
                <w:lang w:eastAsia="zh-TW"/>
              </w:rPr>
              <w:t>RMIT Training</w:t>
            </w:r>
          </w:p>
        </w:tc>
        <w:tc>
          <w:tcPr>
            <w:tcW w:w="4395" w:type="dxa"/>
            <w:tcBorders>
              <w:top w:val="single" w:sz="4" w:space="0" w:color="auto"/>
              <w:left w:val="single" w:sz="4" w:space="0" w:color="auto"/>
              <w:bottom w:val="single" w:sz="4" w:space="0" w:color="auto"/>
              <w:right w:val="single" w:sz="4" w:space="0" w:color="auto"/>
            </w:tcBorders>
            <w:vAlign w:val="center"/>
          </w:tcPr>
          <w:p w14:paraId="11720025" w14:textId="77777777" w:rsidR="00735244" w:rsidRDefault="00735244" w:rsidP="00735244">
            <w:pPr>
              <w:spacing w:before="40" w:after="40" w:line="240" w:lineRule="auto"/>
              <w:rPr>
                <w:rFonts w:ascii="Arial" w:hAnsi="Arial" w:cs="Arial"/>
                <w:sz w:val="20"/>
                <w:lang w:eastAsia="zh-TW"/>
              </w:rPr>
            </w:pPr>
            <w:r>
              <w:rPr>
                <w:rFonts w:ascii="Arial" w:hAnsi="Arial" w:cs="Arial"/>
                <w:sz w:val="20"/>
                <w:lang w:eastAsia="zh-TW"/>
              </w:rPr>
              <w:t xml:space="preserve">Entered where </w:t>
            </w:r>
            <w:r w:rsidR="002074BC">
              <w:rPr>
                <w:rFonts w:ascii="Arial" w:hAnsi="Arial" w:cs="Arial"/>
                <w:sz w:val="20"/>
                <w:lang w:eastAsia="zh-TW"/>
              </w:rPr>
              <w:t xml:space="preserve">RMIT Corporate and Teaching employees who are called back to work, paid at </w:t>
            </w:r>
            <w:r>
              <w:rPr>
                <w:rFonts w:ascii="Arial" w:hAnsi="Arial" w:cs="Arial"/>
                <w:sz w:val="20"/>
                <w:lang w:eastAsia="zh-TW"/>
              </w:rPr>
              <w:t>Overtime rates (Min. 3hrs)</w:t>
            </w:r>
          </w:p>
          <w:p w14:paraId="5D7C3447" w14:textId="77777777" w:rsidR="00735244" w:rsidRPr="005404E7" w:rsidRDefault="00735244" w:rsidP="00C02C06">
            <w:pPr>
              <w:spacing w:before="40" w:after="40" w:line="240" w:lineRule="auto"/>
              <w:rPr>
                <w:rFonts w:ascii="Arial" w:hAnsi="Arial" w:cs="Arial"/>
                <w:sz w:val="20"/>
                <w:highlight w:val="yellow"/>
                <w:lang w:eastAsia="zh-TW"/>
              </w:rPr>
            </w:pPr>
            <w:r>
              <w:rPr>
                <w:rFonts w:ascii="Arial" w:hAnsi="Arial" w:cs="Arial"/>
                <w:sz w:val="20"/>
                <w:lang w:eastAsia="zh-TW"/>
              </w:rPr>
              <w:t>(Is only expected to be received where employee has ‘</w:t>
            </w:r>
            <w:r w:rsidRPr="00735244">
              <w:rPr>
                <w:rFonts w:ascii="Arial" w:hAnsi="Arial" w:cs="Arial"/>
                <w:sz w:val="20"/>
                <w:lang w:eastAsia="zh-TW"/>
              </w:rPr>
              <w:t>AUS On Call Allowance</w:t>
            </w:r>
            <w:r w:rsidR="002074BC">
              <w:rPr>
                <w:rFonts w:ascii="Arial" w:hAnsi="Arial" w:cs="Arial"/>
                <w:sz w:val="20"/>
                <w:lang w:eastAsia="zh-TW"/>
              </w:rPr>
              <w:t xml:space="preserve"> RT</w:t>
            </w:r>
            <w:r>
              <w:rPr>
                <w:rFonts w:ascii="Arial" w:hAnsi="Arial" w:cs="Arial"/>
                <w:sz w:val="20"/>
                <w:lang w:eastAsia="zh-TW"/>
              </w:rPr>
              <w:t xml:space="preserve">’ claim as well, this will be loaded into </w:t>
            </w:r>
            <w:hyperlink w:anchor="_Employee_Remuneration_Info" w:history="1">
              <w:proofErr w:type="spellStart"/>
              <w:r w:rsidRPr="00735244">
                <w:rPr>
                  <w:rStyle w:val="Hyperlink"/>
                  <w:rFonts w:ascii="Arial" w:hAnsi="Arial" w:cs="Arial"/>
                  <w:sz w:val="20"/>
                  <w:lang w:eastAsia="zh-TW"/>
                </w:rPr>
                <w:t>Infotype</w:t>
              </w:r>
              <w:proofErr w:type="spellEnd"/>
              <w:r w:rsidRPr="00735244">
                <w:rPr>
                  <w:rStyle w:val="Hyperlink"/>
                  <w:rFonts w:ascii="Arial" w:hAnsi="Arial" w:cs="Arial"/>
                  <w:sz w:val="20"/>
                  <w:lang w:eastAsia="zh-TW"/>
                </w:rPr>
                <w:t xml:space="preserve"> 2010</w:t>
              </w:r>
            </w:hyperlink>
            <w:r>
              <w:rPr>
                <w:rFonts w:ascii="Arial" w:hAnsi="Arial" w:cs="Arial"/>
                <w:sz w:val="20"/>
                <w:lang w:eastAsia="zh-TW"/>
              </w:rPr>
              <w:t>)</w:t>
            </w:r>
          </w:p>
        </w:tc>
      </w:tr>
      <w:tr w:rsidR="00D405A6" w:rsidRPr="00F1402B" w14:paraId="56BDD088" w14:textId="77777777" w:rsidTr="004318C2">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1BB5E9" w14:textId="77777777" w:rsidR="00D405A6" w:rsidRPr="00962DF3" w:rsidRDefault="00D405A6" w:rsidP="00E23D83">
            <w:pPr>
              <w:spacing w:before="40" w:after="40" w:line="240" w:lineRule="auto"/>
              <w:jc w:val="center"/>
              <w:rPr>
                <w:rFonts w:ascii="Arial" w:hAnsi="Arial" w:cs="Arial"/>
                <w:sz w:val="20"/>
                <w:lang w:eastAsia="zh-TW"/>
              </w:rPr>
            </w:pPr>
            <w:r>
              <w:rPr>
                <w:rFonts w:ascii="Arial" w:hAnsi="Arial" w:cs="Arial"/>
                <w:sz w:val="20"/>
                <w:lang w:eastAsia="zh-TW"/>
              </w:rPr>
              <w:t>9012</w:t>
            </w:r>
          </w:p>
        </w:tc>
        <w:tc>
          <w:tcPr>
            <w:tcW w:w="2268" w:type="dxa"/>
            <w:tcBorders>
              <w:top w:val="single" w:sz="4" w:space="0" w:color="auto"/>
              <w:left w:val="single" w:sz="4" w:space="0" w:color="auto"/>
              <w:bottom w:val="single" w:sz="4" w:space="0" w:color="auto"/>
              <w:right w:val="single" w:sz="4" w:space="0" w:color="auto"/>
            </w:tcBorders>
            <w:vAlign w:val="center"/>
          </w:tcPr>
          <w:p w14:paraId="461E9166" w14:textId="77777777" w:rsidR="00D405A6" w:rsidRPr="00564A7F" w:rsidRDefault="00D405A6" w:rsidP="00E23D83">
            <w:pPr>
              <w:spacing w:before="40" w:after="40" w:line="240" w:lineRule="auto"/>
              <w:rPr>
                <w:rFonts w:ascii="Arial" w:hAnsi="Arial" w:cs="Arial"/>
                <w:sz w:val="20"/>
                <w:lang w:eastAsia="zh-TW"/>
              </w:rPr>
            </w:pPr>
            <w:r w:rsidRPr="00D405A6">
              <w:rPr>
                <w:rFonts w:ascii="Arial" w:hAnsi="Arial" w:cs="Arial"/>
                <w:sz w:val="20"/>
                <w:lang w:eastAsia="zh-TW"/>
              </w:rPr>
              <w:t>Time in Lieu</w:t>
            </w:r>
          </w:p>
        </w:tc>
        <w:tc>
          <w:tcPr>
            <w:tcW w:w="1417" w:type="dxa"/>
            <w:tcBorders>
              <w:top w:val="single" w:sz="4" w:space="0" w:color="auto"/>
              <w:left w:val="single" w:sz="4" w:space="0" w:color="auto"/>
              <w:bottom w:val="single" w:sz="4" w:space="0" w:color="auto"/>
              <w:right w:val="single" w:sz="4" w:space="0" w:color="auto"/>
            </w:tcBorders>
            <w:vAlign w:val="center"/>
          </w:tcPr>
          <w:p w14:paraId="1DBCCE9F" w14:textId="77777777" w:rsidR="00D405A6" w:rsidRPr="00564A7F" w:rsidRDefault="00D405A6" w:rsidP="00E23D83">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vAlign w:val="center"/>
          </w:tcPr>
          <w:p w14:paraId="6F4F780F" w14:textId="77777777" w:rsidR="00D405A6" w:rsidRPr="00564A7F" w:rsidRDefault="00D405A6" w:rsidP="00D405A6">
            <w:pPr>
              <w:spacing w:before="40" w:after="40" w:line="240" w:lineRule="auto"/>
              <w:rPr>
                <w:rFonts w:ascii="Arial" w:hAnsi="Arial" w:cs="Arial"/>
                <w:sz w:val="20"/>
                <w:lang w:eastAsia="zh-TW"/>
              </w:rPr>
            </w:pPr>
            <w:r>
              <w:rPr>
                <w:rFonts w:ascii="Arial" w:hAnsi="Arial" w:cs="Arial"/>
                <w:sz w:val="20"/>
                <w:lang w:eastAsia="zh-TW"/>
              </w:rPr>
              <w:t xml:space="preserve">Entered where an employee has worked additional hours outside of their planned working time and elects to accrue this to Time in Lieu quota in lieu of overtime payment </w:t>
            </w:r>
          </w:p>
        </w:tc>
      </w:tr>
      <w:tr w:rsidR="00D405A6" w:rsidRPr="00F1402B" w14:paraId="320A6A80" w14:textId="77777777" w:rsidTr="004318C2">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F5DFA0" w14:textId="77777777" w:rsidR="00D405A6" w:rsidRPr="00962DF3" w:rsidRDefault="00D405A6" w:rsidP="00E23D83">
            <w:pPr>
              <w:spacing w:before="40" w:after="40" w:line="240" w:lineRule="auto"/>
              <w:jc w:val="center"/>
              <w:rPr>
                <w:rFonts w:ascii="Arial" w:hAnsi="Arial" w:cs="Arial"/>
                <w:sz w:val="20"/>
                <w:lang w:eastAsia="zh-TW"/>
              </w:rPr>
            </w:pPr>
            <w:r>
              <w:rPr>
                <w:rFonts w:ascii="Arial" w:hAnsi="Arial" w:cs="Arial"/>
                <w:sz w:val="20"/>
                <w:lang w:eastAsia="zh-TW"/>
              </w:rPr>
              <w:t>9014</w:t>
            </w:r>
          </w:p>
        </w:tc>
        <w:tc>
          <w:tcPr>
            <w:tcW w:w="2268" w:type="dxa"/>
            <w:tcBorders>
              <w:top w:val="single" w:sz="4" w:space="0" w:color="auto"/>
              <w:left w:val="single" w:sz="4" w:space="0" w:color="auto"/>
              <w:bottom w:val="single" w:sz="4" w:space="0" w:color="auto"/>
              <w:right w:val="single" w:sz="4" w:space="0" w:color="auto"/>
            </w:tcBorders>
            <w:vAlign w:val="center"/>
          </w:tcPr>
          <w:p w14:paraId="5590DE62" w14:textId="77777777" w:rsidR="00D405A6" w:rsidRPr="00564A7F" w:rsidRDefault="00D405A6" w:rsidP="00E23D83">
            <w:pPr>
              <w:spacing w:before="40" w:after="40" w:line="240" w:lineRule="auto"/>
              <w:rPr>
                <w:rFonts w:ascii="Arial" w:hAnsi="Arial" w:cs="Arial"/>
                <w:sz w:val="20"/>
                <w:lang w:eastAsia="zh-TW"/>
              </w:rPr>
            </w:pPr>
            <w:r w:rsidRPr="00D405A6">
              <w:rPr>
                <w:rFonts w:ascii="Arial" w:hAnsi="Arial" w:cs="Arial"/>
                <w:sz w:val="20"/>
                <w:lang w:eastAsia="zh-TW"/>
              </w:rPr>
              <w:t>Public Holiday Worked</w:t>
            </w:r>
          </w:p>
        </w:tc>
        <w:tc>
          <w:tcPr>
            <w:tcW w:w="1417" w:type="dxa"/>
            <w:tcBorders>
              <w:top w:val="single" w:sz="4" w:space="0" w:color="auto"/>
              <w:left w:val="single" w:sz="4" w:space="0" w:color="auto"/>
              <w:bottom w:val="single" w:sz="4" w:space="0" w:color="auto"/>
              <w:right w:val="single" w:sz="4" w:space="0" w:color="auto"/>
            </w:tcBorders>
            <w:vAlign w:val="center"/>
          </w:tcPr>
          <w:p w14:paraId="31B0269A" w14:textId="77777777" w:rsidR="00D405A6" w:rsidRPr="00564A7F" w:rsidRDefault="004318C2" w:rsidP="00E23D83">
            <w:pPr>
              <w:spacing w:before="40" w:after="40" w:line="240" w:lineRule="auto"/>
              <w:jc w:val="center"/>
              <w:rPr>
                <w:rFonts w:ascii="Arial" w:hAnsi="Arial" w:cs="Arial"/>
                <w:sz w:val="20"/>
                <w:lang w:eastAsia="zh-TW"/>
              </w:rPr>
            </w:pPr>
            <w:r>
              <w:rPr>
                <w:rFonts w:ascii="Arial" w:hAnsi="Arial" w:cs="Arial"/>
                <w:sz w:val="20"/>
                <w:lang w:eastAsia="zh-TW"/>
              </w:rPr>
              <w:t>RMIT, RMIT Training</w:t>
            </w:r>
          </w:p>
        </w:tc>
        <w:tc>
          <w:tcPr>
            <w:tcW w:w="4395" w:type="dxa"/>
            <w:tcBorders>
              <w:top w:val="single" w:sz="4" w:space="0" w:color="auto"/>
              <w:left w:val="single" w:sz="4" w:space="0" w:color="auto"/>
              <w:bottom w:val="single" w:sz="4" w:space="0" w:color="auto"/>
              <w:right w:val="single" w:sz="4" w:space="0" w:color="auto"/>
            </w:tcBorders>
            <w:vAlign w:val="center"/>
          </w:tcPr>
          <w:p w14:paraId="4DC5A2FC" w14:textId="77777777" w:rsidR="00D405A6" w:rsidRPr="00564A7F" w:rsidRDefault="00D405A6" w:rsidP="00D405A6">
            <w:pPr>
              <w:spacing w:before="40" w:after="40" w:line="240" w:lineRule="auto"/>
              <w:rPr>
                <w:rFonts w:ascii="Arial" w:hAnsi="Arial" w:cs="Arial"/>
                <w:sz w:val="20"/>
                <w:lang w:eastAsia="zh-TW"/>
              </w:rPr>
            </w:pPr>
            <w:r>
              <w:rPr>
                <w:rFonts w:ascii="Arial" w:hAnsi="Arial" w:cs="Arial"/>
                <w:sz w:val="20"/>
                <w:lang w:eastAsia="zh-TW"/>
              </w:rPr>
              <w:t xml:space="preserve">Entered where an employee works any hours on a Public Holiday, rostered hours as well as hours outside of planned working time </w:t>
            </w:r>
          </w:p>
        </w:tc>
      </w:tr>
      <w:tr w:rsidR="00D405A6" w:rsidRPr="00F1402B" w14:paraId="044E3BC1" w14:textId="77777777" w:rsidTr="004318C2">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A478E1" w14:textId="77777777" w:rsidR="00D405A6" w:rsidRPr="00962DF3" w:rsidRDefault="00D405A6" w:rsidP="00E23D83">
            <w:pPr>
              <w:spacing w:before="40" w:after="40" w:line="240" w:lineRule="auto"/>
              <w:jc w:val="center"/>
              <w:rPr>
                <w:rFonts w:ascii="Arial" w:hAnsi="Arial" w:cs="Arial"/>
                <w:sz w:val="20"/>
                <w:lang w:eastAsia="zh-TW"/>
              </w:rPr>
            </w:pPr>
            <w:r>
              <w:rPr>
                <w:rFonts w:ascii="Arial" w:hAnsi="Arial" w:cs="Arial"/>
                <w:sz w:val="20"/>
                <w:lang w:eastAsia="zh-TW"/>
              </w:rPr>
              <w:t>9016</w:t>
            </w:r>
          </w:p>
        </w:tc>
        <w:tc>
          <w:tcPr>
            <w:tcW w:w="2268" w:type="dxa"/>
            <w:tcBorders>
              <w:top w:val="single" w:sz="4" w:space="0" w:color="auto"/>
              <w:left w:val="single" w:sz="4" w:space="0" w:color="auto"/>
              <w:bottom w:val="single" w:sz="4" w:space="0" w:color="auto"/>
              <w:right w:val="single" w:sz="4" w:space="0" w:color="auto"/>
            </w:tcBorders>
            <w:vAlign w:val="center"/>
          </w:tcPr>
          <w:p w14:paraId="44BE3B69" w14:textId="77777777" w:rsidR="00D405A6" w:rsidRPr="00564A7F" w:rsidRDefault="00D405A6" w:rsidP="00E23D83">
            <w:pPr>
              <w:spacing w:before="40" w:after="40" w:line="240" w:lineRule="auto"/>
              <w:rPr>
                <w:rFonts w:ascii="Arial" w:hAnsi="Arial" w:cs="Arial"/>
                <w:sz w:val="20"/>
                <w:lang w:eastAsia="zh-TW"/>
              </w:rPr>
            </w:pPr>
            <w:r w:rsidRPr="00D405A6">
              <w:rPr>
                <w:rFonts w:ascii="Arial" w:hAnsi="Arial" w:cs="Arial"/>
                <w:sz w:val="20"/>
                <w:lang w:eastAsia="zh-TW"/>
              </w:rPr>
              <w:t>No Min Break</w:t>
            </w:r>
          </w:p>
        </w:tc>
        <w:tc>
          <w:tcPr>
            <w:tcW w:w="1417" w:type="dxa"/>
            <w:tcBorders>
              <w:top w:val="single" w:sz="4" w:space="0" w:color="auto"/>
              <w:left w:val="single" w:sz="4" w:space="0" w:color="auto"/>
              <w:bottom w:val="single" w:sz="4" w:space="0" w:color="auto"/>
              <w:right w:val="single" w:sz="4" w:space="0" w:color="auto"/>
            </w:tcBorders>
            <w:vAlign w:val="center"/>
          </w:tcPr>
          <w:p w14:paraId="50FA05A8" w14:textId="77777777" w:rsidR="00D405A6" w:rsidRPr="00564A7F" w:rsidRDefault="004318C2" w:rsidP="00E23D83">
            <w:pPr>
              <w:spacing w:before="40" w:after="40" w:line="240" w:lineRule="auto"/>
              <w:jc w:val="center"/>
              <w:rPr>
                <w:rFonts w:ascii="Arial" w:hAnsi="Arial" w:cs="Arial"/>
                <w:sz w:val="20"/>
                <w:lang w:eastAsia="zh-TW"/>
              </w:rPr>
            </w:pPr>
            <w:r>
              <w:rPr>
                <w:rFonts w:ascii="Arial" w:hAnsi="Arial" w:cs="Arial"/>
                <w:sz w:val="20"/>
                <w:lang w:eastAsia="zh-TW"/>
              </w:rPr>
              <w:t>RMIT</w:t>
            </w:r>
            <w:r w:rsidR="00D405A6">
              <w:rPr>
                <w:rFonts w:ascii="Arial" w:hAnsi="Arial" w:cs="Arial"/>
                <w:sz w:val="20"/>
                <w:lang w:eastAsia="zh-TW"/>
              </w:rPr>
              <w:t xml:space="preserve"> </w:t>
            </w:r>
          </w:p>
        </w:tc>
        <w:tc>
          <w:tcPr>
            <w:tcW w:w="4395" w:type="dxa"/>
            <w:tcBorders>
              <w:top w:val="single" w:sz="4" w:space="0" w:color="auto"/>
              <w:left w:val="single" w:sz="4" w:space="0" w:color="auto"/>
              <w:bottom w:val="single" w:sz="4" w:space="0" w:color="auto"/>
              <w:right w:val="single" w:sz="4" w:space="0" w:color="auto"/>
            </w:tcBorders>
            <w:vAlign w:val="center"/>
          </w:tcPr>
          <w:p w14:paraId="22B7E80F" w14:textId="77777777" w:rsidR="00D405A6" w:rsidRPr="00564A7F" w:rsidRDefault="00D405A6" w:rsidP="00CB327B">
            <w:pPr>
              <w:spacing w:before="40" w:after="40" w:line="240" w:lineRule="auto"/>
              <w:rPr>
                <w:rFonts w:ascii="Arial" w:hAnsi="Arial" w:cs="Arial"/>
                <w:sz w:val="20"/>
                <w:lang w:eastAsia="zh-TW"/>
              </w:rPr>
            </w:pPr>
            <w:r>
              <w:rPr>
                <w:rFonts w:ascii="Arial" w:hAnsi="Arial" w:cs="Arial"/>
                <w:sz w:val="20"/>
                <w:lang w:eastAsia="zh-TW"/>
              </w:rPr>
              <w:t>Entered for all hours worked of a shift where an employee has not ha</w:t>
            </w:r>
            <w:r w:rsidR="00CB327B">
              <w:rPr>
                <w:rFonts w:ascii="Arial" w:hAnsi="Arial" w:cs="Arial"/>
                <w:sz w:val="20"/>
                <w:lang w:eastAsia="zh-TW"/>
              </w:rPr>
              <w:t>d</w:t>
            </w:r>
            <w:r>
              <w:rPr>
                <w:rFonts w:ascii="Arial" w:hAnsi="Arial" w:cs="Arial"/>
                <w:sz w:val="20"/>
                <w:lang w:eastAsia="zh-TW"/>
              </w:rPr>
              <w:t xml:space="preserve"> the minimum 10hr break prior </w:t>
            </w:r>
          </w:p>
        </w:tc>
      </w:tr>
      <w:tr w:rsidR="00D405A6" w:rsidRPr="00F1402B" w14:paraId="23896E63" w14:textId="77777777" w:rsidTr="004318C2">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570659" w14:textId="77777777" w:rsidR="00D405A6" w:rsidRPr="00962DF3" w:rsidRDefault="00D405A6" w:rsidP="00E23D83">
            <w:pPr>
              <w:spacing w:before="40" w:after="40" w:line="240" w:lineRule="auto"/>
              <w:jc w:val="center"/>
              <w:rPr>
                <w:rFonts w:ascii="Arial" w:hAnsi="Arial" w:cs="Arial"/>
                <w:sz w:val="20"/>
                <w:lang w:eastAsia="zh-TW"/>
              </w:rPr>
            </w:pPr>
            <w:r>
              <w:rPr>
                <w:rFonts w:ascii="Arial" w:hAnsi="Arial" w:cs="Arial"/>
                <w:sz w:val="20"/>
                <w:lang w:eastAsia="zh-TW"/>
              </w:rPr>
              <w:t>9018</w:t>
            </w:r>
          </w:p>
        </w:tc>
        <w:tc>
          <w:tcPr>
            <w:tcW w:w="2268" w:type="dxa"/>
            <w:tcBorders>
              <w:top w:val="single" w:sz="4" w:space="0" w:color="auto"/>
              <w:left w:val="single" w:sz="4" w:space="0" w:color="auto"/>
              <w:bottom w:val="single" w:sz="4" w:space="0" w:color="auto"/>
              <w:right w:val="single" w:sz="4" w:space="0" w:color="auto"/>
            </w:tcBorders>
            <w:vAlign w:val="center"/>
          </w:tcPr>
          <w:p w14:paraId="4D9B56C1" w14:textId="77777777" w:rsidR="00D405A6" w:rsidRPr="00564A7F" w:rsidRDefault="00D405A6" w:rsidP="00E23D83">
            <w:pPr>
              <w:spacing w:before="40" w:after="40" w:line="240" w:lineRule="auto"/>
              <w:rPr>
                <w:rFonts w:ascii="Arial" w:hAnsi="Arial" w:cs="Arial"/>
                <w:sz w:val="20"/>
                <w:lang w:eastAsia="zh-TW"/>
              </w:rPr>
            </w:pPr>
            <w:r w:rsidRPr="00D405A6">
              <w:rPr>
                <w:rFonts w:ascii="Arial" w:hAnsi="Arial" w:cs="Arial"/>
                <w:sz w:val="20"/>
                <w:lang w:eastAsia="zh-TW"/>
              </w:rPr>
              <w:t>Extended Travel</w:t>
            </w:r>
          </w:p>
        </w:tc>
        <w:tc>
          <w:tcPr>
            <w:tcW w:w="1417" w:type="dxa"/>
            <w:tcBorders>
              <w:top w:val="single" w:sz="4" w:space="0" w:color="auto"/>
              <w:left w:val="single" w:sz="4" w:space="0" w:color="auto"/>
              <w:bottom w:val="single" w:sz="4" w:space="0" w:color="auto"/>
              <w:right w:val="single" w:sz="4" w:space="0" w:color="auto"/>
            </w:tcBorders>
            <w:vAlign w:val="center"/>
          </w:tcPr>
          <w:p w14:paraId="5B5BFC75" w14:textId="77777777" w:rsidR="00D405A6" w:rsidRPr="00564A7F" w:rsidRDefault="004318C2" w:rsidP="00E23D83">
            <w:pPr>
              <w:spacing w:before="40" w:after="40" w:line="240" w:lineRule="auto"/>
              <w:jc w:val="center"/>
              <w:rPr>
                <w:rFonts w:ascii="Arial" w:hAnsi="Arial" w:cs="Arial"/>
                <w:sz w:val="20"/>
                <w:lang w:eastAsia="zh-TW"/>
              </w:rPr>
            </w:pPr>
            <w:r>
              <w:rPr>
                <w:rFonts w:ascii="Arial" w:hAnsi="Arial" w:cs="Arial"/>
                <w:sz w:val="20"/>
                <w:lang w:eastAsia="zh-TW"/>
              </w:rPr>
              <w:t>RMIT</w:t>
            </w:r>
          </w:p>
        </w:tc>
        <w:tc>
          <w:tcPr>
            <w:tcW w:w="4395" w:type="dxa"/>
            <w:tcBorders>
              <w:top w:val="single" w:sz="4" w:space="0" w:color="auto"/>
              <w:left w:val="single" w:sz="4" w:space="0" w:color="auto"/>
              <w:bottom w:val="single" w:sz="4" w:space="0" w:color="auto"/>
              <w:right w:val="single" w:sz="4" w:space="0" w:color="auto"/>
            </w:tcBorders>
            <w:vAlign w:val="center"/>
          </w:tcPr>
          <w:p w14:paraId="72F1063E" w14:textId="77777777" w:rsidR="00D405A6" w:rsidRPr="006F4D27" w:rsidRDefault="00934AF9" w:rsidP="00CB2D87">
            <w:pPr>
              <w:widowControl w:val="0"/>
              <w:spacing w:before="40" w:after="40" w:line="240" w:lineRule="auto"/>
              <w:jc w:val="both"/>
              <w:rPr>
                <w:rFonts w:ascii="Arial" w:hAnsi="Arial" w:cs="Arial"/>
                <w:sz w:val="20"/>
                <w:lang w:eastAsia="zh-TW"/>
              </w:rPr>
            </w:pPr>
            <w:r w:rsidRPr="006F4D27">
              <w:rPr>
                <w:rFonts w:ascii="Arial" w:hAnsi="Arial" w:cs="Arial"/>
                <w:sz w:val="20"/>
                <w:lang w:eastAsia="zh-TW"/>
              </w:rPr>
              <w:t>Entered where an employee is required to spend a night away from their place of residence. This is expected to be claimed outside of planned hours and will be paid at Ordinary rates based on total hours entered.</w:t>
            </w:r>
          </w:p>
        </w:tc>
      </w:tr>
      <w:tr w:rsidR="00D405A6" w:rsidRPr="00F1402B" w14:paraId="0038F75B" w14:textId="77777777" w:rsidTr="004318C2">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5C9B29" w14:textId="77777777" w:rsidR="00D405A6" w:rsidRPr="00962DF3" w:rsidRDefault="00D405A6" w:rsidP="00E23D83">
            <w:pPr>
              <w:spacing w:before="40" w:after="40" w:line="240" w:lineRule="auto"/>
              <w:jc w:val="center"/>
              <w:rPr>
                <w:rFonts w:ascii="Arial" w:hAnsi="Arial" w:cs="Arial"/>
                <w:sz w:val="20"/>
                <w:lang w:eastAsia="zh-TW"/>
              </w:rPr>
            </w:pPr>
            <w:r>
              <w:rPr>
                <w:rFonts w:ascii="Arial" w:hAnsi="Arial" w:cs="Arial"/>
                <w:sz w:val="20"/>
                <w:lang w:eastAsia="zh-TW"/>
              </w:rPr>
              <w:t>9020</w:t>
            </w:r>
          </w:p>
        </w:tc>
        <w:tc>
          <w:tcPr>
            <w:tcW w:w="2268" w:type="dxa"/>
            <w:tcBorders>
              <w:top w:val="single" w:sz="4" w:space="0" w:color="auto"/>
              <w:left w:val="single" w:sz="4" w:space="0" w:color="auto"/>
              <w:bottom w:val="single" w:sz="4" w:space="0" w:color="auto"/>
              <w:right w:val="single" w:sz="4" w:space="0" w:color="auto"/>
            </w:tcBorders>
            <w:vAlign w:val="center"/>
          </w:tcPr>
          <w:p w14:paraId="7DB973DE" w14:textId="77777777" w:rsidR="00D405A6" w:rsidRPr="00564A7F" w:rsidRDefault="00D405A6" w:rsidP="00E23D83">
            <w:pPr>
              <w:spacing w:before="40" w:after="40" w:line="240" w:lineRule="auto"/>
              <w:rPr>
                <w:rFonts w:ascii="Arial" w:hAnsi="Arial" w:cs="Arial"/>
                <w:sz w:val="20"/>
                <w:lang w:eastAsia="zh-TW"/>
              </w:rPr>
            </w:pPr>
            <w:r w:rsidRPr="00D405A6">
              <w:rPr>
                <w:rFonts w:ascii="Arial" w:hAnsi="Arial" w:cs="Arial"/>
                <w:sz w:val="20"/>
                <w:lang w:eastAsia="zh-TW"/>
              </w:rPr>
              <w:t>Extended Travel OT</w:t>
            </w:r>
          </w:p>
        </w:tc>
        <w:tc>
          <w:tcPr>
            <w:tcW w:w="1417" w:type="dxa"/>
            <w:tcBorders>
              <w:top w:val="single" w:sz="4" w:space="0" w:color="auto"/>
              <w:left w:val="single" w:sz="4" w:space="0" w:color="auto"/>
              <w:bottom w:val="single" w:sz="4" w:space="0" w:color="auto"/>
              <w:right w:val="single" w:sz="4" w:space="0" w:color="auto"/>
            </w:tcBorders>
            <w:vAlign w:val="center"/>
          </w:tcPr>
          <w:p w14:paraId="4E9F1524" w14:textId="77777777" w:rsidR="00D405A6" w:rsidRPr="00564A7F" w:rsidRDefault="004318C2" w:rsidP="00E23D83">
            <w:pPr>
              <w:spacing w:before="40" w:after="40" w:line="240" w:lineRule="auto"/>
              <w:jc w:val="center"/>
              <w:rPr>
                <w:rFonts w:ascii="Arial" w:hAnsi="Arial" w:cs="Arial"/>
                <w:sz w:val="20"/>
                <w:lang w:eastAsia="zh-TW"/>
              </w:rPr>
            </w:pPr>
            <w:r>
              <w:rPr>
                <w:rFonts w:ascii="Arial" w:hAnsi="Arial" w:cs="Arial"/>
                <w:sz w:val="20"/>
                <w:lang w:eastAsia="zh-TW"/>
              </w:rPr>
              <w:t>RMIT</w:t>
            </w:r>
          </w:p>
        </w:tc>
        <w:tc>
          <w:tcPr>
            <w:tcW w:w="4395" w:type="dxa"/>
            <w:tcBorders>
              <w:top w:val="single" w:sz="4" w:space="0" w:color="auto"/>
              <w:left w:val="single" w:sz="4" w:space="0" w:color="auto"/>
              <w:bottom w:val="single" w:sz="4" w:space="0" w:color="auto"/>
              <w:right w:val="single" w:sz="4" w:space="0" w:color="auto"/>
            </w:tcBorders>
            <w:vAlign w:val="center"/>
          </w:tcPr>
          <w:p w14:paraId="47FAEBE8" w14:textId="77777777" w:rsidR="00D405A6" w:rsidRPr="006F4D27" w:rsidRDefault="00934AF9" w:rsidP="00CB2D87">
            <w:pPr>
              <w:widowControl w:val="0"/>
              <w:spacing w:before="40" w:after="40" w:line="240" w:lineRule="auto"/>
              <w:jc w:val="both"/>
              <w:rPr>
                <w:rFonts w:ascii="Arial" w:hAnsi="Arial" w:cs="Arial"/>
                <w:sz w:val="20"/>
                <w:lang w:eastAsia="zh-TW"/>
              </w:rPr>
            </w:pPr>
            <w:r w:rsidRPr="006F4D27">
              <w:rPr>
                <w:rFonts w:ascii="Arial" w:hAnsi="Arial" w:cs="Arial"/>
                <w:sz w:val="20"/>
                <w:lang w:eastAsia="zh-TW"/>
              </w:rPr>
              <w:t xml:space="preserve">Entered where the employee is required to travel and as a result works greater than their FTE planned hours. Paid at Overtime rates. </w:t>
            </w:r>
          </w:p>
        </w:tc>
      </w:tr>
      <w:tr w:rsidR="000D1723" w:rsidRPr="00F1402B" w14:paraId="44205A11" w14:textId="77777777" w:rsidTr="004318C2">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7609E5" w14:textId="77777777" w:rsidR="000D1723" w:rsidRPr="00CB2D87" w:rsidRDefault="000D1723" w:rsidP="00DD5C0B">
            <w:pPr>
              <w:widowControl w:val="0"/>
              <w:spacing w:before="40" w:after="40" w:line="240" w:lineRule="auto"/>
              <w:jc w:val="center"/>
              <w:rPr>
                <w:rFonts w:ascii="Arial" w:hAnsi="Arial" w:cs="Arial"/>
                <w:sz w:val="20"/>
                <w:lang w:eastAsia="zh-TW"/>
              </w:rPr>
            </w:pPr>
            <w:r w:rsidRPr="00CB2D87">
              <w:rPr>
                <w:rFonts w:ascii="Arial" w:hAnsi="Arial" w:cs="Arial"/>
                <w:sz w:val="20"/>
                <w:lang w:eastAsia="zh-TW"/>
              </w:rPr>
              <w:t>9022</w:t>
            </w:r>
          </w:p>
        </w:tc>
        <w:tc>
          <w:tcPr>
            <w:tcW w:w="2268" w:type="dxa"/>
            <w:tcBorders>
              <w:top w:val="single" w:sz="4" w:space="0" w:color="auto"/>
              <w:left w:val="single" w:sz="4" w:space="0" w:color="auto"/>
              <w:bottom w:val="single" w:sz="4" w:space="0" w:color="auto"/>
              <w:right w:val="single" w:sz="4" w:space="0" w:color="auto"/>
            </w:tcBorders>
            <w:vAlign w:val="center"/>
          </w:tcPr>
          <w:p w14:paraId="5F6653A2" w14:textId="77777777" w:rsidR="000D1723" w:rsidRPr="00CB2D87" w:rsidRDefault="000D1723" w:rsidP="00DD5C0B">
            <w:pPr>
              <w:widowControl w:val="0"/>
              <w:spacing w:before="40" w:after="40" w:line="240" w:lineRule="auto"/>
              <w:rPr>
                <w:rFonts w:ascii="Arial" w:hAnsi="Arial" w:cs="Arial"/>
                <w:sz w:val="20"/>
                <w:lang w:eastAsia="zh-TW"/>
              </w:rPr>
            </w:pPr>
            <w:r w:rsidRPr="00CB2D87">
              <w:rPr>
                <w:rFonts w:ascii="Arial" w:hAnsi="Arial" w:cs="Arial"/>
                <w:sz w:val="20"/>
                <w:lang w:eastAsia="zh-TW"/>
              </w:rPr>
              <w:t>Keep in Touch</w:t>
            </w:r>
          </w:p>
        </w:tc>
        <w:tc>
          <w:tcPr>
            <w:tcW w:w="1417" w:type="dxa"/>
            <w:tcBorders>
              <w:top w:val="single" w:sz="4" w:space="0" w:color="auto"/>
              <w:left w:val="single" w:sz="4" w:space="0" w:color="auto"/>
              <w:bottom w:val="single" w:sz="4" w:space="0" w:color="auto"/>
              <w:right w:val="single" w:sz="4" w:space="0" w:color="auto"/>
            </w:tcBorders>
            <w:vAlign w:val="center"/>
          </w:tcPr>
          <w:p w14:paraId="73A353FA" w14:textId="77777777" w:rsidR="000D1723" w:rsidRDefault="000D1723" w:rsidP="00E23D83">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vAlign w:val="center"/>
          </w:tcPr>
          <w:p w14:paraId="5BD98DC3" w14:textId="77777777" w:rsidR="000D1723" w:rsidRDefault="000D1723" w:rsidP="00CB327B">
            <w:pPr>
              <w:spacing w:before="40" w:after="40" w:line="240" w:lineRule="auto"/>
              <w:rPr>
                <w:rFonts w:ascii="Arial" w:hAnsi="Arial" w:cs="Arial"/>
                <w:sz w:val="20"/>
                <w:lang w:eastAsia="zh-TW"/>
              </w:rPr>
            </w:pPr>
            <w:r>
              <w:rPr>
                <w:rFonts w:ascii="Arial" w:hAnsi="Arial" w:cs="Arial"/>
                <w:sz w:val="20"/>
                <w:lang w:eastAsia="zh-TW"/>
              </w:rPr>
              <w:t>Entered where an employee is on Parental Leave. Paid at 100% Ordinary Time</w:t>
            </w:r>
          </w:p>
        </w:tc>
      </w:tr>
      <w:tr w:rsidR="00D405A6" w:rsidRPr="00F1402B" w14:paraId="11CBFB21" w14:textId="77777777" w:rsidTr="004318C2">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2C0B0E" w14:textId="77777777" w:rsidR="00D405A6" w:rsidRPr="00CB2D87" w:rsidRDefault="00D405A6" w:rsidP="00DD5C0B">
            <w:pPr>
              <w:widowControl w:val="0"/>
              <w:spacing w:before="40" w:after="40" w:line="240" w:lineRule="auto"/>
              <w:jc w:val="center"/>
              <w:rPr>
                <w:rFonts w:ascii="Arial" w:hAnsi="Arial" w:cs="Arial"/>
                <w:sz w:val="20"/>
                <w:lang w:eastAsia="zh-TW"/>
              </w:rPr>
            </w:pPr>
            <w:r w:rsidRPr="00CB2D87">
              <w:rPr>
                <w:rFonts w:ascii="Arial" w:hAnsi="Arial" w:cs="Arial"/>
                <w:sz w:val="20"/>
                <w:lang w:eastAsia="zh-TW"/>
              </w:rPr>
              <w:t>910</w:t>
            </w:r>
            <w:r w:rsidR="0005531D" w:rsidRPr="00CB2D87">
              <w:rPr>
                <w:rFonts w:ascii="Arial" w:hAnsi="Arial" w:cs="Arial"/>
                <w:sz w:val="20"/>
                <w:lang w:eastAsia="zh-TW"/>
              </w:rPr>
              <w:t>0</w:t>
            </w:r>
          </w:p>
        </w:tc>
        <w:tc>
          <w:tcPr>
            <w:tcW w:w="2268" w:type="dxa"/>
            <w:tcBorders>
              <w:top w:val="single" w:sz="4" w:space="0" w:color="auto"/>
              <w:left w:val="single" w:sz="4" w:space="0" w:color="auto"/>
              <w:bottom w:val="single" w:sz="4" w:space="0" w:color="auto"/>
              <w:right w:val="single" w:sz="4" w:space="0" w:color="auto"/>
            </w:tcBorders>
            <w:vAlign w:val="center"/>
          </w:tcPr>
          <w:p w14:paraId="3CB0D980" w14:textId="77777777" w:rsidR="00D405A6" w:rsidRPr="00CB2D87" w:rsidRDefault="00D405A6" w:rsidP="00DD5C0B">
            <w:pPr>
              <w:widowControl w:val="0"/>
              <w:spacing w:before="40" w:after="40" w:line="240" w:lineRule="auto"/>
              <w:rPr>
                <w:rFonts w:ascii="Arial" w:hAnsi="Arial" w:cs="Arial"/>
                <w:sz w:val="20"/>
                <w:lang w:eastAsia="zh-TW"/>
              </w:rPr>
            </w:pPr>
            <w:r w:rsidRPr="00CB2D87">
              <w:rPr>
                <w:rFonts w:ascii="Arial" w:hAnsi="Arial" w:cs="Arial"/>
                <w:sz w:val="20"/>
                <w:lang w:eastAsia="zh-TW"/>
              </w:rPr>
              <w:t xml:space="preserve">Casual Hours </w:t>
            </w:r>
            <w:r w:rsidR="0005531D" w:rsidRPr="00CB2D87">
              <w:rPr>
                <w:rFonts w:ascii="Arial" w:hAnsi="Arial" w:cs="Arial"/>
                <w:sz w:val="20"/>
                <w:lang w:eastAsia="zh-TW"/>
              </w:rPr>
              <w:t>(Childcare)</w:t>
            </w:r>
          </w:p>
        </w:tc>
        <w:tc>
          <w:tcPr>
            <w:tcW w:w="1417" w:type="dxa"/>
            <w:tcBorders>
              <w:top w:val="single" w:sz="4" w:space="0" w:color="auto"/>
              <w:left w:val="single" w:sz="4" w:space="0" w:color="auto"/>
              <w:bottom w:val="single" w:sz="4" w:space="0" w:color="auto"/>
              <w:right w:val="single" w:sz="4" w:space="0" w:color="auto"/>
            </w:tcBorders>
            <w:vAlign w:val="center"/>
          </w:tcPr>
          <w:p w14:paraId="6794CCED" w14:textId="77777777" w:rsidR="00D405A6" w:rsidRPr="00564A7F" w:rsidRDefault="004318C2" w:rsidP="00E23D83">
            <w:pPr>
              <w:spacing w:before="40" w:after="40" w:line="240" w:lineRule="auto"/>
              <w:jc w:val="center"/>
              <w:rPr>
                <w:rFonts w:ascii="Arial" w:hAnsi="Arial" w:cs="Arial"/>
                <w:sz w:val="20"/>
                <w:lang w:eastAsia="zh-TW"/>
              </w:rPr>
            </w:pPr>
            <w:r>
              <w:rPr>
                <w:rFonts w:ascii="Arial" w:hAnsi="Arial" w:cs="Arial"/>
                <w:sz w:val="20"/>
                <w:lang w:eastAsia="zh-TW"/>
              </w:rPr>
              <w:t>RMIT</w:t>
            </w:r>
          </w:p>
        </w:tc>
        <w:tc>
          <w:tcPr>
            <w:tcW w:w="4395" w:type="dxa"/>
            <w:tcBorders>
              <w:top w:val="single" w:sz="4" w:space="0" w:color="auto"/>
              <w:left w:val="single" w:sz="4" w:space="0" w:color="auto"/>
              <w:bottom w:val="single" w:sz="4" w:space="0" w:color="auto"/>
              <w:right w:val="single" w:sz="4" w:space="0" w:color="auto"/>
            </w:tcBorders>
            <w:vAlign w:val="center"/>
          </w:tcPr>
          <w:p w14:paraId="5286A099" w14:textId="77777777" w:rsidR="00D405A6" w:rsidRPr="00564A7F" w:rsidRDefault="00D405A6" w:rsidP="00CB327B">
            <w:pPr>
              <w:spacing w:before="40" w:after="40" w:line="240" w:lineRule="auto"/>
              <w:rPr>
                <w:rFonts w:ascii="Arial" w:hAnsi="Arial" w:cs="Arial"/>
                <w:sz w:val="20"/>
                <w:lang w:eastAsia="zh-TW"/>
              </w:rPr>
            </w:pPr>
            <w:r>
              <w:rPr>
                <w:rFonts w:ascii="Arial" w:hAnsi="Arial" w:cs="Arial"/>
                <w:sz w:val="20"/>
                <w:lang w:eastAsia="zh-TW"/>
              </w:rPr>
              <w:t xml:space="preserve">Entered for all hours worked by a </w:t>
            </w:r>
            <w:r w:rsidR="0005531D">
              <w:rPr>
                <w:rFonts w:ascii="Arial" w:hAnsi="Arial" w:cs="Arial"/>
                <w:sz w:val="20"/>
                <w:lang w:eastAsia="zh-TW"/>
              </w:rPr>
              <w:t xml:space="preserve">Childcare </w:t>
            </w:r>
            <w:r>
              <w:rPr>
                <w:rFonts w:ascii="Arial" w:hAnsi="Arial" w:cs="Arial"/>
                <w:sz w:val="20"/>
                <w:lang w:eastAsia="zh-TW"/>
              </w:rPr>
              <w:t xml:space="preserve">casual </w:t>
            </w:r>
          </w:p>
        </w:tc>
      </w:tr>
      <w:tr w:rsidR="00D405A6" w:rsidRPr="00F1402B" w14:paraId="2D8B4062" w14:textId="77777777" w:rsidTr="004318C2">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6DE9E4" w14:textId="77777777" w:rsidR="00D405A6" w:rsidRPr="00CB2D87" w:rsidRDefault="0005531D" w:rsidP="00DD5C0B">
            <w:pPr>
              <w:widowControl w:val="0"/>
              <w:spacing w:before="40" w:after="40" w:line="240" w:lineRule="auto"/>
              <w:jc w:val="center"/>
              <w:rPr>
                <w:rFonts w:ascii="Arial" w:hAnsi="Arial" w:cs="Arial"/>
                <w:sz w:val="20"/>
                <w:lang w:eastAsia="zh-TW"/>
              </w:rPr>
            </w:pPr>
            <w:r w:rsidRPr="00CB2D87">
              <w:rPr>
                <w:rFonts w:ascii="Arial" w:hAnsi="Arial" w:cs="Arial"/>
                <w:sz w:val="20"/>
                <w:lang w:eastAsia="zh-TW"/>
              </w:rPr>
              <w:t>9105</w:t>
            </w:r>
          </w:p>
        </w:tc>
        <w:tc>
          <w:tcPr>
            <w:tcW w:w="2268" w:type="dxa"/>
            <w:tcBorders>
              <w:top w:val="single" w:sz="4" w:space="0" w:color="auto"/>
              <w:left w:val="single" w:sz="4" w:space="0" w:color="auto"/>
              <w:bottom w:val="single" w:sz="4" w:space="0" w:color="auto"/>
              <w:right w:val="single" w:sz="4" w:space="0" w:color="auto"/>
            </w:tcBorders>
            <w:vAlign w:val="center"/>
          </w:tcPr>
          <w:p w14:paraId="68B2C5EA" w14:textId="77777777" w:rsidR="00D405A6" w:rsidRPr="00CB2D87" w:rsidRDefault="00D405A6" w:rsidP="00DD5C0B">
            <w:pPr>
              <w:widowControl w:val="0"/>
              <w:spacing w:before="40" w:after="40" w:line="240" w:lineRule="auto"/>
              <w:rPr>
                <w:rFonts w:ascii="Arial" w:hAnsi="Arial" w:cs="Arial"/>
                <w:sz w:val="20"/>
                <w:lang w:eastAsia="zh-TW"/>
              </w:rPr>
            </w:pPr>
            <w:r w:rsidRPr="00CB2D87">
              <w:rPr>
                <w:rFonts w:ascii="Arial" w:hAnsi="Arial" w:cs="Arial"/>
                <w:sz w:val="20"/>
                <w:lang w:eastAsia="zh-TW"/>
              </w:rPr>
              <w:t xml:space="preserve">Casual Hours </w:t>
            </w:r>
            <w:r w:rsidR="0005531D" w:rsidRPr="00CB2D87">
              <w:rPr>
                <w:rFonts w:ascii="Arial" w:hAnsi="Arial" w:cs="Arial"/>
                <w:sz w:val="20"/>
                <w:lang w:eastAsia="zh-TW"/>
              </w:rPr>
              <w:t>(Professional)</w:t>
            </w:r>
          </w:p>
        </w:tc>
        <w:tc>
          <w:tcPr>
            <w:tcW w:w="1417" w:type="dxa"/>
            <w:tcBorders>
              <w:top w:val="single" w:sz="4" w:space="0" w:color="auto"/>
              <w:left w:val="single" w:sz="4" w:space="0" w:color="auto"/>
              <w:bottom w:val="single" w:sz="4" w:space="0" w:color="auto"/>
              <w:right w:val="single" w:sz="4" w:space="0" w:color="auto"/>
            </w:tcBorders>
            <w:vAlign w:val="center"/>
          </w:tcPr>
          <w:p w14:paraId="2D5F860A" w14:textId="77777777" w:rsidR="00D405A6" w:rsidRPr="00564A7F" w:rsidRDefault="004318C2" w:rsidP="00E23D83">
            <w:pPr>
              <w:spacing w:before="40" w:after="40" w:line="240" w:lineRule="auto"/>
              <w:jc w:val="center"/>
              <w:rPr>
                <w:rFonts w:ascii="Arial" w:hAnsi="Arial" w:cs="Arial"/>
                <w:sz w:val="20"/>
                <w:lang w:eastAsia="zh-TW"/>
              </w:rPr>
            </w:pPr>
            <w:r>
              <w:rPr>
                <w:rFonts w:ascii="Arial" w:hAnsi="Arial" w:cs="Arial"/>
                <w:sz w:val="20"/>
                <w:lang w:eastAsia="zh-TW"/>
              </w:rPr>
              <w:t>RMIT</w:t>
            </w:r>
          </w:p>
        </w:tc>
        <w:tc>
          <w:tcPr>
            <w:tcW w:w="4395" w:type="dxa"/>
            <w:tcBorders>
              <w:top w:val="single" w:sz="4" w:space="0" w:color="auto"/>
              <w:left w:val="single" w:sz="4" w:space="0" w:color="auto"/>
              <w:bottom w:val="single" w:sz="4" w:space="0" w:color="auto"/>
              <w:right w:val="single" w:sz="4" w:space="0" w:color="auto"/>
            </w:tcBorders>
            <w:vAlign w:val="center"/>
          </w:tcPr>
          <w:p w14:paraId="44A5F3EA" w14:textId="77777777" w:rsidR="00D405A6" w:rsidRPr="00564A7F" w:rsidRDefault="00D405A6" w:rsidP="00CB327B">
            <w:pPr>
              <w:spacing w:before="40" w:after="40" w:line="240" w:lineRule="auto"/>
              <w:rPr>
                <w:rFonts w:ascii="Arial" w:hAnsi="Arial" w:cs="Arial"/>
                <w:sz w:val="20"/>
                <w:lang w:eastAsia="zh-TW"/>
              </w:rPr>
            </w:pPr>
            <w:r>
              <w:rPr>
                <w:rFonts w:ascii="Arial" w:hAnsi="Arial" w:cs="Arial"/>
                <w:sz w:val="20"/>
                <w:lang w:eastAsia="zh-TW"/>
              </w:rPr>
              <w:t xml:space="preserve">Entered for all hours worked by a </w:t>
            </w:r>
            <w:r w:rsidR="0005531D">
              <w:rPr>
                <w:rFonts w:ascii="Arial" w:hAnsi="Arial" w:cs="Arial"/>
                <w:sz w:val="20"/>
                <w:lang w:eastAsia="zh-TW"/>
              </w:rPr>
              <w:t xml:space="preserve">Professional </w:t>
            </w:r>
            <w:r>
              <w:rPr>
                <w:rFonts w:ascii="Arial" w:hAnsi="Arial" w:cs="Arial"/>
                <w:sz w:val="20"/>
                <w:lang w:eastAsia="zh-TW"/>
              </w:rPr>
              <w:t xml:space="preserve">casual </w:t>
            </w:r>
          </w:p>
        </w:tc>
      </w:tr>
      <w:tr w:rsidR="00D405A6" w:rsidRPr="00F1402B" w14:paraId="17D12AC0" w14:textId="77777777" w:rsidTr="004318C2">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31CA6A" w14:textId="77777777" w:rsidR="00D405A6" w:rsidRPr="00CB2D87" w:rsidRDefault="0005531D" w:rsidP="00DD5C0B">
            <w:pPr>
              <w:widowControl w:val="0"/>
              <w:spacing w:before="40" w:after="40" w:line="240" w:lineRule="auto"/>
              <w:jc w:val="center"/>
              <w:rPr>
                <w:rFonts w:ascii="Arial" w:hAnsi="Arial" w:cs="Arial"/>
                <w:sz w:val="20"/>
                <w:lang w:eastAsia="zh-TW"/>
              </w:rPr>
            </w:pPr>
            <w:r w:rsidRPr="00CB2D87">
              <w:rPr>
                <w:rFonts w:ascii="Arial" w:hAnsi="Arial" w:cs="Arial"/>
                <w:sz w:val="20"/>
                <w:lang w:eastAsia="zh-TW"/>
              </w:rPr>
              <w:t>9110</w:t>
            </w:r>
          </w:p>
        </w:tc>
        <w:tc>
          <w:tcPr>
            <w:tcW w:w="2268" w:type="dxa"/>
            <w:tcBorders>
              <w:top w:val="single" w:sz="4" w:space="0" w:color="auto"/>
              <w:left w:val="single" w:sz="4" w:space="0" w:color="auto"/>
              <w:bottom w:val="single" w:sz="4" w:space="0" w:color="auto"/>
              <w:right w:val="single" w:sz="4" w:space="0" w:color="auto"/>
            </w:tcBorders>
            <w:vAlign w:val="center"/>
          </w:tcPr>
          <w:p w14:paraId="5B2F240A" w14:textId="77777777" w:rsidR="00D405A6" w:rsidRPr="00CB2D87" w:rsidRDefault="00D405A6" w:rsidP="00DD5C0B">
            <w:pPr>
              <w:widowControl w:val="0"/>
              <w:spacing w:before="40" w:after="40" w:line="240" w:lineRule="auto"/>
              <w:rPr>
                <w:rFonts w:ascii="Arial" w:hAnsi="Arial" w:cs="Arial"/>
                <w:sz w:val="20"/>
                <w:lang w:eastAsia="zh-TW"/>
              </w:rPr>
            </w:pPr>
            <w:r w:rsidRPr="00CB2D87">
              <w:rPr>
                <w:rFonts w:ascii="Arial" w:hAnsi="Arial" w:cs="Arial"/>
                <w:sz w:val="20"/>
                <w:lang w:eastAsia="zh-TW"/>
              </w:rPr>
              <w:t xml:space="preserve">Casual Hours </w:t>
            </w:r>
            <w:r w:rsidR="0005531D" w:rsidRPr="00CB2D87">
              <w:rPr>
                <w:rFonts w:ascii="Arial" w:hAnsi="Arial" w:cs="Arial"/>
                <w:sz w:val="20"/>
                <w:lang w:eastAsia="zh-TW"/>
              </w:rPr>
              <w:t>(RT Corporate)</w:t>
            </w:r>
          </w:p>
        </w:tc>
        <w:tc>
          <w:tcPr>
            <w:tcW w:w="1417" w:type="dxa"/>
            <w:tcBorders>
              <w:top w:val="single" w:sz="4" w:space="0" w:color="auto"/>
              <w:left w:val="single" w:sz="4" w:space="0" w:color="auto"/>
              <w:bottom w:val="single" w:sz="4" w:space="0" w:color="auto"/>
              <w:right w:val="single" w:sz="4" w:space="0" w:color="auto"/>
            </w:tcBorders>
            <w:vAlign w:val="center"/>
          </w:tcPr>
          <w:p w14:paraId="3A86842D" w14:textId="77777777" w:rsidR="00D405A6" w:rsidRPr="00564A7F" w:rsidRDefault="004318C2" w:rsidP="00255A06">
            <w:pPr>
              <w:spacing w:before="40" w:after="40" w:line="240" w:lineRule="auto"/>
              <w:jc w:val="center"/>
              <w:rPr>
                <w:rFonts w:ascii="Arial" w:hAnsi="Arial" w:cs="Arial"/>
                <w:sz w:val="20"/>
                <w:lang w:eastAsia="zh-TW"/>
              </w:rPr>
            </w:pPr>
            <w:r>
              <w:rPr>
                <w:rFonts w:ascii="Arial" w:hAnsi="Arial" w:cs="Arial"/>
                <w:sz w:val="20"/>
                <w:lang w:eastAsia="zh-TW"/>
              </w:rPr>
              <w:t>RMIT Training</w:t>
            </w:r>
            <w:r w:rsidR="00255A06">
              <w:rPr>
                <w:rFonts w:ascii="Arial" w:hAnsi="Arial" w:cs="Arial"/>
                <w:sz w:val="20"/>
                <w:lang w:eastAsia="zh-TW"/>
              </w:rPr>
              <w:t xml:space="preserve"> </w:t>
            </w:r>
          </w:p>
        </w:tc>
        <w:tc>
          <w:tcPr>
            <w:tcW w:w="4395" w:type="dxa"/>
            <w:tcBorders>
              <w:top w:val="single" w:sz="4" w:space="0" w:color="auto"/>
              <w:left w:val="single" w:sz="4" w:space="0" w:color="auto"/>
              <w:bottom w:val="single" w:sz="4" w:space="0" w:color="auto"/>
              <w:right w:val="single" w:sz="4" w:space="0" w:color="auto"/>
            </w:tcBorders>
            <w:vAlign w:val="center"/>
          </w:tcPr>
          <w:p w14:paraId="55898571" w14:textId="77777777" w:rsidR="00D405A6" w:rsidRPr="00564A7F" w:rsidRDefault="00D405A6" w:rsidP="00CB327B">
            <w:pPr>
              <w:spacing w:before="40" w:after="40" w:line="240" w:lineRule="auto"/>
              <w:rPr>
                <w:rFonts w:ascii="Arial" w:hAnsi="Arial" w:cs="Arial"/>
                <w:sz w:val="20"/>
                <w:lang w:eastAsia="zh-TW"/>
              </w:rPr>
            </w:pPr>
            <w:r>
              <w:rPr>
                <w:rFonts w:ascii="Arial" w:hAnsi="Arial" w:cs="Arial"/>
                <w:sz w:val="20"/>
                <w:lang w:eastAsia="zh-TW"/>
              </w:rPr>
              <w:t xml:space="preserve">Entered for all hours worked by a </w:t>
            </w:r>
            <w:r w:rsidR="0005531D">
              <w:rPr>
                <w:rFonts w:ascii="Arial" w:hAnsi="Arial" w:cs="Arial"/>
                <w:sz w:val="20"/>
                <w:lang w:eastAsia="zh-TW"/>
              </w:rPr>
              <w:t xml:space="preserve">RT Corporate </w:t>
            </w:r>
            <w:r>
              <w:rPr>
                <w:rFonts w:ascii="Arial" w:hAnsi="Arial" w:cs="Arial"/>
                <w:sz w:val="20"/>
                <w:lang w:eastAsia="zh-TW"/>
              </w:rPr>
              <w:t xml:space="preserve">casual </w:t>
            </w:r>
          </w:p>
        </w:tc>
      </w:tr>
      <w:tr w:rsidR="00255A06" w:rsidRPr="00F1402B" w14:paraId="17CD2B09" w14:textId="77777777" w:rsidTr="004318C2">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61D467" w14:textId="77777777" w:rsidR="00255A06" w:rsidRPr="00962DF3" w:rsidRDefault="00255A06" w:rsidP="00E23D83">
            <w:pPr>
              <w:spacing w:before="40" w:after="40" w:line="240" w:lineRule="auto"/>
              <w:jc w:val="center"/>
              <w:rPr>
                <w:rFonts w:ascii="Arial" w:hAnsi="Arial" w:cs="Arial"/>
                <w:sz w:val="20"/>
                <w:lang w:eastAsia="zh-TW"/>
              </w:rPr>
            </w:pPr>
            <w:r>
              <w:rPr>
                <w:rFonts w:ascii="Arial" w:hAnsi="Arial" w:cs="Arial"/>
                <w:sz w:val="20"/>
                <w:lang w:eastAsia="zh-TW"/>
              </w:rPr>
              <w:t>9125-9128</w:t>
            </w:r>
          </w:p>
        </w:tc>
        <w:tc>
          <w:tcPr>
            <w:tcW w:w="2268" w:type="dxa"/>
            <w:tcBorders>
              <w:top w:val="single" w:sz="4" w:space="0" w:color="auto"/>
              <w:left w:val="single" w:sz="4" w:space="0" w:color="auto"/>
              <w:bottom w:val="single" w:sz="4" w:space="0" w:color="auto"/>
              <w:right w:val="single" w:sz="4" w:space="0" w:color="auto"/>
            </w:tcBorders>
            <w:vAlign w:val="center"/>
          </w:tcPr>
          <w:p w14:paraId="1A1E464B" w14:textId="77777777" w:rsidR="00255A06" w:rsidRPr="00564A7F" w:rsidRDefault="00255A06" w:rsidP="00E23D83">
            <w:pPr>
              <w:spacing w:before="40" w:after="40" w:line="240" w:lineRule="auto"/>
              <w:rPr>
                <w:rFonts w:ascii="Arial" w:hAnsi="Arial" w:cs="Arial"/>
                <w:sz w:val="20"/>
                <w:lang w:eastAsia="zh-TW"/>
              </w:rPr>
            </w:pPr>
            <w:r>
              <w:rPr>
                <w:rFonts w:ascii="Arial" w:hAnsi="Arial" w:cs="Arial"/>
                <w:sz w:val="20"/>
                <w:lang w:eastAsia="zh-TW"/>
              </w:rPr>
              <w:t>Lecture</w:t>
            </w:r>
          </w:p>
        </w:tc>
        <w:tc>
          <w:tcPr>
            <w:tcW w:w="1417" w:type="dxa"/>
            <w:tcBorders>
              <w:top w:val="single" w:sz="4" w:space="0" w:color="auto"/>
              <w:left w:val="single" w:sz="4" w:space="0" w:color="auto"/>
              <w:bottom w:val="single" w:sz="4" w:space="0" w:color="auto"/>
              <w:right w:val="single" w:sz="4" w:space="0" w:color="auto"/>
            </w:tcBorders>
            <w:vAlign w:val="center"/>
          </w:tcPr>
          <w:p w14:paraId="167B5AAE" w14:textId="77777777" w:rsidR="00255A06" w:rsidRPr="00564A7F" w:rsidRDefault="004318C2" w:rsidP="00E23D83">
            <w:pPr>
              <w:spacing w:before="40" w:after="40" w:line="240" w:lineRule="auto"/>
              <w:jc w:val="center"/>
              <w:rPr>
                <w:rFonts w:ascii="Arial" w:hAnsi="Arial" w:cs="Arial"/>
                <w:sz w:val="20"/>
                <w:lang w:eastAsia="zh-TW"/>
              </w:rPr>
            </w:pPr>
            <w:r>
              <w:rPr>
                <w:rFonts w:ascii="Arial" w:hAnsi="Arial" w:cs="Arial"/>
                <w:sz w:val="20"/>
                <w:lang w:eastAsia="zh-TW"/>
              </w:rPr>
              <w:t>RMIT</w:t>
            </w:r>
          </w:p>
        </w:tc>
        <w:tc>
          <w:tcPr>
            <w:tcW w:w="4395" w:type="dxa"/>
            <w:tcBorders>
              <w:top w:val="single" w:sz="4" w:space="0" w:color="auto"/>
              <w:left w:val="single" w:sz="4" w:space="0" w:color="auto"/>
              <w:bottom w:val="single" w:sz="4" w:space="0" w:color="auto"/>
              <w:right w:val="single" w:sz="4" w:space="0" w:color="auto"/>
            </w:tcBorders>
            <w:vAlign w:val="center"/>
          </w:tcPr>
          <w:p w14:paraId="155277DE" w14:textId="77777777" w:rsidR="00255A06" w:rsidRPr="00564A7F" w:rsidRDefault="00255A06" w:rsidP="00255A06">
            <w:pPr>
              <w:spacing w:before="40" w:after="40" w:line="240" w:lineRule="auto"/>
              <w:rPr>
                <w:rFonts w:ascii="Arial" w:hAnsi="Arial" w:cs="Arial"/>
                <w:sz w:val="20"/>
                <w:lang w:eastAsia="zh-TW"/>
              </w:rPr>
            </w:pPr>
            <w:r>
              <w:rPr>
                <w:rFonts w:ascii="Arial" w:hAnsi="Arial" w:cs="Arial"/>
                <w:sz w:val="20"/>
                <w:lang w:eastAsia="zh-TW"/>
              </w:rPr>
              <w:t xml:space="preserve">Entered for </w:t>
            </w:r>
            <w:r w:rsidR="005404E7">
              <w:rPr>
                <w:rFonts w:ascii="Arial" w:hAnsi="Arial" w:cs="Arial"/>
                <w:sz w:val="20"/>
                <w:lang w:eastAsia="zh-TW"/>
              </w:rPr>
              <w:t xml:space="preserve">specific </w:t>
            </w:r>
            <w:r>
              <w:rPr>
                <w:rFonts w:ascii="Arial" w:hAnsi="Arial" w:cs="Arial"/>
                <w:sz w:val="20"/>
                <w:lang w:eastAsia="zh-TW"/>
              </w:rPr>
              <w:t xml:space="preserve">casual activities performed </w:t>
            </w:r>
          </w:p>
        </w:tc>
      </w:tr>
      <w:tr w:rsidR="005404E7" w:rsidRPr="00F1402B" w14:paraId="6C7B8FBB" w14:textId="77777777" w:rsidTr="004318C2">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F8B244" w14:textId="77777777" w:rsidR="005404E7" w:rsidRPr="00962DF3" w:rsidRDefault="005404E7" w:rsidP="00E23D83">
            <w:pPr>
              <w:spacing w:before="40" w:after="40" w:line="240" w:lineRule="auto"/>
              <w:jc w:val="center"/>
              <w:rPr>
                <w:rFonts w:ascii="Arial" w:hAnsi="Arial" w:cs="Arial"/>
                <w:sz w:val="20"/>
                <w:lang w:eastAsia="zh-TW"/>
              </w:rPr>
            </w:pPr>
            <w:r>
              <w:rPr>
                <w:rFonts w:ascii="Arial" w:hAnsi="Arial" w:cs="Arial"/>
                <w:sz w:val="20"/>
                <w:lang w:eastAsia="zh-TW"/>
              </w:rPr>
              <w:t>9129-9132</w:t>
            </w:r>
          </w:p>
        </w:tc>
        <w:tc>
          <w:tcPr>
            <w:tcW w:w="2268" w:type="dxa"/>
            <w:tcBorders>
              <w:top w:val="single" w:sz="4" w:space="0" w:color="auto"/>
              <w:left w:val="single" w:sz="4" w:space="0" w:color="auto"/>
              <w:bottom w:val="single" w:sz="4" w:space="0" w:color="auto"/>
              <w:right w:val="single" w:sz="4" w:space="0" w:color="auto"/>
            </w:tcBorders>
            <w:vAlign w:val="center"/>
          </w:tcPr>
          <w:p w14:paraId="43DBA4CF" w14:textId="77777777" w:rsidR="005404E7" w:rsidRPr="00564A7F" w:rsidRDefault="005404E7" w:rsidP="00255A06">
            <w:pPr>
              <w:spacing w:before="40" w:after="40" w:line="240" w:lineRule="auto"/>
              <w:rPr>
                <w:rFonts w:ascii="Arial" w:hAnsi="Arial" w:cs="Arial"/>
                <w:sz w:val="20"/>
                <w:lang w:eastAsia="zh-TW"/>
              </w:rPr>
            </w:pPr>
            <w:r w:rsidRPr="00255A06">
              <w:rPr>
                <w:rFonts w:ascii="Arial" w:hAnsi="Arial" w:cs="Arial"/>
                <w:sz w:val="20"/>
                <w:lang w:eastAsia="zh-TW"/>
              </w:rPr>
              <w:t>Tutorial</w:t>
            </w:r>
          </w:p>
        </w:tc>
        <w:tc>
          <w:tcPr>
            <w:tcW w:w="1417" w:type="dxa"/>
            <w:tcBorders>
              <w:top w:val="single" w:sz="4" w:space="0" w:color="auto"/>
              <w:left w:val="single" w:sz="4" w:space="0" w:color="auto"/>
              <w:bottom w:val="single" w:sz="4" w:space="0" w:color="auto"/>
              <w:right w:val="single" w:sz="4" w:space="0" w:color="auto"/>
            </w:tcBorders>
            <w:vAlign w:val="center"/>
          </w:tcPr>
          <w:p w14:paraId="5C4E6553" w14:textId="77777777" w:rsidR="005404E7" w:rsidRPr="00564A7F" w:rsidRDefault="004318C2" w:rsidP="00E23D83">
            <w:pPr>
              <w:spacing w:before="40" w:after="40" w:line="240" w:lineRule="auto"/>
              <w:jc w:val="center"/>
              <w:rPr>
                <w:rFonts w:ascii="Arial" w:hAnsi="Arial" w:cs="Arial"/>
                <w:sz w:val="20"/>
                <w:lang w:eastAsia="zh-TW"/>
              </w:rPr>
            </w:pPr>
            <w:r>
              <w:rPr>
                <w:rFonts w:ascii="Arial" w:hAnsi="Arial" w:cs="Arial"/>
                <w:sz w:val="20"/>
                <w:lang w:eastAsia="zh-TW"/>
              </w:rPr>
              <w:t>RMIT</w:t>
            </w:r>
          </w:p>
        </w:tc>
        <w:tc>
          <w:tcPr>
            <w:tcW w:w="4395" w:type="dxa"/>
            <w:tcBorders>
              <w:top w:val="single" w:sz="4" w:space="0" w:color="auto"/>
              <w:left w:val="single" w:sz="4" w:space="0" w:color="auto"/>
              <w:bottom w:val="single" w:sz="4" w:space="0" w:color="auto"/>
              <w:right w:val="single" w:sz="4" w:space="0" w:color="auto"/>
            </w:tcBorders>
            <w:vAlign w:val="center"/>
          </w:tcPr>
          <w:p w14:paraId="46920FF9" w14:textId="77777777" w:rsidR="005404E7" w:rsidRPr="00564A7F" w:rsidRDefault="005404E7" w:rsidP="00C02C06">
            <w:pPr>
              <w:spacing w:before="40" w:after="40" w:line="240" w:lineRule="auto"/>
              <w:rPr>
                <w:rFonts w:ascii="Arial" w:hAnsi="Arial" w:cs="Arial"/>
                <w:sz w:val="20"/>
                <w:lang w:eastAsia="zh-TW"/>
              </w:rPr>
            </w:pPr>
            <w:r>
              <w:rPr>
                <w:rFonts w:ascii="Arial" w:hAnsi="Arial" w:cs="Arial"/>
                <w:sz w:val="20"/>
                <w:lang w:eastAsia="zh-TW"/>
              </w:rPr>
              <w:t xml:space="preserve">Entered for specific casual activities performed </w:t>
            </w:r>
          </w:p>
        </w:tc>
      </w:tr>
      <w:tr w:rsidR="004318C2" w:rsidRPr="00F1402B" w14:paraId="1BF76681" w14:textId="77777777" w:rsidTr="00F304E0">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45F5B0" w14:textId="77777777" w:rsidR="004318C2" w:rsidRPr="00962DF3" w:rsidRDefault="004318C2" w:rsidP="00E23D83">
            <w:pPr>
              <w:spacing w:before="40" w:after="40" w:line="240" w:lineRule="auto"/>
              <w:jc w:val="center"/>
              <w:rPr>
                <w:rFonts w:ascii="Arial" w:hAnsi="Arial" w:cs="Arial"/>
                <w:sz w:val="20"/>
                <w:lang w:eastAsia="zh-TW"/>
              </w:rPr>
            </w:pPr>
            <w:r>
              <w:rPr>
                <w:rFonts w:ascii="Arial" w:hAnsi="Arial" w:cs="Arial"/>
                <w:sz w:val="20"/>
                <w:lang w:eastAsia="zh-TW"/>
              </w:rPr>
              <w:t>9133-9134</w:t>
            </w:r>
          </w:p>
        </w:tc>
        <w:tc>
          <w:tcPr>
            <w:tcW w:w="2268" w:type="dxa"/>
            <w:tcBorders>
              <w:top w:val="single" w:sz="4" w:space="0" w:color="auto"/>
              <w:left w:val="single" w:sz="4" w:space="0" w:color="auto"/>
              <w:bottom w:val="single" w:sz="4" w:space="0" w:color="auto"/>
              <w:right w:val="single" w:sz="4" w:space="0" w:color="auto"/>
            </w:tcBorders>
            <w:vAlign w:val="center"/>
          </w:tcPr>
          <w:p w14:paraId="25EF4B6A" w14:textId="77777777" w:rsidR="004318C2" w:rsidRPr="00564A7F" w:rsidRDefault="004318C2" w:rsidP="00E23D83">
            <w:pPr>
              <w:spacing w:before="40" w:after="40" w:line="240" w:lineRule="auto"/>
              <w:rPr>
                <w:rFonts w:ascii="Arial" w:hAnsi="Arial" w:cs="Arial"/>
                <w:sz w:val="20"/>
                <w:lang w:eastAsia="zh-TW"/>
              </w:rPr>
            </w:pPr>
            <w:r w:rsidRPr="00255A06">
              <w:rPr>
                <w:rFonts w:ascii="Arial" w:hAnsi="Arial" w:cs="Arial"/>
                <w:sz w:val="20"/>
                <w:lang w:eastAsia="zh-TW"/>
              </w:rPr>
              <w:t>Musical Accompanying</w:t>
            </w:r>
          </w:p>
        </w:tc>
        <w:tc>
          <w:tcPr>
            <w:tcW w:w="1417" w:type="dxa"/>
            <w:tcBorders>
              <w:top w:val="single" w:sz="4" w:space="0" w:color="auto"/>
              <w:left w:val="single" w:sz="4" w:space="0" w:color="auto"/>
              <w:bottom w:val="single" w:sz="4" w:space="0" w:color="auto"/>
              <w:right w:val="single" w:sz="4" w:space="0" w:color="auto"/>
            </w:tcBorders>
          </w:tcPr>
          <w:p w14:paraId="682CD941" w14:textId="77777777" w:rsidR="004318C2" w:rsidRPr="004318C2" w:rsidRDefault="004318C2" w:rsidP="004318C2">
            <w:pPr>
              <w:spacing w:before="40" w:after="40" w:line="240" w:lineRule="auto"/>
              <w:jc w:val="center"/>
              <w:rPr>
                <w:rFonts w:ascii="Arial" w:hAnsi="Arial" w:cs="Arial"/>
                <w:sz w:val="20"/>
                <w:lang w:eastAsia="zh-TW"/>
              </w:rPr>
            </w:pPr>
            <w:r w:rsidRPr="003D0BDD">
              <w:rPr>
                <w:rFonts w:ascii="Arial" w:hAnsi="Arial" w:cs="Arial"/>
                <w:sz w:val="20"/>
                <w:lang w:eastAsia="zh-TW"/>
              </w:rPr>
              <w:t xml:space="preserve">RMIT </w:t>
            </w:r>
          </w:p>
        </w:tc>
        <w:tc>
          <w:tcPr>
            <w:tcW w:w="4395" w:type="dxa"/>
            <w:tcBorders>
              <w:top w:val="single" w:sz="4" w:space="0" w:color="auto"/>
              <w:left w:val="single" w:sz="4" w:space="0" w:color="auto"/>
              <w:bottom w:val="single" w:sz="4" w:space="0" w:color="auto"/>
              <w:right w:val="single" w:sz="4" w:space="0" w:color="auto"/>
            </w:tcBorders>
            <w:vAlign w:val="center"/>
          </w:tcPr>
          <w:p w14:paraId="1B9771DA" w14:textId="77777777" w:rsidR="004318C2" w:rsidRPr="00564A7F" w:rsidRDefault="004318C2" w:rsidP="00C02C06">
            <w:pPr>
              <w:spacing w:before="40" w:after="40" w:line="240" w:lineRule="auto"/>
              <w:rPr>
                <w:rFonts w:ascii="Arial" w:hAnsi="Arial" w:cs="Arial"/>
                <w:sz w:val="20"/>
                <w:lang w:eastAsia="zh-TW"/>
              </w:rPr>
            </w:pPr>
            <w:r>
              <w:rPr>
                <w:rFonts w:ascii="Arial" w:hAnsi="Arial" w:cs="Arial"/>
                <w:sz w:val="20"/>
                <w:lang w:eastAsia="zh-TW"/>
              </w:rPr>
              <w:t xml:space="preserve">Entered for specific casual activities performed </w:t>
            </w:r>
          </w:p>
        </w:tc>
      </w:tr>
      <w:tr w:rsidR="004318C2" w:rsidRPr="00F1402B" w14:paraId="4BD7CA91" w14:textId="77777777" w:rsidTr="00F304E0">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242014" w14:textId="77777777" w:rsidR="004318C2" w:rsidRPr="00962DF3" w:rsidRDefault="004318C2" w:rsidP="00E23D83">
            <w:pPr>
              <w:spacing w:before="40" w:after="40" w:line="240" w:lineRule="auto"/>
              <w:jc w:val="center"/>
              <w:rPr>
                <w:rFonts w:ascii="Arial" w:hAnsi="Arial" w:cs="Arial"/>
                <w:sz w:val="20"/>
                <w:lang w:eastAsia="zh-TW"/>
              </w:rPr>
            </w:pPr>
            <w:r>
              <w:rPr>
                <w:rFonts w:ascii="Arial" w:hAnsi="Arial" w:cs="Arial"/>
                <w:sz w:val="20"/>
                <w:lang w:eastAsia="zh-TW"/>
              </w:rPr>
              <w:t>9135-9138</w:t>
            </w:r>
          </w:p>
        </w:tc>
        <w:tc>
          <w:tcPr>
            <w:tcW w:w="2268" w:type="dxa"/>
            <w:tcBorders>
              <w:top w:val="single" w:sz="4" w:space="0" w:color="auto"/>
              <w:left w:val="single" w:sz="4" w:space="0" w:color="auto"/>
              <w:bottom w:val="single" w:sz="4" w:space="0" w:color="auto"/>
              <w:right w:val="single" w:sz="4" w:space="0" w:color="auto"/>
            </w:tcBorders>
            <w:vAlign w:val="center"/>
          </w:tcPr>
          <w:p w14:paraId="6DEF8876" w14:textId="77777777" w:rsidR="004318C2" w:rsidRPr="00564A7F" w:rsidRDefault="004318C2" w:rsidP="00E23D83">
            <w:pPr>
              <w:spacing w:before="40" w:after="40" w:line="240" w:lineRule="auto"/>
              <w:rPr>
                <w:rFonts w:ascii="Arial" w:hAnsi="Arial" w:cs="Arial"/>
                <w:sz w:val="20"/>
                <w:lang w:eastAsia="zh-TW"/>
              </w:rPr>
            </w:pPr>
            <w:r>
              <w:rPr>
                <w:rFonts w:ascii="Arial" w:hAnsi="Arial" w:cs="Arial"/>
                <w:sz w:val="20"/>
                <w:lang w:eastAsia="zh-TW"/>
              </w:rPr>
              <w:t>Clinical</w:t>
            </w:r>
            <w:r w:rsidRPr="00255A06">
              <w:rPr>
                <w:rFonts w:ascii="Arial" w:hAnsi="Arial" w:cs="Arial"/>
                <w:sz w:val="20"/>
                <w:lang w:eastAsia="zh-TW"/>
              </w:rPr>
              <w:t xml:space="preserve"> Nurse</w:t>
            </w:r>
          </w:p>
        </w:tc>
        <w:tc>
          <w:tcPr>
            <w:tcW w:w="1417" w:type="dxa"/>
            <w:tcBorders>
              <w:top w:val="single" w:sz="4" w:space="0" w:color="auto"/>
              <w:left w:val="single" w:sz="4" w:space="0" w:color="auto"/>
              <w:bottom w:val="single" w:sz="4" w:space="0" w:color="auto"/>
              <w:right w:val="single" w:sz="4" w:space="0" w:color="auto"/>
            </w:tcBorders>
          </w:tcPr>
          <w:p w14:paraId="195317F9" w14:textId="77777777" w:rsidR="004318C2" w:rsidRPr="004318C2" w:rsidRDefault="004318C2" w:rsidP="004318C2">
            <w:pPr>
              <w:spacing w:before="40" w:after="40" w:line="240" w:lineRule="auto"/>
              <w:jc w:val="center"/>
              <w:rPr>
                <w:rFonts w:ascii="Arial" w:hAnsi="Arial" w:cs="Arial"/>
                <w:sz w:val="20"/>
                <w:lang w:eastAsia="zh-TW"/>
              </w:rPr>
            </w:pPr>
            <w:r w:rsidRPr="003D0BDD">
              <w:rPr>
                <w:rFonts w:ascii="Arial" w:hAnsi="Arial" w:cs="Arial"/>
                <w:sz w:val="20"/>
                <w:lang w:eastAsia="zh-TW"/>
              </w:rPr>
              <w:t xml:space="preserve">RMIT </w:t>
            </w:r>
          </w:p>
        </w:tc>
        <w:tc>
          <w:tcPr>
            <w:tcW w:w="4395" w:type="dxa"/>
            <w:tcBorders>
              <w:top w:val="single" w:sz="4" w:space="0" w:color="auto"/>
              <w:left w:val="single" w:sz="4" w:space="0" w:color="auto"/>
              <w:bottom w:val="single" w:sz="4" w:space="0" w:color="auto"/>
              <w:right w:val="single" w:sz="4" w:space="0" w:color="auto"/>
            </w:tcBorders>
            <w:vAlign w:val="center"/>
          </w:tcPr>
          <w:p w14:paraId="23CB5DBC" w14:textId="77777777" w:rsidR="004318C2" w:rsidRPr="00564A7F" w:rsidRDefault="004318C2" w:rsidP="00C02C06">
            <w:pPr>
              <w:spacing w:before="40" w:after="40" w:line="240" w:lineRule="auto"/>
              <w:rPr>
                <w:rFonts w:ascii="Arial" w:hAnsi="Arial" w:cs="Arial"/>
                <w:sz w:val="20"/>
                <w:lang w:eastAsia="zh-TW"/>
              </w:rPr>
            </w:pPr>
            <w:r>
              <w:rPr>
                <w:rFonts w:ascii="Arial" w:hAnsi="Arial" w:cs="Arial"/>
                <w:sz w:val="20"/>
                <w:lang w:eastAsia="zh-TW"/>
              </w:rPr>
              <w:t xml:space="preserve">Entered for specific casual activities performed </w:t>
            </w:r>
          </w:p>
        </w:tc>
      </w:tr>
      <w:tr w:rsidR="004318C2" w:rsidRPr="00F1402B" w14:paraId="7CB07B43" w14:textId="77777777" w:rsidTr="00F304E0">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82EB47" w14:textId="77777777" w:rsidR="004318C2" w:rsidRPr="00962DF3" w:rsidRDefault="004318C2" w:rsidP="00E23D83">
            <w:pPr>
              <w:spacing w:before="40" w:after="40" w:line="240" w:lineRule="auto"/>
              <w:jc w:val="center"/>
              <w:rPr>
                <w:rFonts w:ascii="Arial" w:hAnsi="Arial" w:cs="Arial"/>
                <w:sz w:val="20"/>
                <w:lang w:eastAsia="zh-TW"/>
              </w:rPr>
            </w:pPr>
            <w:r>
              <w:rPr>
                <w:rFonts w:ascii="Arial" w:hAnsi="Arial" w:cs="Arial"/>
                <w:sz w:val="20"/>
                <w:lang w:eastAsia="zh-TW"/>
              </w:rPr>
              <w:t>9139-9142</w:t>
            </w:r>
          </w:p>
        </w:tc>
        <w:tc>
          <w:tcPr>
            <w:tcW w:w="2268" w:type="dxa"/>
            <w:tcBorders>
              <w:top w:val="single" w:sz="4" w:space="0" w:color="auto"/>
              <w:left w:val="single" w:sz="4" w:space="0" w:color="auto"/>
              <w:bottom w:val="single" w:sz="4" w:space="0" w:color="auto"/>
              <w:right w:val="single" w:sz="4" w:space="0" w:color="auto"/>
            </w:tcBorders>
            <w:vAlign w:val="center"/>
          </w:tcPr>
          <w:p w14:paraId="2988CB07" w14:textId="77777777" w:rsidR="004318C2" w:rsidRPr="00564A7F" w:rsidRDefault="004318C2" w:rsidP="00E23D83">
            <w:pPr>
              <w:spacing w:before="40" w:after="40" w:line="240" w:lineRule="auto"/>
              <w:rPr>
                <w:rFonts w:ascii="Arial" w:hAnsi="Arial" w:cs="Arial"/>
                <w:sz w:val="20"/>
                <w:lang w:eastAsia="zh-TW"/>
              </w:rPr>
            </w:pPr>
            <w:r>
              <w:rPr>
                <w:rFonts w:ascii="Arial" w:hAnsi="Arial" w:cs="Arial"/>
                <w:sz w:val="20"/>
                <w:lang w:eastAsia="zh-TW"/>
              </w:rPr>
              <w:t>Marking</w:t>
            </w:r>
          </w:p>
        </w:tc>
        <w:tc>
          <w:tcPr>
            <w:tcW w:w="1417" w:type="dxa"/>
            <w:tcBorders>
              <w:top w:val="single" w:sz="4" w:space="0" w:color="auto"/>
              <w:left w:val="single" w:sz="4" w:space="0" w:color="auto"/>
              <w:bottom w:val="single" w:sz="4" w:space="0" w:color="auto"/>
              <w:right w:val="single" w:sz="4" w:space="0" w:color="auto"/>
            </w:tcBorders>
          </w:tcPr>
          <w:p w14:paraId="7FE182E9" w14:textId="77777777" w:rsidR="004318C2" w:rsidRPr="004318C2" w:rsidRDefault="004318C2" w:rsidP="004318C2">
            <w:pPr>
              <w:spacing w:before="40" w:after="40" w:line="240" w:lineRule="auto"/>
              <w:jc w:val="center"/>
              <w:rPr>
                <w:rFonts w:ascii="Arial" w:hAnsi="Arial" w:cs="Arial"/>
                <w:sz w:val="20"/>
                <w:lang w:eastAsia="zh-TW"/>
              </w:rPr>
            </w:pPr>
            <w:r w:rsidRPr="003D0BDD">
              <w:rPr>
                <w:rFonts w:ascii="Arial" w:hAnsi="Arial" w:cs="Arial"/>
                <w:sz w:val="20"/>
                <w:lang w:eastAsia="zh-TW"/>
              </w:rPr>
              <w:t xml:space="preserve">RMIT </w:t>
            </w:r>
          </w:p>
        </w:tc>
        <w:tc>
          <w:tcPr>
            <w:tcW w:w="4395" w:type="dxa"/>
            <w:tcBorders>
              <w:top w:val="single" w:sz="4" w:space="0" w:color="auto"/>
              <w:left w:val="single" w:sz="4" w:space="0" w:color="auto"/>
              <w:bottom w:val="single" w:sz="4" w:space="0" w:color="auto"/>
              <w:right w:val="single" w:sz="4" w:space="0" w:color="auto"/>
            </w:tcBorders>
            <w:vAlign w:val="center"/>
          </w:tcPr>
          <w:p w14:paraId="09682DC4" w14:textId="77777777" w:rsidR="004318C2" w:rsidRPr="00564A7F" w:rsidRDefault="004318C2" w:rsidP="00C02C06">
            <w:pPr>
              <w:spacing w:before="40" w:after="40" w:line="240" w:lineRule="auto"/>
              <w:rPr>
                <w:rFonts w:ascii="Arial" w:hAnsi="Arial" w:cs="Arial"/>
                <w:sz w:val="20"/>
                <w:lang w:eastAsia="zh-TW"/>
              </w:rPr>
            </w:pPr>
            <w:r>
              <w:rPr>
                <w:rFonts w:ascii="Arial" w:hAnsi="Arial" w:cs="Arial"/>
                <w:sz w:val="20"/>
                <w:lang w:eastAsia="zh-TW"/>
              </w:rPr>
              <w:t xml:space="preserve">Entered for specific casual activities performed </w:t>
            </w:r>
          </w:p>
        </w:tc>
      </w:tr>
      <w:tr w:rsidR="004318C2" w:rsidRPr="00F1402B" w14:paraId="13B66A0A" w14:textId="77777777" w:rsidTr="00F304E0">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75A8FC" w14:textId="77777777" w:rsidR="004318C2" w:rsidRPr="00962DF3" w:rsidRDefault="004318C2" w:rsidP="00E23D83">
            <w:pPr>
              <w:spacing w:before="40" w:after="40" w:line="240" w:lineRule="auto"/>
              <w:jc w:val="center"/>
              <w:rPr>
                <w:rFonts w:ascii="Arial" w:hAnsi="Arial" w:cs="Arial"/>
                <w:sz w:val="20"/>
                <w:lang w:eastAsia="zh-TW"/>
              </w:rPr>
            </w:pPr>
            <w:r>
              <w:rPr>
                <w:rFonts w:ascii="Arial" w:hAnsi="Arial" w:cs="Arial"/>
                <w:sz w:val="20"/>
                <w:lang w:eastAsia="zh-TW"/>
              </w:rPr>
              <w:t>9143-9144</w:t>
            </w:r>
          </w:p>
        </w:tc>
        <w:tc>
          <w:tcPr>
            <w:tcW w:w="2268" w:type="dxa"/>
            <w:tcBorders>
              <w:top w:val="single" w:sz="4" w:space="0" w:color="auto"/>
              <w:left w:val="single" w:sz="4" w:space="0" w:color="auto"/>
              <w:bottom w:val="single" w:sz="4" w:space="0" w:color="auto"/>
              <w:right w:val="single" w:sz="4" w:space="0" w:color="auto"/>
            </w:tcBorders>
            <w:vAlign w:val="center"/>
          </w:tcPr>
          <w:p w14:paraId="51E097E6" w14:textId="77777777" w:rsidR="004318C2" w:rsidRPr="00564A7F" w:rsidRDefault="004318C2" w:rsidP="00E23D83">
            <w:pPr>
              <w:spacing w:before="40" w:after="40" w:line="240" w:lineRule="auto"/>
              <w:rPr>
                <w:rFonts w:ascii="Arial" w:hAnsi="Arial" w:cs="Arial"/>
                <w:sz w:val="20"/>
                <w:lang w:eastAsia="zh-TW"/>
              </w:rPr>
            </w:pPr>
            <w:r>
              <w:rPr>
                <w:rFonts w:ascii="Arial" w:hAnsi="Arial" w:cs="Arial"/>
                <w:sz w:val="20"/>
                <w:lang w:eastAsia="zh-TW"/>
              </w:rPr>
              <w:t>Course Coordination</w:t>
            </w:r>
          </w:p>
        </w:tc>
        <w:tc>
          <w:tcPr>
            <w:tcW w:w="1417" w:type="dxa"/>
            <w:tcBorders>
              <w:top w:val="single" w:sz="4" w:space="0" w:color="auto"/>
              <w:left w:val="single" w:sz="4" w:space="0" w:color="auto"/>
              <w:bottom w:val="single" w:sz="4" w:space="0" w:color="auto"/>
              <w:right w:val="single" w:sz="4" w:space="0" w:color="auto"/>
            </w:tcBorders>
          </w:tcPr>
          <w:p w14:paraId="30302FEB" w14:textId="77777777" w:rsidR="004318C2" w:rsidRPr="004318C2" w:rsidRDefault="004318C2" w:rsidP="004318C2">
            <w:pPr>
              <w:spacing w:before="40" w:after="40" w:line="240" w:lineRule="auto"/>
              <w:jc w:val="center"/>
              <w:rPr>
                <w:rFonts w:ascii="Arial" w:hAnsi="Arial" w:cs="Arial"/>
                <w:sz w:val="20"/>
                <w:lang w:eastAsia="zh-TW"/>
              </w:rPr>
            </w:pPr>
            <w:r w:rsidRPr="003D0BDD">
              <w:rPr>
                <w:rFonts w:ascii="Arial" w:hAnsi="Arial" w:cs="Arial"/>
                <w:sz w:val="20"/>
                <w:lang w:eastAsia="zh-TW"/>
              </w:rPr>
              <w:t xml:space="preserve">RMIT </w:t>
            </w:r>
          </w:p>
        </w:tc>
        <w:tc>
          <w:tcPr>
            <w:tcW w:w="4395" w:type="dxa"/>
            <w:tcBorders>
              <w:top w:val="single" w:sz="4" w:space="0" w:color="auto"/>
              <w:left w:val="single" w:sz="4" w:space="0" w:color="auto"/>
              <w:bottom w:val="single" w:sz="4" w:space="0" w:color="auto"/>
              <w:right w:val="single" w:sz="4" w:space="0" w:color="auto"/>
            </w:tcBorders>
            <w:vAlign w:val="center"/>
          </w:tcPr>
          <w:p w14:paraId="43AB0A49" w14:textId="77777777" w:rsidR="004318C2" w:rsidRPr="00564A7F" w:rsidRDefault="004318C2" w:rsidP="00C02C06">
            <w:pPr>
              <w:spacing w:before="40" w:after="40" w:line="240" w:lineRule="auto"/>
              <w:rPr>
                <w:rFonts w:ascii="Arial" w:hAnsi="Arial" w:cs="Arial"/>
                <w:sz w:val="20"/>
                <w:lang w:eastAsia="zh-TW"/>
              </w:rPr>
            </w:pPr>
            <w:r>
              <w:rPr>
                <w:rFonts w:ascii="Arial" w:hAnsi="Arial" w:cs="Arial"/>
                <w:sz w:val="20"/>
                <w:lang w:eastAsia="zh-TW"/>
              </w:rPr>
              <w:t xml:space="preserve">Entered for specific casual activities performed </w:t>
            </w:r>
          </w:p>
        </w:tc>
      </w:tr>
      <w:tr w:rsidR="004318C2" w:rsidRPr="00F1402B" w14:paraId="52F7BC13" w14:textId="77777777" w:rsidTr="00F304E0">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0EBB1A" w14:textId="77777777" w:rsidR="004318C2" w:rsidRPr="00962DF3" w:rsidRDefault="004318C2" w:rsidP="00255A06">
            <w:pPr>
              <w:spacing w:before="40" w:after="40" w:line="240" w:lineRule="auto"/>
              <w:jc w:val="center"/>
              <w:rPr>
                <w:rFonts w:ascii="Arial" w:hAnsi="Arial" w:cs="Arial"/>
                <w:sz w:val="20"/>
                <w:lang w:eastAsia="zh-TW"/>
              </w:rPr>
            </w:pPr>
            <w:r>
              <w:rPr>
                <w:rFonts w:ascii="Arial" w:hAnsi="Arial" w:cs="Arial"/>
                <w:sz w:val="20"/>
                <w:lang w:eastAsia="zh-TW"/>
              </w:rPr>
              <w:t>9145-9146</w:t>
            </w:r>
          </w:p>
        </w:tc>
        <w:tc>
          <w:tcPr>
            <w:tcW w:w="2268" w:type="dxa"/>
            <w:tcBorders>
              <w:top w:val="single" w:sz="4" w:space="0" w:color="auto"/>
              <w:left w:val="single" w:sz="4" w:space="0" w:color="auto"/>
              <w:bottom w:val="single" w:sz="4" w:space="0" w:color="auto"/>
              <w:right w:val="single" w:sz="4" w:space="0" w:color="auto"/>
            </w:tcBorders>
            <w:vAlign w:val="center"/>
          </w:tcPr>
          <w:p w14:paraId="482CBA7F" w14:textId="77777777" w:rsidR="004318C2" w:rsidRPr="00564A7F" w:rsidRDefault="004318C2" w:rsidP="00E23D83">
            <w:pPr>
              <w:spacing w:before="40" w:after="40" w:line="240" w:lineRule="auto"/>
              <w:rPr>
                <w:rFonts w:ascii="Arial" w:hAnsi="Arial" w:cs="Arial"/>
                <w:sz w:val="20"/>
                <w:lang w:eastAsia="zh-TW"/>
              </w:rPr>
            </w:pPr>
            <w:r>
              <w:rPr>
                <w:rFonts w:ascii="Arial" w:hAnsi="Arial" w:cs="Arial"/>
                <w:sz w:val="20"/>
                <w:lang w:eastAsia="zh-TW"/>
              </w:rPr>
              <w:t>Other Activity</w:t>
            </w:r>
          </w:p>
        </w:tc>
        <w:tc>
          <w:tcPr>
            <w:tcW w:w="1417" w:type="dxa"/>
            <w:tcBorders>
              <w:top w:val="single" w:sz="4" w:space="0" w:color="auto"/>
              <w:left w:val="single" w:sz="4" w:space="0" w:color="auto"/>
              <w:bottom w:val="single" w:sz="4" w:space="0" w:color="auto"/>
              <w:right w:val="single" w:sz="4" w:space="0" w:color="auto"/>
            </w:tcBorders>
          </w:tcPr>
          <w:p w14:paraId="76FB831C" w14:textId="77777777" w:rsidR="004318C2" w:rsidRPr="004318C2" w:rsidRDefault="004318C2" w:rsidP="004318C2">
            <w:pPr>
              <w:spacing w:before="40" w:after="40" w:line="240" w:lineRule="auto"/>
              <w:jc w:val="center"/>
              <w:rPr>
                <w:rFonts w:ascii="Arial" w:hAnsi="Arial" w:cs="Arial"/>
                <w:sz w:val="20"/>
                <w:lang w:eastAsia="zh-TW"/>
              </w:rPr>
            </w:pPr>
            <w:r w:rsidRPr="003D0BDD">
              <w:rPr>
                <w:rFonts w:ascii="Arial" w:hAnsi="Arial" w:cs="Arial"/>
                <w:sz w:val="20"/>
                <w:lang w:eastAsia="zh-TW"/>
              </w:rPr>
              <w:t xml:space="preserve">RMIT </w:t>
            </w:r>
          </w:p>
        </w:tc>
        <w:tc>
          <w:tcPr>
            <w:tcW w:w="4395" w:type="dxa"/>
            <w:tcBorders>
              <w:top w:val="single" w:sz="4" w:space="0" w:color="auto"/>
              <w:left w:val="single" w:sz="4" w:space="0" w:color="auto"/>
              <w:bottom w:val="single" w:sz="4" w:space="0" w:color="auto"/>
              <w:right w:val="single" w:sz="4" w:space="0" w:color="auto"/>
            </w:tcBorders>
            <w:vAlign w:val="center"/>
          </w:tcPr>
          <w:p w14:paraId="29E1B55F" w14:textId="77777777" w:rsidR="004318C2" w:rsidRPr="00564A7F" w:rsidRDefault="004318C2" w:rsidP="00C02C06">
            <w:pPr>
              <w:spacing w:before="40" w:after="40" w:line="240" w:lineRule="auto"/>
              <w:rPr>
                <w:rFonts w:ascii="Arial" w:hAnsi="Arial" w:cs="Arial"/>
                <w:sz w:val="20"/>
                <w:lang w:eastAsia="zh-TW"/>
              </w:rPr>
            </w:pPr>
            <w:r>
              <w:rPr>
                <w:rFonts w:ascii="Arial" w:hAnsi="Arial" w:cs="Arial"/>
                <w:sz w:val="20"/>
                <w:lang w:eastAsia="zh-TW"/>
              </w:rPr>
              <w:t xml:space="preserve">Entered for specific casual activities performed </w:t>
            </w:r>
          </w:p>
        </w:tc>
      </w:tr>
      <w:tr w:rsidR="005404E7" w:rsidRPr="00F1402B" w14:paraId="76B94961" w14:textId="77777777" w:rsidTr="004318C2">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F71872" w14:textId="77777777" w:rsidR="005404E7" w:rsidRPr="000D1504" w:rsidRDefault="005404E7" w:rsidP="000D1504">
            <w:pPr>
              <w:widowControl w:val="0"/>
              <w:spacing w:before="40" w:after="40" w:line="240" w:lineRule="auto"/>
              <w:jc w:val="center"/>
              <w:rPr>
                <w:rFonts w:ascii="Arial" w:hAnsi="Arial" w:cs="Arial"/>
                <w:sz w:val="20"/>
                <w:lang w:eastAsia="zh-TW"/>
              </w:rPr>
            </w:pPr>
            <w:r w:rsidRPr="000D1504">
              <w:rPr>
                <w:rFonts w:ascii="Arial" w:hAnsi="Arial" w:cs="Arial"/>
                <w:sz w:val="20"/>
                <w:lang w:eastAsia="zh-TW"/>
              </w:rPr>
              <w:t>9150-9151</w:t>
            </w:r>
          </w:p>
        </w:tc>
        <w:tc>
          <w:tcPr>
            <w:tcW w:w="2268" w:type="dxa"/>
            <w:tcBorders>
              <w:top w:val="single" w:sz="4" w:space="0" w:color="auto"/>
              <w:left w:val="single" w:sz="4" w:space="0" w:color="auto"/>
              <w:bottom w:val="single" w:sz="4" w:space="0" w:color="auto"/>
              <w:right w:val="single" w:sz="4" w:space="0" w:color="auto"/>
            </w:tcBorders>
            <w:vAlign w:val="center"/>
          </w:tcPr>
          <w:p w14:paraId="16718457" w14:textId="77777777" w:rsidR="005404E7" w:rsidRPr="000D1504" w:rsidRDefault="005404E7" w:rsidP="000D1504">
            <w:pPr>
              <w:widowControl w:val="0"/>
              <w:spacing w:before="40" w:after="40" w:line="240" w:lineRule="auto"/>
              <w:jc w:val="both"/>
              <w:rPr>
                <w:rFonts w:ascii="Arial" w:hAnsi="Arial" w:cs="Arial"/>
                <w:sz w:val="20"/>
                <w:lang w:eastAsia="zh-TW"/>
              </w:rPr>
            </w:pPr>
            <w:r w:rsidRPr="000D1504">
              <w:rPr>
                <w:rFonts w:ascii="Arial" w:hAnsi="Arial" w:cs="Arial"/>
                <w:sz w:val="20"/>
                <w:lang w:eastAsia="zh-TW"/>
              </w:rPr>
              <w:t>Teaching</w:t>
            </w:r>
          </w:p>
        </w:tc>
        <w:tc>
          <w:tcPr>
            <w:tcW w:w="1417" w:type="dxa"/>
            <w:tcBorders>
              <w:top w:val="single" w:sz="4" w:space="0" w:color="auto"/>
              <w:left w:val="single" w:sz="4" w:space="0" w:color="auto"/>
              <w:bottom w:val="single" w:sz="4" w:space="0" w:color="auto"/>
              <w:right w:val="single" w:sz="4" w:space="0" w:color="auto"/>
            </w:tcBorders>
            <w:vAlign w:val="center"/>
          </w:tcPr>
          <w:p w14:paraId="1BEEB68E" w14:textId="77777777" w:rsidR="005404E7" w:rsidRPr="000D1504" w:rsidRDefault="004318C2" w:rsidP="000D1504">
            <w:pPr>
              <w:widowControl w:val="0"/>
              <w:spacing w:before="40" w:after="40" w:line="240" w:lineRule="auto"/>
              <w:jc w:val="center"/>
              <w:rPr>
                <w:rFonts w:ascii="Arial" w:hAnsi="Arial" w:cs="Arial"/>
                <w:sz w:val="20"/>
                <w:lang w:eastAsia="zh-TW"/>
              </w:rPr>
            </w:pPr>
            <w:r w:rsidRPr="000D1504">
              <w:rPr>
                <w:rFonts w:ascii="Arial" w:hAnsi="Arial" w:cs="Arial"/>
                <w:sz w:val="20"/>
                <w:lang w:eastAsia="zh-TW"/>
              </w:rPr>
              <w:t>RMIT, RMIT Training</w:t>
            </w:r>
          </w:p>
        </w:tc>
        <w:tc>
          <w:tcPr>
            <w:tcW w:w="4395" w:type="dxa"/>
            <w:tcBorders>
              <w:top w:val="single" w:sz="4" w:space="0" w:color="auto"/>
              <w:left w:val="single" w:sz="4" w:space="0" w:color="auto"/>
              <w:bottom w:val="single" w:sz="4" w:space="0" w:color="auto"/>
              <w:right w:val="single" w:sz="4" w:space="0" w:color="auto"/>
            </w:tcBorders>
            <w:vAlign w:val="center"/>
          </w:tcPr>
          <w:p w14:paraId="2FDE1ADC" w14:textId="77777777" w:rsidR="005404E7" w:rsidRPr="00564A7F" w:rsidRDefault="005404E7" w:rsidP="00C02C06">
            <w:pPr>
              <w:spacing w:before="40" w:after="40" w:line="240" w:lineRule="auto"/>
              <w:rPr>
                <w:rFonts w:ascii="Arial" w:hAnsi="Arial" w:cs="Arial"/>
                <w:sz w:val="20"/>
                <w:lang w:eastAsia="zh-TW"/>
              </w:rPr>
            </w:pPr>
            <w:r>
              <w:rPr>
                <w:rFonts w:ascii="Arial" w:hAnsi="Arial" w:cs="Arial"/>
                <w:sz w:val="20"/>
                <w:lang w:eastAsia="zh-TW"/>
              </w:rPr>
              <w:t xml:space="preserve">Entered for specific casual activities performed </w:t>
            </w:r>
          </w:p>
        </w:tc>
      </w:tr>
      <w:tr w:rsidR="005404E7" w:rsidRPr="00F1402B" w14:paraId="1F6EDA2F" w14:textId="77777777" w:rsidTr="004318C2">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40F7D0" w14:textId="77777777" w:rsidR="005404E7" w:rsidRPr="00962DF3" w:rsidRDefault="005404E7" w:rsidP="00E23D83">
            <w:pPr>
              <w:spacing w:before="40" w:after="40" w:line="240" w:lineRule="auto"/>
              <w:jc w:val="center"/>
              <w:rPr>
                <w:rFonts w:ascii="Arial" w:hAnsi="Arial" w:cs="Arial"/>
                <w:sz w:val="20"/>
                <w:lang w:eastAsia="zh-TW"/>
              </w:rPr>
            </w:pPr>
            <w:r>
              <w:rPr>
                <w:rFonts w:ascii="Arial" w:hAnsi="Arial" w:cs="Arial"/>
                <w:sz w:val="20"/>
                <w:lang w:eastAsia="zh-TW"/>
              </w:rPr>
              <w:t>9152-9153</w:t>
            </w:r>
          </w:p>
        </w:tc>
        <w:tc>
          <w:tcPr>
            <w:tcW w:w="2268" w:type="dxa"/>
            <w:tcBorders>
              <w:top w:val="single" w:sz="4" w:space="0" w:color="auto"/>
              <w:left w:val="single" w:sz="4" w:space="0" w:color="auto"/>
              <w:bottom w:val="single" w:sz="4" w:space="0" w:color="auto"/>
              <w:right w:val="single" w:sz="4" w:space="0" w:color="auto"/>
            </w:tcBorders>
            <w:vAlign w:val="center"/>
          </w:tcPr>
          <w:p w14:paraId="006FBDDC" w14:textId="77777777" w:rsidR="005404E7" w:rsidRPr="00564A7F" w:rsidRDefault="005404E7" w:rsidP="00E23D83">
            <w:pPr>
              <w:spacing w:before="40" w:after="40" w:line="240" w:lineRule="auto"/>
              <w:rPr>
                <w:rFonts w:ascii="Arial" w:hAnsi="Arial" w:cs="Arial"/>
                <w:sz w:val="20"/>
                <w:lang w:eastAsia="zh-TW"/>
              </w:rPr>
            </w:pPr>
            <w:r>
              <w:rPr>
                <w:rFonts w:ascii="Arial" w:hAnsi="Arial" w:cs="Arial"/>
                <w:sz w:val="20"/>
                <w:lang w:eastAsia="zh-TW"/>
              </w:rPr>
              <w:t xml:space="preserve">Lecture </w:t>
            </w:r>
          </w:p>
        </w:tc>
        <w:tc>
          <w:tcPr>
            <w:tcW w:w="1417" w:type="dxa"/>
            <w:tcBorders>
              <w:top w:val="single" w:sz="4" w:space="0" w:color="auto"/>
              <w:left w:val="single" w:sz="4" w:space="0" w:color="auto"/>
              <w:bottom w:val="single" w:sz="4" w:space="0" w:color="auto"/>
              <w:right w:val="single" w:sz="4" w:space="0" w:color="auto"/>
            </w:tcBorders>
            <w:vAlign w:val="center"/>
          </w:tcPr>
          <w:p w14:paraId="59D3457C" w14:textId="77777777" w:rsidR="005404E7" w:rsidRPr="00564A7F" w:rsidRDefault="004318C2" w:rsidP="00E23D83">
            <w:pPr>
              <w:spacing w:before="40" w:after="40" w:line="240" w:lineRule="auto"/>
              <w:jc w:val="center"/>
              <w:rPr>
                <w:rFonts w:ascii="Arial" w:hAnsi="Arial" w:cs="Arial"/>
                <w:sz w:val="20"/>
                <w:lang w:eastAsia="zh-TW"/>
              </w:rPr>
            </w:pPr>
            <w:r>
              <w:rPr>
                <w:rFonts w:ascii="Arial" w:hAnsi="Arial" w:cs="Arial"/>
                <w:sz w:val="20"/>
                <w:lang w:eastAsia="zh-TW"/>
              </w:rPr>
              <w:t>RMIT</w:t>
            </w:r>
          </w:p>
        </w:tc>
        <w:tc>
          <w:tcPr>
            <w:tcW w:w="4395" w:type="dxa"/>
            <w:tcBorders>
              <w:top w:val="single" w:sz="4" w:space="0" w:color="auto"/>
              <w:left w:val="single" w:sz="4" w:space="0" w:color="auto"/>
              <w:bottom w:val="single" w:sz="4" w:space="0" w:color="auto"/>
              <w:right w:val="single" w:sz="4" w:space="0" w:color="auto"/>
            </w:tcBorders>
            <w:vAlign w:val="center"/>
          </w:tcPr>
          <w:p w14:paraId="191D9877" w14:textId="77777777" w:rsidR="005404E7" w:rsidRPr="00564A7F" w:rsidRDefault="005404E7" w:rsidP="00C02C06">
            <w:pPr>
              <w:spacing w:before="40" w:after="40" w:line="240" w:lineRule="auto"/>
              <w:rPr>
                <w:rFonts w:ascii="Arial" w:hAnsi="Arial" w:cs="Arial"/>
                <w:sz w:val="20"/>
                <w:lang w:eastAsia="zh-TW"/>
              </w:rPr>
            </w:pPr>
            <w:r>
              <w:rPr>
                <w:rFonts w:ascii="Arial" w:hAnsi="Arial" w:cs="Arial"/>
                <w:sz w:val="20"/>
                <w:lang w:eastAsia="zh-TW"/>
              </w:rPr>
              <w:t xml:space="preserve">Entered for specific casual activities performed </w:t>
            </w:r>
          </w:p>
        </w:tc>
      </w:tr>
      <w:tr w:rsidR="005404E7" w:rsidRPr="00F1402B" w14:paraId="52868EA7" w14:textId="77777777" w:rsidTr="004318C2">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B50574" w14:textId="77777777" w:rsidR="005404E7" w:rsidRPr="00962DF3" w:rsidRDefault="005404E7" w:rsidP="00E23D83">
            <w:pPr>
              <w:spacing w:before="40" w:after="40" w:line="240" w:lineRule="auto"/>
              <w:jc w:val="center"/>
              <w:rPr>
                <w:rFonts w:ascii="Arial" w:hAnsi="Arial" w:cs="Arial"/>
                <w:sz w:val="20"/>
                <w:lang w:eastAsia="zh-TW"/>
              </w:rPr>
            </w:pPr>
            <w:r>
              <w:rPr>
                <w:rFonts w:ascii="Arial" w:hAnsi="Arial" w:cs="Arial"/>
                <w:sz w:val="20"/>
                <w:lang w:eastAsia="zh-TW"/>
              </w:rPr>
              <w:t>9154-9155</w:t>
            </w:r>
          </w:p>
        </w:tc>
        <w:tc>
          <w:tcPr>
            <w:tcW w:w="2268" w:type="dxa"/>
            <w:tcBorders>
              <w:top w:val="single" w:sz="4" w:space="0" w:color="auto"/>
              <w:left w:val="single" w:sz="4" w:space="0" w:color="auto"/>
              <w:bottom w:val="single" w:sz="4" w:space="0" w:color="auto"/>
              <w:right w:val="single" w:sz="4" w:space="0" w:color="auto"/>
            </w:tcBorders>
            <w:vAlign w:val="center"/>
          </w:tcPr>
          <w:p w14:paraId="0D9F1ED1" w14:textId="77777777" w:rsidR="005404E7" w:rsidRPr="00564A7F" w:rsidRDefault="005404E7" w:rsidP="00E23D83">
            <w:pPr>
              <w:spacing w:before="40" w:after="40" w:line="240" w:lineRule="auto"/>
              <w:rPr>
                <w:rFonts w:ascii="Arial" w:hAnsi="Arial" w:cs="Arial"/>
                <w:sz w:val="20"/>
                <w:lang w:eastAsia="zh-TW"/>
              </w:rPr>
            </w:pPr>
            <w:r>
              <w:rPr>
                <w:rFonts w:ascii="Arial" w:hAnsi="Arial" w:cs="Arial"/>
                <w:sz w:val="20"/>
                <w:lang w:eastAsia="zh-TW"/>
              </w:rPr>
              <w:t>Tutorial</w:t>
            </w:r>
          </w:p>
        </w:tc>
        <w:tc>
          <w:tcPr>
            <w:tcW w:w="1417" w:type="dxa"/>
            <w:tcBorders>
              <w:top w:val="single" w:sz="4" w:space="0" w:color="auto"/>
              <w:left w:val="single" w:sz="4" w:space="0" w:color="auto"/>
              <w:bottom w:val="single" w:sz="4" w:space="0" w:color="auto"/>
              <w:right w:val="single" w:sz="4" w:space="0" w:color="auto"/>
            </w:tcBorders>
            <w:vAlign w:val="center"/>
          </w:tcPr>
          <w:p w14:paraId="2C6DEC27" w14:textId="77777777" w:rsidR="005404E7" w:rsidRPr="00564A7F" w:rsidRDefault="004318C2" w:rsidP="00E23D83">
            <w:pPr>
              <w:spacing w:before="40" w:after="40" w:line="240" w:lineRule="auto"/>
              <w:jc w:val="center"/>
              <w:rPr>
                <w:rFonts w:ascii="Arial" w:hAnsi="Arial" w:cs="Arial"/>
                <w:sz w:val="20"/>
                <w:lang w:eastAsia="zh-TW"/>
              </w:rPr>
            </w:pPr>
            <w:r>
              <w:rPr>
                <w:rFonts w:ascii="Arial" w:hAnsi="Arial" w:cs="Arial"/>
                <w:sz w:val="20"/>
                <w:lang w:eastAsia="zh-TW"/>
              </w:rPr>
              <w:t>RMIT</w:t>
            </w:r>
          </w:p>
        </w:tc>
        <w:tc>
          <w:tcPr>
            <w:tcW w:w="4395" w:type="dxa"/>
            <w:tcBorders>
              <w:top w:val="single" w:sz="4" w:space="0" w:color="auto"/>
              <w:left w:val="single" w:sz="4" w:space="0" w:color="auto"/>
              <w:bottom w:val="single" w:sz="4" w:space="0" w:color="auto"/>
              <w:right w:val="single" w:sz="4" w:space="0" w:color="auto"/>
            </w:tcBorders>
            <w:vAlign w:val="center"/>
          </w:tcPr>
          <w:p w14:paraId="10095ECD" w14:textId="77777777" w:rsidR="005404E7" w:rsidRPr="00564A7F" w:rsidRDefault="005404E7" w:rsidP="00C02C06">
            <w:pPr>
              <w:spacing w:before="40" w:after="40" w:line="240" w:lineRule="auto"/>
              <w:rPr>
                <w:rFonts w:ascii="Arial" w:hAnsi="Arial" w:cs="Arial"/>
                <w:sz w:val="20"/>
                <w:lang w:eastAsia="zh-TW"/>
              </w:rPr>
            </w:pPr>
            <w:r>
              <w:rPr>
                <w:rFonts w:ascii="Arial" w:hAnsi="Arial" w:cs="Arial"/>
                <w:sz w:val="20"/>
                <w:lang w:eastAsia="zh-TW"/>
              </w:rPr>
              <w:t xml:space="preserve">Entered for specific casual activities performed </w:t>
            </w:r>
          </w:p>
        </w:tc>
      </w:tr>
      <w:tr w:rsidR="00CB327B" w:rsidRPr="00F1402B" w14:paraId="0BB60717" w14:textId="77777777" w:rsidTr="004318C2">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1B6EA5" w14:textId="77777777" w:rsidR="00CB327B" w:rsidRPr="000D1504" w:rsidRDefault="00CB327B" w:rsidP="000D1504">
            <w:pPr>
              <w:widowControl w:val="0"/>
              <w:spacing w:before="40" w:after="40" w:line="240" w:lineRule="auto"/>
              <w:jc w:val="center"/>
              <w:rPr>
                <w:rFonts w:ascii="Arial" w:hAnsi="Arial" w:cs="Arial"/>
                <w:sz w:val="20"/>
                <w:lang w:eastAsia="zh-TW"/>
              </w:rPr>
            </w:pPr>
            <w:r w:rsidRPr="000D1504">
              <w:rPr>
                <w:rFonts w:ascii="Arial" w:hAnsi="Arial" w:cs="Arial"/>
                <w:sz w:val="20"/>
                <w:lang w:eastAsia="zh-TW"/>
              </w:rPr>
              <w:lastRenderedPageBreak/>
              <w:t>9156</w:t>
            </w:r>
          </w:p>
        </w:tc>
        <w:tc>
          <w:tcPr>
            <w:tcW w:w="2268" w:type="dxa"/>
            <w:tcBorders>
              <w:top w:val="single" w:sz="4" w:space="0" w:color="auto"/>
              <w:left w:val="single" w:sz="4" w:space="0" w:color="auto"/>
              <w:bottom w:val="single" w:sz="4" w:space="0" w:color="auto"/>
              <w:right w:val="single" w:sz="4" w:space="0" w:color="auto"/>
            </w:tcBorders>
            <w:vAlign w:val="center"/>
          </w:tcPr>
          <w:p w14:paraId="2A70587B" w14:textId="77777777" w:rsidR="00CB327B" w:rsidRPr="000D1504" w:rsidRDefault="00CB327B" w:rsidP="000D1504">
            <w:pPr>
              <w:widowControl w:val="0"/>
              <w:spacing w:before="40" w:after="40" w:line="240" w:lineRule="auto"/>
              <w:jc w:val="both"/>
              <w:rPr>
                <w:rFonts w:ascii="Arial" w:hAnsi="Arial" w:cs="Arial"/>
                <w:sz w:val="20"/>
                <w:lang w:eastAsia="zh-TW"/>
              </w:rPr>
            </w:pPr>
            <w:r w:rsidRPr="000D1504">
              <w:rPr>
                <w:rFonts w:ascii="Arial" w:hAnsi="Arial" w:cs="Arial"/>
                <w:sz w:val="20"/>
                <w:lang w:eastAsia="zh-TW"/>
              </w:rPr>
              <w:t>Duty Hour</w:t>
            </w:r>
          </w:p>
        </w:tc>
        <w:tc>
          <w:tcPr>
            <w:tcW w:w="1417" w:type="dxa"/>
            <w:tcBorders>
              <w:top w:val="single" w:sz="4" w:space="0" w:color="auto"/>
              <w:left w:val="single" w:sz="4" w:space="0" w:color="auto"/>
              <w:bottom w:val="single" w:sz="4" w:space="0" w:color="auto"/>
              <w:right w:val="single" w:sz="4" w:space="0" w:color="auto"/>
            </w:tcBorders>
            <w:vAlign w:val="center"/>
          </w:tcPr>
          <w:p w14:paraId="32FF246D" w14:textId="77777777" w:rsidR="00CB327B" w:rsidRPr="000D1504" w:rsidRDefault="00CB327B" w:rsidP="000D1504">
            <w:pPr>
              <w:widowControl w:val="0"/>
              <w:spacing w:before="40" w:after="40" w:line="240" w:lineRule="auto"/>
              <w:jc w:val="center"/>
              <w:rPr>
                <w:rFonts w:ascii="Arial" w:hAnsi="Arial" w:cs="Arial"/>
                <w:sz w:val="20"/>
                <w:lang w:eastAsia="zh-TW"/>
              </w:rPr>
            </w:pPr>
            <w:r w:rsidRPr="000D1504">
              <w:rPr>
                <w:rFonts w:ascii="Arial" w:hAnsi="Arial" w:cs="Arial"/>
                <w:sz w:val="20"/>
                <w:lang w:eastAsia="zh-TW"/>
              </w:rPr>
              <w:t>RMIT, RMIT Training</w:t>
            </w:r>
          </w:p>
        </w:tc>
        <w:tc>
          <w:tcPr>
            <w:tcW w:w="4395" w:type="dxa"/>
            <w:tcBorders>
              <w:top w:val="single" w:sz="4" w:space="0" w:color="auto"/>
              <w:left w:val="single" w:sz="4" w:space="0" w:color="auto"/>
              <w:bottom w:val="single" w:sz="4" w:space="0" w:color="auto"/>
              <w:right w:val="single" w:sz="4" w:space="0" w:color="auto"/>
            </w:tcBorders>
            <w:vAlign w:val="center"/>
          </w:tcPr>
          <w:p w14:paraId="012536DA" w14:textId="77777777" w:rsidR="00CB327B" w:rsidRPr="00564A7F" w:rsidRDefault="00CB327B" w:rsidP="00C02C06">
            <w:pPr>
              <w:spacing w:before="40" w:after="40" w:line="240" w:lineRule="auto"/>
              <w:rPr>
                <w:rFonts w:ascii="Arial" w:hAnsi="Arial" w:cs="Arial"/>
                <w:sz w:val="20"/>
                <w:lang w:eastAsia="zh-TW"/>
              </w:rPr>
            </w:pPr>
            <w:r>
              <w:rPr>
                <w:rFonts w:ascii="Arial" w:hAnsi="Arial" w:cs="Arial"/>
                <w:sz w:val="20"/>
                <w:lang w:eastAsia="zh-TW"/>
              </w:rPr>
              <w:t xml:space="preserve">Entered for specific casual activities performed </w:t>
            </w:r>
          </w:p>
        </w:tc>
      </w:tr>
      <w:tr w:rsidR="005404E7" w:rsidRPr="00F1402B" w14:paraId="15F2666B" w14:textId="77777777" w:rsidTr="004318C2">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3AB22E" w14:textId="77777777" w:rsidR="005404E7" w:rsidRPr="000D1504" w:rsidRDefault="005404E7" w:rsidP="000D1504">
            <w:pPr>
              <w:widowControl w:val="0"/>
              <w:spacing w:before="40" w:after="40" w:line="240" w:lineRule="auto"/>
              <w:jc w:val="center"/>
              <w:rPr>
                <w:rFonts w:ascii="Arial" w:hAnsi="Arial" w:cs="Arial"/>
                <w:sz w:val="20"/>
                <w:lang w:eastAsia="zh-TW"/>
              </w:rPr>
            </w:pPr>
            <w:r w:rsidRPr="000D1504">
              <w:rPr>
                <w:rFonts w:ascii="Arial" w:hAnsi="Arial" w:cs="Arial"/>
                <w:sz w:val="20"/>
                <w:lang w:eastAsia="zh-TW"/>
              </w:rPr>
              <w:t>9160</w:t>
            </w:r>
          </w:p>
        </w:tc>
        <w:tc>
          <w:tcPr>
            <w:tcW w:w="2268" w:type="dxa"/>
            <w:tcBorders>
              <w:top w:val="single" w:sz="4" w:space="0" w:color="auto"/>
              <w:left w:val="single" w:sz="4" w:space="0" w:color="auto"/>
              <w:bottom w:val="single" w:sz="4" w:space="0" w:color="auto"/>
              <w:right w:val="single" w:sz="4" w:space="0" w:color="auto"/>
            </w:tcBorders>
            <w:vAlign w:val="center"/>
          </w:tcPr>
          <w:p w14:paraId="23D2763A" w14:textId="77777777" w:rsidR="005404E7" w:rsidRPr="000D1504" w:rsidRDefault="005404E7" w:rsidP="000D1504">
            <w:pPr>
              <w:widowControl w:val="0"/>
              <w:spacing w:before="40" w:after="40" w:line="240" w:lineRule="auto"/>
              <w:jc w:val="both"/>
              <w:rPr>
                <w:rFonts w:ascii="Arial" w:hAnsi="Arial" w:cs="Arial"/>
                <w:sz w:val="20"/>
                <w:lang w:eastAsia="zh-TW"/>
              </w:rPr>
            </w:pPr>
            <w:r w:rsidRPr="000D1504">
              <w:rPr>
                <w:rFonts w:ascii="Arial" w:hAnsi="Arial" w:cs="Arial"/>
                <w:sz w:val="20"/>
                <w:lang w:eastAsia="zh-TW"/>
              </w:rPr>
              <w:t>Teaching Duties</w:t>
            </w:r>
          </w:p>
        </w:tc>
        <w:tc>
          <w:tcPr>
            <w:tcW w:w="1417" w:type="dxa"/>
            <w:tcBorders>
              <w:top w:val="single" w:sz="4" w:space="0" w:color="auto"/>
              <w:left w:val="single" w:sz="4" w:space="0" w:color="auto"/>
              <w:bottom w:val="single" w:sz="4" w:space="0" w:color="auto"/>
              <w:right w:val="single" w:sz="4" w:space="0" w:color="auto"/>
            </w:tcBorders>
            <w:vAlign w:val="center"/>
          </w:tcPr>
          <w:p w14:paraId="5C0E5341" w14:textId="77777777" w:rsidR="005404E7" w:rsidRPr="000D1504" w:rsidRDefault="004318C2" w:rsidP="000D1504">
            <w:pPr>
              <w:widowControl w:val="0"/>
              <w:spacing w:before="40" w:after="40" w:line="240" w:lineRule="auto"/>
              <w:jc w:val="center"/>
              <w:rPr>
                <w:rFonts w:ascii="Arial" w:hAnsi="Arial" w:cs="Arial"/>
                <w:sz w:val="20"/>
                <w:lang w:eastAsia="zh-TW"/>
              </w:rPr>
            </w:pPr>
            <w:r w:rsidRPr="000D1504">
              <w:rPr>
                <w:rFonts w:ascii="Arial" w:hAnsi="Arial" w:cs="Arial"/>
                <w:sz w:val="20"/>
                <w:lang w:eastAsia="zh-TW"/>
              </w:rPr>
              <w:t>RMIT Training</w:t>
            </w:r>
          </w:p>
        </w:tc>
        <w:tc>
          <w:tcPr>
            <w:tcW w:w="4395" w:type="dxa"/>
            <w:tcBorders>
              <w:top w:val="single" w:sz="4" w:space="0" w:color="auto"/>
              <w:left w:val="single" w:sz="4" w:space="0" w:color="auto"/>
              <w:bottom w:val="single" w:sz="4" w:space="0" w:color="auto"/>
              <w:right w:val="single" w:sz="4" w:space="0" w:color="auto"/>
            </w:tcBorders>
            <w:vAlign w:val="center"/>
          </w:tcPr>
          <w:p w14:paraId="2C9CC9B1" w14:textId="77777777" w:rsidR="005404E7" w:rsidRPr="00564A7F" w:rsidRDefault="005404E7" w:rsidP="00C02C06">
            <w:pPr>
              <w:spacing w:before="40" w:after="40" w:line="240" w:lineRule="auto"/>
              <w:rPr>
                <w:rFonts w:ascii="Arial" w:hAnsi="Arial" w:cs="Arial"/>
                <w:sz w:val="20"/>
                <w:lang w:eastAsia="zh-TW"/>
              </w:rPr>
            </w:pPr>
            <w:r>
              <w:rPr>
                <w:rFonts w:ascii="Arial" w:hAnsi="Arial" w:cs="Arial"/>
                <w:sz w:val="20"/>
                <w:lang w:eastAsia="zh-TW"/>
              </w:rPr>
              <w:t xml:space="preserve">Entered for specific casual activities performed </w:t>
            </w:r>
          </w:p>
        </w:tc>
      </w:tr>
      <w:tr w:rsidR="005404E7" w:rsidRPr="00F1402B" w14:paraId="624C8FBE" w14:textId="77777777" w:rsidTr="004318C2">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4FC58E" w14:textId="77777777" w:rsidR="005404E7" w:rsidRPr="000D1504" w:rsidRDefault="005404E7" w:rsidP="000D1504">
            <w:pPr>
              <w:widowControl w:val="0"/>
              <w:spacing w:before="40" w:after="40" w:line="240" w:lineRule="auto"/>
              <w:jc w:val="center"/>
              <w:rPr>
                <w:rFonts w:ascii="Arial" w:hAnsi="Arial" w:cs="Arial"/>
                <w:sz w:val="20"/>
                <w:lang w:eastAsia="zh-TW"/>
              </w:rPr>
            </w:pPr>
            <w:r w:rsidRPr="000D1504">
              <w:rPr>
                <w:rFonts w:ascii="Arial" w:hAnsi="Arial" w:cs="Arial"/>
                <w:sz w:val="20"/>
                <w:lang w:eastAsia="zh-TW"/>
              </w:rPr>
              <w:t>9161</w:t>
            </w:r>
          </w:p>
        </w:tc>
        <w:tc>
          <w:tcPr>
            <w:tcW w:w="2268" w:type="dxa"/>
            <w:tcBorders>
              <w:top w:val="single" w:sz="4" w:space="0" w:color="auto"/>
              <w:left w:val="single" w:sz="4" w:space="0" w:color="auto"/>
              <w:bottom w:val="single" w:sz="4" w:space="0" w:color="auto"/>
              <w:right w:val="single" w:sz="4" w:space="0" w:color="auto"/>
            </w:tcBorders>
            <w:vAlign w:val="center"/>
          </w:tcPr>
          <w:p w14:paraId="025A9249" w14:textId="77777777" w:rsidR="005404E7" w:rsidRPr="000D1504" w:rsidRDefault="005404E7" w:rsidP="000D1504">
            <w:pPr>
              <w:widowControl w:val="0"/>
              <w:spacing w:before="40" w:after="40" w:line="240" w:lineRule="auto"/>
              <w:jc w:val="both"/>
              <w:rPr>
                <w:rFonts w:ascii="Arial" w:hAnsi="Arial" w:cs="Arial"/>
                <w:sz w:val="20"/>
                <w:lang w:eastAsia="zh-TW"/>
              </w:rPr>
            </w:pPr>
            <w:proofErr w:type="spellStart"/>
            <w:proofErr w:type="gramStart"/>
            <w:r w:rsidRPr="000D1504">
              <w:rPr>
                <w:rFonts w:ascii="Arial" w:hAnsi="Arial" w:cs="Arial"/>
                <w:sz w:val="20"/>
                <w:lang w:eastAsia="zh-TW"/>
              </w:rPr>
              <w:t>Non Teaching</w:t>
            </w:r>
            <w:proofErr w:type="spellEnd"/>
            <w:proofErr w:type="gramEnd"/>
            <w:r w:rsidRPr="000D1504">
              <w:rPr>
                <w:rFonts w:ascii="Arial" w:hAnsi="Arial" w:cs="Arial"/>
                <w:sz w:val="20"/>
                <w:lang w:eastAsia="zh-TW"/>
              </w:rPr>
              <w:t xml:space="preserve"> Duties</w:t>
            </w:r>
          </w:p>
        </w:tc>
        <w:tc>
          <w:tcPr>
            <w:tcW w:w="1417" w:type="dxa"/>
            <w:tcBorders>
              <w:top w:val="single" w:sz="4" w:space="0" w:color="auto"/>
              <w:left w:val="single" w:sz="4" w:space="0" w:color="auto"/>
              <w:bottom w:val="single" w:sz="4" w:space="0" w:color="auto"/>
              <w:right w:val="single" w:sz="4" w:space="0" w:color="auto"/>
            </w:tcBorders>
            <w:vAlign w:val="center"/>
          </w:tcPr>
          <w:p w14:paraId="67AAA8C0" w14:textId="77777777" w:rsidR="005404E7" w:rsidRPr="000D1504" w:rsidRDefault="004318C2" w:rsidP="000D1504">
            <w:pPr>
              <w:widowControl w:val="0"/>
              <w:spacing w:before="40" w:after="40" w:line="240" w:lineRule="auto"/>
              <w:jc w:val="center"/>
              <w:rPr>
                <w:rFonts w:ascii="Arial" w:hAnsi="Arial" w:cs="Arial"/>
                <w:sz w:val="20"/>
                <w:lang w:eastAsia="zh-TW"/>
              </w:rPr>
            </w:pPr>
            <w:r w:rsidRPr="000D1504">
              <w:rPr>
                <w:rFonts w:ascii="Arial" w:hAnsi="Arial" w:cs="Arial"/>
                <w:sz w:val="20"/>
                <w:lang w:eastAsia="zh-TW"/>
              </w:rPr>
              <w:t>RMIT Training</w:t>
            </w:r>
          </w:p>
        </w:tc>
        <w:tc>
          <w:tcPr>
            <w:tcW w:w="4395" w:type="dxa"/>
            <w:tcBorders>
              <w:top w:val="single" w:sz="4" w:space="0" w:color="auto"/>
              <w:left w:val="single" w:sz="4" w:space="0" w:color="auto"/>
              <w:bottom w:val="single" w:sz="4" w:space="0" w:color="auto"/>
              <w:right w:val="single" w:sz="4" w:space="0" w:color="auto"/>
            </w:tcBorders>
            <w:vAlign w:val="center"/>
          </w:tcPr>
          <w:p w14:paraId="1918AA5E" w14:textId="77777777" w:rsidR="005404E7" w:rsidRPr="00564A7F" w:rsidRDefault="005404E7" w:rsidP="00C02C06">
            <w:pPr>
              <w:spacing w:before="40" w:after="40" w:line="240" w:lineRule="auto"/>
              <w:rPr>
                <w:rFonts w:ascii="Arial" w:hAnsi="Arial" w:cs="Arial"/>
                <w:sz w:val="20"/>
                <w:lang w:eastAsia="zh-TW"/>
              </w:rPr>
            </w:pPr>
            <w:r>
              <w:rPr>
                <w:rFonts w:ascii="Arial" w:hAnsi="Arial" w:cs="Arial"/>
                <w:sz w:val="20"/>
                <w:lang w:eastAsia="zh-TW"/>
              </w:rPr>
              <w:t xml:space="preserve">Entered for specific casual activities performed </w:t>
            </w:r>
          </w:p>
        </w:tc>
      </w:tr>
      <w:tr w:rsidR="005404E7" w:rsidRPr="00F1402B" w14:paraId="297B17FC" w14:textId="77777777" w:rsidTr="004318C2">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3363AF" w14:textId="29F490E6" w:rsidR="005404E7" w:rsidRPr="000D1504" w:rsidRDefault="005404E7" w:rsidP="000D1504">
            <w:pPr>
              <w:widowControl w:val="0"/>
              <w:spacing w:before="40" w:after="40" w:line="240" w:lineRule="auto"/>
              <w:jc w:val="center"/>
              <w:rPr>
                <w:rFonts w:ascii="Arial" w:hAnsi="Arial" w:cs="Arial"/>
                <w:sz w:val="20"/>
                <w:lang w:eastAsia="zh-TW"/>
              </w:rPr>
            </w:pPr>
            <w:r w:rsidRPr="000D1504">
              <w:rPr>
                <w:rFonts w:ascii="Arial" w:hAnsi="Arial" w:cs="Arial"/>
                <w:sz w:val="20"/>
                <w:lang w:eastAsia="zh-TW"/>
              </w:rPr>
              <w:t>9162-</w:t>
            </w:r>
            <w:r w:rsidR="00F23556" w:rsidRPr="000D1504">
              <w:rPr>
                <w:rFonts w:ascii="Arial" w:hAnsi="Arial" w:cs="Arial"/>
                <w:sz w:val="20"/>
                <w:lang w:eastAsia="zh-TW"/>
              </w:rPr>
              <w:t>917</w:t>
            </w:r>
            <w:r w:rsidR="00B74047">
              <w:rPr>
                <w:rFonts w:ascii="Arial" w:hAnsi="Arial" w:cs="Arial"/>
                <w:sz w:val="20"/>
                <w:lang w:eastAsia="zh-TW"/>
              </w:rPr>
              <w:t>3</w:t>
            </w:r>
          </w:p>
        </w:tc>
        <w:tc>
          <w:tcPr>
            <w:tcW w:w="2268" w:type="dxa"/>
            <w:tcBorders>
              <w:top w:val="single" w:sz="4" w:space="0" w:color="auto"/>
              <w:left w:val="single" w:sz="4" w:space="0" w:color="auto"/>
              <w:bottom w:val="single" w:sz="4" w:space="0" w:color="auto"/>
              <w:right w:val="single" w:sz="4" w:space="0" w:color="auto"/>
            </w:tcBorders>
            <w:vAlign w:val="center"/>
          </w:tcPr>
          <w:p w14:paraId="04840D7D" w14:textId="77777777" w:rsidR="005404E7" w:rsidRPr="000D1504" w:rsidRDefault="005404E7" w:rsidP="000D1504">
            <w:pPr>
              <w:widowControl w:val="0"/>
              <w:spacing w:before="40" w:after="40" w:line="240" w:lineRule="auto"/>
              <w:jc w:val="both"/>
              <w:rPr>
                <w:rFonts w:ascii="Arial" w:hAnsi="Arial" w:cs="Arial"/>
                <w:sz w:val="20"/>
                <w:lang w:eastAsia="zh-TW"/>
              </w:rPr>
            </w:pPr>
            <w:r w:rsidRPr="000D1504">
              <w:rPr>
                <w:rFonts w:ascii="Arial" w:hAnsi="Arial" w:cs="Arial"/>
                <w:sz w:val="20"/>
                <w:lang w:eastAsia="zh-TW"/>
              </w:rPr>
              <w:t xml:space="preserve">Test Operations </w:t>
            </w:r>
          </w:p>
        </w:tc>
        <w:tc>
          <w:tcPr>
            <w:tcW w:w="1417" w:type="dxa"/>
            <w:tcBorders>
              <w:top w:val="single" w:sz="4" w:space="0" w:color="auto"/>
              <w:left w:val="single" w:sz="4" w:space="0" w:color="auto"/>
              <w:bottom w:val="single" w:sz="4" w:space="0" w:color="auto"/>
              <w:right w:val="single" w:sz="4" w:space="0" w:color="auto"/>
            </w:tcBorders>
            <w:vAlign w:val="center"/>
          </w:tcPr>
          <w:p w14:paraId="590630E0" w14:textId="77777777" w:rsidR="005404E7" w:rsidRPr="000D1504" w:rsidRDefault="004318C2" w:rsidP="000D1504">
            <w:pPr>
              <w:widowControl w:val="0"/>
              <w:spacing w:before="40" w:after="40" w:line="240" w:lineRule="auto"/>
              <w:jc w:val="center"/>
              <w:rPr>
                <w:rFonts w:ascii="Arial" w:hAnsi="Arial" w:cs="Arial"/>
                <w:sz w:val="20"/>
                <w:lang w:eastAsia="zh-TW"/>
              </w:rPr>
            </w:pPr>
            <w:r w:rsidRPr="000D1504">
              <w:rPr>
                <w:rFonts w:ascii="Arial" w:hAnsi="Arial" w:cs="Arial"/>
                <w:sz w:val="20"/>
                <w:lang w:eastAsia="zh-TW"/>
              </w:rPr>
              <w:t>RMIT Training</w:t>
            </w:r>
          </w:p>
        </w:tc>
        <w:tc>
          <w:tcPr>
            <w:tcW w:w="4395" w:type="dxa"/>
            <w:tcBorders>
              <w:top w:val="single" w:sz="4" w:space="0" w:color="auto"/>
              <w:left w:val="single" w:sz="4" w:space="0" w:color="auto"/>
              <w:bottom w:val="single" w:sz="4" w:space="0" w:color="auto"/>
              <w:right w:val="single" w:sz="4" w:space="0" w:color="auto"/>
            </w:tcBorders>
            <w:vAlign w:val="center"/>
          </w:tcPr>
          <w:p w14:paraId="5D8DF19E" w14:textId="77777777" w:rsidR="005404E7" w:rsidRPr="00564A7F" w:rsidRDefault="005404E7" w:rsidP="00C02C06">
            <w:pPr>
              <w:spacing w:before="40" w:after="40" w:line="240" w:lineRule="auto"/>
              <w:rPr>
                <w:rFonts w:ascii="Arial" w:hAnsi="Arial" w:cs="Arial"/>
                <w:sz w:val="20"/>
                <w:lang w:eastAsia="zh-TW"/>
              </w:rPr>
            </w:pPr>
            <w:r>
              <w:rPr>
                <w:rFonts w:ascii="Arial" w:hAnsi="Arial" w:cs="Arial"/>
                <w:sz w:val="20"/>
                <w:lang w:eastAsia="zh-TW"/>
              </w:rPr>
              <w:t xml:space="preserve">Entered for specific casual activities performed </w:t>
            </w:r>
          </w:p>
        </w:tc>
      </w:tr>
    </w:tbl>
    <w:p w14:paraId="665A29DE" w14:textId="77777777" w:rsidR="004339BC" w:rsidRDefault="00255A06" w:rsidP="00255A06">
      <w:pPr>
        <w:tabs>
          <w:tab w:val="left" w:pos="7000"/>
        </w:tabs>
        <w:rPr>
          <w:rFonts w:ascii="Arial" w:hAnsi="Arial" w:cs="Arial"/>
          <w:sz w:val="22"/>
          <w:szCs w:val="22"/>
        </w:rPr>
      </w:pPr>
      <w:r>
        <w:rPr>
          <w:rFonts w:ascii="Arial" w:hAnsi="Arial" w:cs="Arial"/>
          <w:sz w:val="22"/>
          <w:szCs w:val="22"/>
        </w:rPr>
        <w:tab/>
      </w:r>
    </w:p>
    <w:p w14:paraId="2C051ADE" w14:textId="77777777" w:rsidR="004339BC" w:rsidRDefault="004339BC" w:rsidP="004339BC">
      <w:pPr>
        <w:rPr>
          <w:rFonts w:ascii="Arial" w:hAnsi="Arial" w:cs="Arial"/>
          <w:sz w:val="22"/>
          <w:szCs w:val="22"/>
        </w:rPr>
      </w:pPr>
      <w:r>
        <w:rPr>
          <w:rFonts w:ascii="Arial" w:hAnsi="Arial" w:cs="Arial"/>
          <w:sz w:val="22"/>
          <w:szCs w:val="22"/>
        </w:rPr>
        <w:t xml:space="preserve">All attendances will be </w:t>
      </w:r>
      <w:proofErr w:type="gramStart"/>
      <w:r>
        <w:rPr>
          <w:rFonts w:ascii="Arial" w:hAnsi="Arial" w:cs="Arial"/>
          <w:sz w:val="22"/>
          <w:szCs w:val="22"/>
        </w:rPr>
        <w:t>entered into</w:t>
      </w:r>
      <w:proofErr w:type="gramEnd"/>
      <w:r>
        <w:rPr>
          <w:rFonts w:ascii="Arial" w:hAnsi="Arial" w:cs="Arial"/>
          <w:sz w:val="22"/>
          <w:szCs w:val="22"/>
        </w:rPr>
        <w:t xml:space="preserve"> Workday as a time entry code and will be integrated through to </w:t>
      </w:r>
      <w:proofErr w:type="spellStart"/>
      <w:r>
        <w:rPr>
          <w:rFonts w:ascii="Arial" w:hAnsi="Arial" w:cs="Arial"/>
          <w:sz w:val="22"/>
          <w:szCs w:val="22"/>
        </w:rPr>
        <w:t>GlobalView</w:t>
      </w:r>
      <w:proofErr w:type="spellEnd"/>
      <w:r w:rsidRPr="003F141A">
        <w:rPr>
          <w:rFonts w:ascii="Arial" w:hAnsi="Arial" w:cs="Arial"/>
          <w:sz w:val="22"/>
          <w:szCs w:val="22"/>
          <w:vertAlign w:val="superscript"/>
        </w:rPr>
        <w:t>®</w:t>
      </w:r>
      <w:r>
        <w:rPr>
          <w:rFonts w:ascii="Arial" w:hAnsi="Arial" w:cs="Arial"/>
          <w:sz w:val="22"/>
          <w:szCs w:val="22"/>
        </w:rPr>
        <w:t>. It is expected that the attendance will be loaded with total hours</w:t>
      </w:r>
      <w:r w:rsidR="0005446E">
        <w:rPr>
          <w:rFonts w:ascii="Arial" w:hAnsi="Arial" w:cs="Arial"/>
          <w:sz w:val="22"/>
          <w:szCs w:val="22"/>
        </w:rPr>
        <w:t xml:space="preserve"> or units</w:t>
      </w:r>
      <w:r>
        <w:rPr>
          <w:rFonts w:ascii="Arial" w:hAnsi="Arial" w:cs="Arial"/>
          <w:sz w:val="22"/>
          <w:szCs w:val="22"/>
        </w:rPr>
        <w:t xml:space="preserve">, except where start and end times are required for the purpose of generating shift loadings or other </w:t>
      </w:r>
      <w:proofErr w:type="gramStart"/>
      <w:r>
        <w:rPr>
          <w:rFonts w:ascii="Arial" w:hAnsi="Arial" w:cs="Arial"/>
          <w:sz w:val="22"/>
          <w:szCs w:val="22"/>
        </w:rPr>
        <w:t>award based</w:t>
      </w:r>
      <w:proofErr w:type="gramEnd"/>
      <w:r>
        <w:rPr>
          <w:rFonts w:ascii="Arial" w:hAnsi="Arial" w:cs="Arial"/>
          <w:sz w:val="22"/>
          <w:szCs w:val="22"/>
        </w:rPr>
        <w:t xml:space="preserve"> payments (</w:t>
      </w:r>
      <w:proofErr w:type="spellStart"/>
      <w:r>
        <w:rPr>
          <w:rFonts w:ascii="Arial" w:hAnsi="Arial" w:cs="Arial"/>
          <w:sz w:val="22"/>
          <w:szCs w:val="22"/>
        </w:rPr>
        <w:t>eg.</w:t>
      </w:r>
      <w:proofErr w:type="spellEnd"/>
      <w:r>
        <w:rPr>
          <w:rFonts w:ascii="Arial" w:hAnsi="Arial" w:cs="Arial"/>
          <w:sz w:val="22"/>
          <w:szCs w:val="22"/>
        </w:rPr>
        <w:t xml:space="preserve"> casual hours). These </w:t>
      </w:r>
      <w:r w:rsidR="004318C2">
        <w:rPr>
          <w:rFonts w:ascii="Arial" w:hAnsi="Arial" w:cs="Arial"/>
          <w:sz w:val="22"/>
          <w:szCs w:val="22"/>
        </w:rPr>
        <w:t xml:space="preserve">input </w:t>
      </w:r>
      <w:r>
        <w:rPr>
          <w:rFonts w:ascii="Arial" w:hAnsi="Arial" w:cs="Arial"/>
          <w:sz w:val="22"/>
          <w:szCs w:val="22"/>
        </w:rPr>
        <w:t xml:space="preserve">requirements are noted in the Time </w:t>
      </w:r>
      <w:r w:rsidRPr="008B72C6">
        <w:rPr>
          <w:rFonts w:ascii="Arial" w:hAnsi="Arial" w:cs="Arial"/>
          <w:sz w:val="22"/>
          <w:szCs w:val="22"/>
        </w:rPr>
        <w:t>Blueprint Configuration Worksheet</w:t>
      </w:r>
      <w:r>
        <w:rPr>
          <w:rFonts w:ascii="Arial" w:hAnsi="Arial" w:cs="Arial"/>
          <w:sz w:val="22"/>
          <w:szCs w:val="22"/>
        </w:rPr>
        <w:t xml:space="preserve">. </w:t>
      </w:r>
    </w:p>
    <w:p w14:paraId="5AE47BBB" w14:textId="77777777" w:rsidR="00C05809" w:rsidRDefault="00492F5C" w:rsidP="004339BC">
      <w:pPr>
        <w:rPr>
          <w:rFonts w:ascii="Arial" w:hAnsi="Arial" w:cs="Arial"/>
          <w:sz w:val="22"/>
          <w:szCs w:val="22"/>
        </w:rPr>
      </w:pPr>
      <w:r>
        <w:rPr>
          <w:rFonts w:ascii="Arial" w:hAnsi="Arial" w:cs="Arial"/>
          <w:sz w:val="22"/>
          <w:szCs w:val="22"/>
        </w:rPr>
        <w:tab/>
      </w:r>
    </w:p>
    <w:p w14:paraId="0A6BA0E9" w14:textId="77777777" w:rsidR="002074BC" w:rsidRPr="00DA3088" w:rsidRDefault="002074BC" w:rsidP="002074BC">
      <w:pPr>
        <w:pStyle w:val="Heading3"/>
      </w:pPr>
      <w:bookmarkStart w:id="65" w:name="_Toc20471426"/>
      <w:r>
        <w:t>On Call</w:t>
      </w:r>
      <w:bookmarkEnd w:id="65"/>
      <w:r>
        <w:t xml:space="preserve"> </w:t>
      </w:r>
    </w:p>
    <w:p w14:paraId="5E08B44E" w14:textId="77777777" w:rsidR="002074BC" w:rsidRDefault="002074BC" w:rsidP="002074BC">
      <w:pPr>
        <w:rPr>
          <w:rFonts w:ascii="Arial" w:hAnsi="Arial" w:cs="Arial"/>
          <w:sz w:val="22"/>
          <w:szCs w:val="22"/>
        </w:rPr>
      </w:pPr>
      <w:r>
        <w:rPr>
          <w:rFonts w:ascii="Arial" w:hAnsi="Arial" w:cs="Arial"/>
          <w:sz w:val="22"/>
          <w:szCs w:val="22"/>
        </w:rPr>
        <w:t xml:space="preserve">There are </w:t>
      </w:r>
      <w:proofErr w:type="gramStart"/>
      <w:r>
        <w:rPr>
          <w:rFonts w:ascii="Arial" w:hAnsi="Arial" w:cs="Arial"/>
          <w:sz w:val="22"/>
          <w:szCs w:val="22"/>
        </w:rPr>
        <w:t>a number of</w:t>
      </w:r>
      <w:proofErr w:type="gramEnd"/>
      <w:r>
        <w:rPr>
          <w:rFonts w:ascii="Arial" w:hAnsi="Arial" w:cs="Arial"/>
          <w:sz w:val="22"/>
          <w:szCs w:val="22"/>
        </w:rPr>
        <w:t xml:space="preserve"> </w:t>
      </w:r>
      <w:r w:rsidR="00934AF9">
        <w:rPr>
          <w:rFonts w:ascii="Arial" w:hAnsi="Arial" w:cs="Arial"/>
          <w:sz w:val="22"/>
          <w:szCs w:val="22"/>
        </w:rPr>
        <w:t xml:space="preserve">On Call allowance and attendance payments. All payment codes have been detailed below – </w:t>
      </w:r>
    </w:p>
    <w:tbl>
      <w:tblPr>
        <w:tblW w:w="9498" w:type="dxa"/>
        <w:tblInd w:w="108" w:type="dxa"/>
        <w:tblLayout w:type="fixed"/>
        <w:tblLook w:val="0000" w:firstRow="0" w:lastRow="0" w:firstColumn="0" w:lastColumn="0" w:noHBand="0" w:noVBand="0"/>
      </w:tblPr>
      <w:tblGrid>
        <w:gridCol w:w="1701"/>
        <w:gridCol w:w="1418"/>
        <w:gridCol w:w="992"/>
        <w:gridCol w:w="1701"/>
        <w:gridCol w:w="1559"/>
        <w:gridCol w:w="2127"/>
      </w:tblGrid>
      <w:tr w:rsidR="002074BC" w:rsidRPr="00F1402B" w14:paraId="60CDDA05" w14:textId="77777777" w:rsidTr="0082238F">
        <w:trPr>
          <w:cantSplit/>
          <w:trHeight w:val="353"/>
          <w:tblHeader/>
        </w:trPr>
        <w:tc>
          <w:tcPr>
            <w:tcW w:w="1701"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0EF9EDE1" w14:textId="77777777" w:rsidR="002074BC" w:rsidRPr="00F1402B" w:rsidRDefault="002074BC" w:rsidP="00AB4E82">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 xml:space="preserve">WD Time Entry </w:t>
            </w:r>
          </w:p>
        </w:tc>
        <w:tc>
          <w:tcPr>
            <w:tcW w:w="1418"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2527868A" w14:textId="77777777" w:rsidR="002074BC" w:rsidRPr="00F1402B" w:rsidRDefault="002074BC" w:rsidP="00AB4E82">
            <w:pPr>
              <w:spacing w:before="40" w:after="40" w:line="240" w:lineRule="auto"/>
              <w:jc w:val="center"/>
              <w:rPr>
                <w:rFonts w:ascii="Arial" w:hAnsi="Arial" w:cs="Arial"/>
                <w:b/>
                <w:bCs/>
                <w:color w:val="FFFFFF"/>
                <w:sz w:val="20"/>
                <w:lang w:eastAsia="zh-TW"/>
              </w:rPr>
            </w:pPr>
            <w:r>
              <w:rPr>
                <w:rFonts w:ascii="Arial" w:hAnsi="Arial" w:cs="Arial"/>
                <w:b/>
                <w:bCs/>
                <w:color w:val="FFFFFF"/>
                <w:sz w:val="20"/>
                <w:lang w:eastAsia="zh-TW"/>
              </w:rPr>
              <w:t>Applicable To</w:t>
            </w:r>
          </w:p>
        </w:tc>
        <w:tc>
          <w:tcPr>
            <w:tcW w:w="992"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78611FA4" w14:textId="77777777" w:rsidR="002074BC" w:rsidRPr="00F1402B" w:rsidRDefault="002074BC" w:rsidP="00934AF9">
            <w:pPr>
              <w:spacing w:before="40" w:after="40" w:line="240" w:lineRule="auto"/>
              <w:jc w:val="center"/>
              <w:rPr>
                <w:rFonts w:ascii="Arial" w:hAnsi="Arial" w:cs="Arial"/>
                <w:b/>
                <w:bCs/>
                <w:color w:val="FFFFFF"/>
                <w:sz w:val="20"/>
                <w:lang w:eastAsia="zh-TW"/>
              </w:rPr>
            </w:pPr>
            <w:r>
              <w:rPr>
                <w:rFonts w:ascii="Arial" w:hAnsi="Arial" w:cs="Arial"/>
                <w:b/>
                <w:bCs/>
                <w:color w:val="FFFFFF"/>
                <w:sz w:val="20"/>
                <w:lang w:eastAsia="zh-TW"/>
              </w:rPr>
              <w:t>Input</w:t>
            </w:r>
          </w:p>
        </w:tc>
        <w:tc>
          <w:tcPr>
            <w:tcW w:w="1701"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4107C9AB" w14:textId="77777777" w:rsidR="002074BC" w:rsidRDefault="002074BC" w:rsidP="00AB4E82">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GV Attendance (IT2002)</w:t>
            </w:r>
          </w:p>
        </w:tc>
        <w:tc>
          <w:tcPr>
            <w:tcW w:w="1559"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62D07EF5" w14:textId="77777777" w:rsidR="002074BC" w:rsidRDefault="002074BC" w:rsidP="00AB4E82">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GV Allowance (IT2010)</w:t>
            </w:r>
          </w:p>
        </w:tc>
        <w:tc>
          <w:tcPr>
            <w:tcW w:w="2127"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73A37509" w14:textId="77777777" w:rsidR="002074BC" w:rsidRDefault="002074BC" w:rsidP="00AB4E82">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Payment</w:t>
            </w:r>
          </w:p>
        </w:tc>
      </w:tr>
      <w:tr w:rsidR="002074BC" w:rsidRPr="00F1402B" w14:paraId="1C82F4B5" w14:textId="77777777" w:rsidTr="0082238F">
        <w:trPr>
          <w:cantSplit/>
          <w:trHeight w:val="255"/>
        </w:trPr>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31E67B" w14:textId="77777777" w:rsidR="002074BC" w:rsidRPr="00962DF3" w:rsidRDefault="002074BC" w:rsidP="00AB4E82">
            <w:pPr>
              <w:spacing w:before="40" w:after="40" w:line="240" w:lineRule="auto"/>
              <w:rPr>
                <w:rFonts w:ascii="Arial" w:hAnsi="Arial" w:cs="Arial"/>
                <w:sz w:val="20"/>
                <w:lang w:eastAsia="zh-TW"/>
              </w:rPr>
            </w:pPr>
            <w:r>
              <w:rPr>
                <w:rFonts w:ascii="Arial" w:hAnsi="Arial" w:cs="Arial"/>
                <w:sz w:val="20"/>
                <w:lang w:eastAsia="zh-TW"/>
              </w:rPr>
              <w:t xml:space="preserve">AU </w:t>
            </w:r>
            <w:proofErr w:type="gramStart"/>
            <w:r>
              <w:rPr>
                <w:rFonts w:ascii="Arial" w:hAnsi="Arial" w:cs="Arial"/>
                <w:sz w:val="20"/>
                <w:lang w:eastAsia="zh-TW"/>
              </w:rPr>
              <w:t>On</w:t>
            </w:r>
            <w:proofErr w:type="gramEnd"/>
            <w:r>
              <w:rPr>
                <w:rFonts w:ascii="Arial" w:hAnsi="Arial" w:cs="Arial"/>
                <w:sz w:val="20"/>
                <w:lang w:eastAsia="zh-TW"/>
              </w:rPr>
              <w:t xml:space="preserve"> Call Allowance</w:t>
            </w:r>
          </w:p>
        </w:tc>
        <w:tc>
          <w:tcPr>
            <w:tcW w:w="1418" w:type="dxa"/>
            <w:tcBorders>
              <w:top w:val="single" w:sz="4" w:space="0" w:color="auto"/>
              <w:left w:val="single" w:sz="4" w:space="0" w:color="auto"/>
              <w:bottom w:val="single" w:sz="4" w:space="0" w:color="auto"/>
              <w:right w:val="single" w:sz="4" w:space="0" w:color="auto"/>
            </w:tcBorders>
            <w:vAlign w:val="center"/>
          </w:tcPr>
          <w:p w14:paraId="1963CF68" w14:textId="77777777" w:rsidR="002074BC" w:rsidRPr="00FC42AF" w:rsidRDefault="002074BC" w:rsidP="00AB4E82">
            <w:pPr>
              <w:spacing w:before="40" w:after="40" w:line="240" w:lineRule="auto"/>
              <w:jc w:val="center"/>
              <w:rPr>
                <w:rFonts w:ascii="Arial" w:hAnsi="Arial" w:cs="Arial"/>
                <w:sz w:val="20"/>
                <w:lang w:eastAsia="zh-TW"/>
              </w:rPr>
            </w:pPr>
            <w:r>
              <w:rPr>
                <w:rFonts w:ascii="Arial" w:hAnsi="Arial" w:cs="Arial"/>
                <w:sz w:val="20"/>
                <w:lang w:eastAsia="zh-TW"/>
              </w:rPr>
              <w:t>Professional</w:t>
            </w:r>
          </w:p>
        </w:tc>
        <w:tc>
          <w:tcPr>
            <w:tcW w:w="992" w:type="dxa"/>
            <w:tcBorders>
              <w:top w:val="single" w:sz="4" w:space="0" w:color="auto"/>
              <w:left w:val="single" w:sz="4" w:space="0" w:color="auto"/>
              <w:bottom w:val="single" w:sz="4" w:space="0" w:color="auto"/>
              <w:right w:val="single" w:sz="4" w:space="0" w:color="auto"/>
            </w:tcBorders>
            <w:vAlign w:val="center"/>
          </w:tcPr>
          <w:p w14:paraId="251890A4" w14:textId="77777777" w:rsidR="002074BC" w:rsidRPr="00564A7F" w:rsidRDefault="002074BC" w:rsidP="00934AF9">
            <w:pPr>
              <w:spacing w:before="40" w:after="40" w:line="240" w:lineRule="auto"/>
              <w:jc w:val="center"/>
              <w:rPr>
                <w:rFonts w:ascii="Arial" w:hAnsi="Arial" w:cs="Arial"/>
                <w:sz w:val="20"/>
                <w:lang w:eastAsia="zh-TW"/>
              </w:rPr>
            </w:pPr>
            <w:r w:rsidRPr="00AB4E82">
              <w:rPr>
                <w:rFonts w:ascii="Arial" w:hAnsi="Arial" w:cs="Arial"/>
                <w:sz w:val="20"/>
                <w:lang w:eastAsia="zh-TW"/>
              </w:rPr>
              <w:t>Unit (Days)</w:t>
            </w:r>
          </w:p>
        </w:tc>
        <w:tc>
          <w:tcPr>
            <w:tcW w:w="1701" w:type="dxa"/>
            <w:tcBorders>
              <w:top w:val="single" w:sz="4" w:space="0" w:color="auto"/>
              <w:left w:val="single" w:sz="4" w:space="0" w:color="auto"/>
              <w:bottom w:val="single" w:sz="4" w:space="0" w:color="auto"/>
              <w:right w:val="single" w:sz="4" w:space="0" w:color="auto"/>
            </w:tcBorders>
            <w:vAlign w:val="center"/>
          </w:tcPr>
          <w:p w14:paraId="3A719E79" w14:textId="77777777" w:rsidR="002074BC" w:rsidRPr="00564A7F" w:rsidRDefault="002074BC" w:rsidP="00AB4E82">
            <w:pPr>
              <w:spacing w:before="40" w:after="40" w:line="240" w:lineRule="auto"/>
              <w:rPr>
                <w:rFonts w:ascii="Arial" w:hAnsi="Arial" w:cs="Arial"/>
                <w:sz w:val="20"/>
                <w:lang w:eastAsia="zh-TW"/>
              </w:rPr>
            </w:pPr>
            <w:r>
              <w:rPr>
                <w:rFonts w:ascii="Arial" w:hAnsi="Arial" w:cs="Arial"/>
                <w:sz w:val="20"/>
                <w:lang w:eastAsia="zh-TW"/>
              </w:rPr>
              <w:t>-</w:t>
            </w:r>
          </w:p>
        </w:tc>
        <w:tc>
          <w:tcPr>
            <w:tcW w:w="1559" w:type="dxa"/>
            <w:tcBorders>
              <w:top w:val="single" w:sz="4" w:space="0" w:color="auto"/>
              <w:left w:val="single" w:sz="4" w:space="0" w:color="auto"/>
              <w:bottom w:val="single" w:sz="4" w:space="0" w:color="auto"/>
              <w:right w:val="single" w:sz="4" w:space="0" w:color="auto"/>
            </w:tcBorders>
            <w:vAlign w:val="center"/>
          </w:tcPr>
          <w:p w14:paraId="33D958F5" w14:textId="77777777" w:rsidR="002074BC" w:rsidRPr="00564A7F" w:rsidRDefault="002074BC" w:rsidP="00AB4E82">
            <w:pPr>
              <w:spacing w:before="40" w:after="40" w:line="240" w:lineRule="auto"/>
              <w:rPr>
                <w:rFonts w:ascii="Arial" w:hAnsi="Arial" w:cs="Arial"/>
                <w:sz w:val="20"/>
                <w:lang w:eastAsia="zh-TW"/>
              </w:rPr>
            </w:pPr>
            <w:r w:rsidRPr="00AB4E82">
              <w:rPr>
                <w:rFonts w:ascii="Arial" w:hAnsi="Arial" w:cs="Arial"/>
                <w:sz w:val="20"/>
                <w:lang w:eastAsia="zh-TW"/>
              </w:rPr>
              <w:t>WT9410 - On Call Allowance</w:t>
            </w:r>
          </w:p>
        </w:tc>
        <w:tc>
          <w:tcPr>
            <w:tcW w:w="2127" w:type="dxa"/>
            <w:tcBorders>
              <w:top w:val="single" w:sz="4" w:space="0" w:color="auto"/>
              <w:left w:val="single" w:sz="4" w:space="0" w:color="auto"/>
              <w:bottom w:val="single" w:sz="4" w:space="0" w:color="auto"/>
              <w:right w:val="single" w:sz="4" w:space="0" w:color="auto"/>
            </w:tcBorders>
            <w:vAlign w:val="center"/>
          </w:tcPr>
          <w:p w14:paraId="3436700B" w14:textId="77777777" w:rsidR="002074BC" w:rsidRDefault="002074BC" w:rsidP="00AB4E82">
            <w:pPr>
              <w:spacing w:before="40" w:after="40" w:line="240" w:lineRule="auto"/>
              <w:jc w:val="both"/>
              <w:rPr>
                <w:rFonts w:ascii="Arial" w:hAnsi="Arial" w:cs="Arial"/>
                <w:sz w:val="20"/>
                <w:lang w:eastAsia="zh-TW"/>
              </w:rPr>
            </w:pPr>
            <w:r>
              <w:rPr>
                <w:rFonts w:ascii="Arial" w:hAnsi="Arial" w:cs="Arial"/>
                <w:sz w:val="20"/>
                <w:lang w:eastAsia="zh-TW"/>
              </w:rPr>
              <w:t>Mon-</w:t>
            </w:r>
            <w:proofErr w:type="gramStart"/>
            <w:r>
              <w:rPr>
                <w:rFonts w:ascii="Arial" w:hAnsi="Arial" w:cs="Arial"/>
                <w:sz w:val="20"/>
                <w:lang w:eastAsia="zh-TW"/>
              </w:rPr>
              <w:t>Fri:$</w:t>
            </w:r>
            <w:proofErr w:type="gramEnd"/>
            <w:r>
              <w:rPr>
                <w:rFonts w:ascii="Arial" w:hAnsi="Arial" w:cs="Arial"/>
                <w:sz w:val="20"/>
                <w:lang w:eastAsia="zh-TW"/>
              </w:rPr>
              <w:t>111.12/day</w:t>
            </w:r>
          </w:p>
          <w:p w14:paraId="277522F3" w14:textId="77777777" w:rsidR="002074BC" w:rsidRDefault="002074BC" w:rsidP="00AB4E82">
            <w:pPr>
              <w:spacing w:before="40" w:after="40" w:line="240" w:lineRule="auto"/>
              <w:jc w:val="both"/>
              <w:rPr>
                <w:rFonts w:ascii="Arial" w:hAnsi="Arial" w:cs="Arial"/>
                <w:sz w:val="20"/>
                <w:lang w:eastAsia="zh-TW"/>
              </w:rPr>
            </w:pPr>
            <w:proofErr w:type="spellStart"/>
            <w:r>
              <w:rPr>
                <w:rFonts w:ascii="Arial" w:hAnsi="Arial" w:cs="Arial"/>
                <w:sz w:val="20"/>
                <w:lang w:eastAsia="zh-TW"/>
              </w:rPr>
              <w:t>Wkend</w:t>
            </w:r>
            <w:proofErr w:type="spellEnd"/>
            <w:r>
              <w:rPr>
                <w:rFonts w:ascii="Arial" w:hAnsi="Arial" w:cs="Arial"/>
                <w:sz w:val="20"/>
                <w:lang w:eastAsia="zh-TW"/>
              </w:rPr>
              <w:t>: $175.98/day</w:t>
            </w:r>
          </w:p>
          <w:p w14:paraId="53CA8CA8" w14:textId="77777777" w:rsidR="002074BC" w:rsidRPr="00564A7F" w:rsidRDefault="002074BC" w:rsidP="00AB4E82">
            <w:pPr>
              <w:spacing w:before="40" w:after="40" w:line="240" w:lineRule="auto"/>
              <w:jc w:val="both"/>
              <w:rPr>
                <w:rFonts w:ascii="Arial" w:hAnsi="Arial" w:cs="Arial"/>
                <w:sz w:val="20"/>
                <w:lang w:eastAsia="zh-TW"/>
              </w:rPr>
            </w:pPr>
            <w:r>
              <w:rPr>
                <w:rFonts w:ascii="Arial" w:hAnsi="Arial" w:cs="Arial"/>
                <w:sz w:val="20"/>
                <w:lang w:eastAsia="zh-TW"/>
              </w:rPr>
              <w:t>PH: $175.98/day</w:t>
            </w:r>
          </w:p>
        </w:tc>
      </w:tr>
      <w:tr w:rsidR="002074BC" w:rsidRPr="00F1402B" w14:paraId="4FC03B3A" w14:textId="77777777" w:rsidTr="0082238F">
        <w:trPr>
          <w:cantSplit/>
          <w:trHeight w:val="255"/>
        </w:trPr>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F277E7" w14:textId="77777777" w:rsidR="002074BC" w:rsidRPr="0082238F" w:rsidRDefault="002074BC" w:rsidP="00AB4E82">
            <w:pPr>
              <w:spacing w:before="40" w:after="40" w:line="240" w:lineRule="auto"/>
              <w:rPr>
                <w:rFonts w:ascii="Arial" w:hAnsi="Arial" w:cs="Arial"/>
                <w:sz w:val="20"/>
                <w:lang w:eastAsia="zh-TW"/>
              </w:rPr>
            </w:pPr>
            <w:r w:rsidRPr="0082238F">
              <w:rPr>
                <w:rFonts w:ascii="Arial" w:hAnsi="Arial" w:cs="Arial"/>
                <w:sz w:val="20"/>
                <w:lang w:eastAsia="zh-TW"/>
              </w:rPr>
              <w:t xml:space="preserve">AUS Call </w:t>
            </w:r>
            <w:r w:rsidR="00934AF9" w:rsidRPr="0082238F">
              <w:rPr>
                <w:rFonts w:ascii="Arial" w:hAnsi="Arial" w:cs="Arial"/>
                <w:sz w:val="20"/>
                <w:lang w:eastAsia="zh-TW"/>
              </w:rPr>
              <w:br/>
            </w:r>
            <w:r w:rsidRPr="0082238F">
              <w:rPr>
                <w:rFonts w:ascii="Arial" w:hAnsi="Arial" w:cs="Arial"/>
                <w:sz w:val="20"/>
                <w:lang w:eastAsia="zh-TW"/>
              </w:rPr>
              <w:t>Back</w:t>
            </w:r>
            <w:r w:rsidR="00E55AEE" w:rsidRPr="0082238F">
              <w:rPr>
                <w:rFonts w:ascii="Arial" w:hAnsi="Arial" w:cs="Arial"/>
                <w:sz w:val="20"/>
                <w:lang w:eastAsia="zh-TW"/>
              </w:rPr>
              <w:t xml:space="preserve"> </w:t>
            </w:r>
            <w:r w:rsidR="00E55AEE" w:rsidRPr="0082238F">
              <w:rPr>
                <w:rFonts w:ascii="Arial" w:hAnsi="Arial" w:cs="Arial"/>
                <w:sz w:val="22"/>
                <w:szCs w:val="22"/>
                <w:vertAlign w:val="superscript"/>
              </w:rPr>
              <w:t>6</w:t>
            </w:r>
            <w:r w:rsidR="00934AF9" w:rsidRPr="0082238F">
              <w:rPr>
                <w:rFonts w:ascii="Arial" w:hAnsi="Arial" w:cs="Arial"/>
                <w:sz w:val="20"/>
                <w:lang w:eastAsia="zh-TW"/>
              </w:rPr>
              <w:t xml:space="preserve"> </w:t>
            </w:r>
          </w:p>
          <w:p w14:paraId="7EEEC2F0" w14:textId="77777777" w:rsidR="00E55AEE" w:rsidRPr="0082238F" w:rsidRDefault="00E55AEE" w:rsidP="0082238F">
            <w:pPr>
              <w:spacing w:before="40" w:after="40" w:line="240" w:lineRule="auto"/>
              <w:rPr>
                <w:rFonts w:ascii="Arial" w:hAnsi="Arial" w:cs="Arial"/>
                <w:sz w:val="20"/>
                <w:lang w:eastAsia="zh-TW"/>
              </w:rPr>
            </w:pPr>
            <w:r w:rsidRPr="0082238F">
              <w:rPr>
                <w:rFonts w:ascii="Arial" w:hAnsi="Arial" w:cs="Arial"/>
                <w:sz w:val="20"/>
                <w:lang w:eastAsia="zh-TW"/>
              </w:rPr>
              <w:t xml:space="preserve">AUS On Call </w:t>
            </w:r>
            <w:r w:rsidR="0082238F" w:rsidRPr="0082238F">
              <w:rPr>
                <w:rFonts w:ascii="Arial" w:hAnsi="Arial" w:cs="Arial"/>
                <w:sz w:val="22"/>
                <w:szCs w:val="22"/>
                <w:vertAlign w:val="superscript"/>
              </w:rPr>
              <w:t>6,</w:t>
            </w:r>
            <w:r w:rsidRPr="0082238F">
              <w:rPr>
                <w:rFonts w:ascii="Arial" w:hAnsi="Arial" w:cs="Arial"/>
                <w:sz w:val="22"/>
                <w:szCs w:val="22"/>
                <w:vertAlign w:val="superscript"/>
              </w:rPr>
              <w:t>7</w:t>
            </w:r>
          </w:p>
        </w:tc>
        <w:tc>
          <w:tcPr>
            <w:tcW w:w="1418" w:type="dxa"/>
            <w:tcBorders>
              <w:top w:val="single" w:sz="4" w:space="0" w:color="auto"/>
              <w:left w:val="single" w:sz="4" w:space="0" w:color="auto"/>
              <w:bottom w:val="single" w:sz="4" w:space="0" w:color="auto"/>
              <w:right w:val="single" w:sz="4" w:space="0" w:color="auto"/>
            </w:tcBorders>
            <w:vAlign w:val="center"/>
          </w:tcPr>
          <w:p w14:paraId="28B97237" w14:textId="77777777" w:rsidR="002074BC" w:rsidRPr="0082238F" w:rsidRDefault="002074BC" w:rsidP="00AB4E82">
            <w:pPr>
              <w:spacing w:before="40" w:after="40" w:line="240" w:lineRule="auto"/>
              <w:jc w:val="center"/>
              <w:rPr>
                <w:rFonts w:ascii="Arial" w:hAnsi="Arial" w:cs="Arial"/>
                <w:sz w:val="20"/>
                <w:lang w:eastAsia="zh-TW"/>
              </w:rPr>
            </w:pPr>
            <w:r w:rsidRPr="0082238F">
              <w:rPr>
                <w:rFonts w:ascii="Arial" w:hAnsi="Arial" w:cs="Arial"/>
                <w:sz w:val="20"/>
                <w:lang w:eastAsia="zh-TW"/>
              </w:rPr>
              <w:t>Professional</w:t>
            </w:r>
          </w:p>
        </w:tc>
        <w:tc>
          <w:tcPr>
            <w:tcW w:w="992" w:type="dxa"/>
            <w:tcBorders>
              <w:top w:val="single" w:sz="4" w:space="0" w:color="auto"/>
              <w:left w:val="single" w:sz="4" w:space="0" w:color="auto"/>
              <w:bottom w:val="single" w:sz="4" w:space="0" w:color="auto"/>
              <w:right w:val="single" w:sz="4" w:space="0" w:color="auto"/>
            </w:tcBorders>
            <w:vAlign w:val="center"/>
          </w:tcPr>
          <w:p w14:paraId="6D5F79BA" w14:textId="77777777" w:rsidR="002074BC" w:rsidRPr="0082238F" w:rsidRDefault="002074BC" w:rsidP="00934AF9">
            <w:pPr>
              <w:spacing w:before="40" w:after="40" w:line="240" w:lineRule="auto"/>
              <w:jc w:val="center"/>
              <w:rPr>
                <w:rFonts w:ascii="Arial" w:hAnsi="Arial" w:cs="Arial"/>
                <w:sz w:val="20"/>
                <w:lang w:eastAsia="zh-TW"/>
              </w:rPr>
            </w:pPr>
            <w:r w:rsidRPr="0082238F">
              <w:rPr>
                <w:rFonts w:ascii="Arial" w:hAnsi="Arial" w:cs="Arial"/>
                <w:sz w:val="20"/>
                <w:lang w:eastAsia="zh-TW"/>
              </w:rPr>
              <w:t>Total Hours</w:t>
            </w:r>
          </w:p>
        </w:tc>
        <w:tc>
          <w:tcPr>
            <w:tcW w:w="1701" w:type="dxa"/>
            <w:tcBorders>
              <w:top w:val="single" w:sz="4" w:space="0" w:color="auto"/>
              <w:left w:val="single" w:sz="4" w:space="0" w:color="auto"/>
              <w:bottom w:val="single" w:sz="4" w:space="0" w:color="auto"/>
              <w:right w:val="single" w:sz="4" w:space="0" w:color="auto"/>
            </w:tcBorders>
            <w:vAlign w:val="center"/>
          </w:tcPr>
          <w:p w14:paraId="02CDB4EF" w14:textId="77777777" w:rsidR="002074BC" w:rsidRPr="0082238F" w:rsidRDefault="002074BC" w:rsidP="00AB4E82">
            <w:pPr>
              <w:spacing w:before="40" w:after="40" w:line="240" w:lineRule="auto"/>
              <w:rPr>
                <w:rFonts w:ascii="Arial" w:hAnsi="Arial" w:cs="Arial"/>
                <w:sz w:val="20"/>
                <w:lang w:eastAsia="zh-TW"/>
              </w:rPr>
            </w:pPr>
            <w:r w:rsidRPr="0082238F">
              <w:rPr>
                <w:rFonts w:ascii="Arial" w:hAnsi="Arial" w:cs="Arial"/>
                <w:sz w:val="20"/>
                <w:lang w:eastAsia="zh-TW"/>
              </w:rPr>
              <w:t>9006 - Call Back</w:t>
            </w:r>
          </w:p>
        </w:tc>
        <w:tc>
          <w:tcPr>
            <w:tcW w:w="1559" w:type="dxa"/>
            <w:tcBorders>
              <w:top w:val="single" w:sz="4" w:space="0" w:color="auto"/>
              <w:left w:val="single" w:sz="4" w:space="0" w:color="auto"/>
              <w:bottom w:val="single" w:sz="4" w:space="0" w:color="auto"/>
              <w:right w:val="single" w:sz="4" w:space="0" w:color="auto"/>
            </w:tcBorders>
            <w:vAlign w:val="center"/>
          </w:tcPr>
          <w:p w14:paraId="28A2D8B7" w14:textId="77777777" w:rsidR="002074BC" w:rsidRPr="0082238F" w:rsidRDefault="002074BC" w:rsidP="00AB4E82">
            <w:pPr>
              <w:spacing w:before="40" w:after="40" w:line="240" w:lineRule="auto"/>
              <w:rPr>
                <w:rFonts w:ascii="Arial" w:hAnsi="Arial" w:cs="Arial"/>
                <w:sz w:val="20"/>
                <w:lang w:eastAsia="zh-TW"/>
              </w:rPr>
            </w:pPr>
            <w:r w:rsidRPr="0082238F">
              <w:rPr>
                <w:rFonts w:ascii="Arial" w:hAnsi="Arial" w:cs="Arial"/>
                <w:sz w:val="20"/>
                <w:lang w:eastAsia="zh-TW"/>
              </w:rPr>
              <w:t>-</w:t>
            </w:r>
          </w:p>
        </w:tc>
        <w:tc>
          <w:tcPr>
            <w:tcW w:w="2127" w:type="dxa"/>
            <w:tcBorders>
              <w:top w:val="single" w:sz="4" w:space="0" w:color="auto"/>
              <w:left w:val="single" w:sz="4" w:space="0" w:color="auto"/>
              <w:bottom w:val="single" w:sz="4" w:space="0" w:color="auto"/>
              <w:right w:val="single" w:sz="4" w:space="0" w:color="auto"/>
            </w:tcBorders>
            <w:vAlign w:val="center"/>
          </w:tcPr>
          <w:p w14:paraId="0A60BE8D" w14:textId="77777777" w:rsidR="002074BC" w:rsidRPr="0082238F" w:rsidRDefault="002074BC" w:rsidP="00AB4E82">
            <w:pPr>
              <w:spacing w:before="40" w:after="40" w:line="240" w:lineRule="auto"/>
              <w:rPr>
                <w:rFonts w:ascii="Arial" w:hAnsi="Arial" w:cs="Arial"/>
                <w:sz w:val="20"/>
                <w:lang w:eastAsia="zh-TW"/>
              </w:rPr>
            </w:pPr>
            <w:r w:rsidRPr="0082238F">
              <w:rPr>
                <w:rFonts w:ascii="Arial" w:hAnsi="Arial" w:cs="Arial"/>
                <w:sz w:val="20"/>
                <w:lang w:eastAsia="zh-TW"/>
              </w:rPr>
              <w:t xml:space="preserve">Paid @ OT rates </w:t>
            </w:r>
          </w:p>
          <w:p w14:paraId="3C7AD814" w14:textId="77777777" w:rsidR="002074BC" w:rsidRPr="0082238F" w:rsidRDefault="002074BC" w:rsidP="00AB4E82">
            <w:pPr>
              <w:spacing w:before="40" w:after="40" w:line="240" w:lineRule="auto"/>
              <w:rPr>
                <w:rFonts w:ascii="Arial" w:hAnsi="Arial" w:cs="Arial"/>
                <w:sz w:val="20"/>
                <w:lang w:eastAsia="zh-TW"/>
              </w:rPr>
            </w:pPr>
            <w:r w:rsidRPr="0082238F">
              <w:rPr>
                <w:rFonts w:ascii="Arial" w:hAnsi="Arial" w:cs="Arial"/>
                <w:sz w:val="20"/>
                <w:lang w:eastAsia="zh-TW"/>
              </w:rPr>
              <w:t xml:space="preserve">(Min. 3hrs) </w:t>
            </w:r>
          </w:p>
        </w:tc>
      </w:tr>
      <w:tr w:rsidR="002074BC" w:rsidRPr="00F1402B" w14:paraId="0B25C1B8" w14:textId="77777777" w:rsidTr="0082238F">
        <w:trPr>
          <w:cantSplit/>
          <w:trHeight w:val="255"/>
        </w:trPr>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ACF03F" w14:textId="77777777" w:rsidR="002074BC" w:rsidRPr="0082238F" w:rsidRDefault="002074BC" w:rsidP="0082238F">
            <w:pPr>
              <w:spacing w:before="40" w:after="40" w:line="240" w:lineRule="auto"/>
              <w:rPr>
                <w:rFonts w:ascii="Arial" w:hAnsi="Arial" w:cs="Arial"/>
                <w:sz w:val="20"/>
                <w:lang w:eastAsia="zh-TW"/>
              </w:rPr>
            </w:pPr>
            <w:r w:rsidRPr="0082238F">
              <w:rPr>
                <w:rFonts w:ascii="Arial" w:hAnsi="Arial" w:cs="Arial"/>
                <w:sz w:val="20"/>
                <w:lang w:eastAsia="zh-TW"/>
              </w:rPr>
              <w:t>AUS On Call Remote</w:t>
            </w:r>
            <w:r w:rsidR="00934AF9" w:rsidRPr="0082238F">
              <w:rPr>
                <w:rFonts w:ascii="Arial" w:hAnsi="Arial" w:cs="Arial"/>
                <w:sz w:val="20"/>
                <w:lang w:eastAsia="zh-TW"/>
              </w:rPr>
              <w:t xml:space="preserve"> </w:t>
            </w:r>
            <w:r w:rsidR="00E55AEE" w:rsidRPr="0082238F">
              <w:rPr>
                <w:rFonts w:ascii="Arial" w:hAnsi="Arial" w:cs="Arial"/>
                <w:sz w:val="22"/>
                <w:szCs w:val="22"/>
                <w:vertAlign w:val="superscript"/>
              </w:rPr>
              <w:t>7</w:t>
            </w:r>
          </w:p>
        </w:tc>
        <w:tc>
          <w:tcPr>
            <w:tcW w:w="1418" w:type="dxa"/>
            <w:tcBorders>
              <w:top w:val="single" w:sz="4" w:space="0" w:color="auto"/>
              <w:left w:val="single" w:sz="4" w:space="0" w:color="auto"/>
              <w:bottom w:val="single" w:sz="4" w:space="0" w:color="auto"/>
              <w:right w:val="single" w:sz="4" w:space="0" w:color="auto"/>
            </w:tcBorders>
            <w:vAlign w:val="center"/>
          </w:tcPr>
          <w:p w14:paraId="31896200" w14:textId="77777777" w:rsidR="002074BC" w:rsidRPr="0082238F" w:rsidRDefault="002074BC" w:rsidP="00EB424A">
            <w:pPr>
              <w:widowControl w:val="0"/>
              <w:spacing w:before="40" w:after="40" w:line="240" w:lineRule="auto"/>
              <w:rPr>
                <w:rFonts w:ascii="Arial" w:hAnsi="Arial" w:cs="Arial"/>
                <w:sz w:val="20"/>
                <w:lang w:eastAsia="zh-TW"/>
              </w:rPr>
            </w:pPr>
            <w:r w:rsidRPr="0082238F">
              <w:rPr>
                <w:rFonts w:ascii="Arial" w:hAnsi="Arial" w:cs="Arial"/>
                <w:sz w:val="20"/>
                <w:lang w:eastAsia="zh-TW"/>
              </w:rPr>
              <w:t>Professional</w:t>
            </w:r>
          </w:p>
        </w:tc>
        <w:tc>
          <w:tcPr>
            <w:tcW w:w="992" w:type="dxa"/>
            <w:tcBorders>
              <w:top w:val="single" w:sz="4" w:space="0" w:color="auto"/>
              <w:left w:val="single" w:sz="4" w:space="0" w:color="auto"/>
              <w:bottom w:val="single" w:sz="4" w:space="0" w:color="auto"/>
              <w:right w:val="single" w:sz="4" w:space="0" w:color="auto"/>
            </w:tcBorders>
            <w:vAlign w:val="center"/>
          </w:tcPr>
          <w:p w14:paraId="7E816DEB" w14:textId="77777777" w:rsidR="002074BC" w:rsidRPr="0082238F" w:rsidRDefault="002074BC" w:rsidP="00EB424A">
            <w:pPr>
              <w:widowControl w:val="0"/>
              <w:spacing w:before="40" w:after="40" w:line="240" w:lineRule="auto"/>
              <w:jc w:val="center"/>
              <w:rPr>
                <w:rFonts w:ascii="Arial" w:hAnsi="Arial" w:cs="Arial"/>
                <w:sz w:val="20"/>
                <w:lang w:eastAsia="zh-TW"/>
              </w:rPr>
            </w:pPr>
            <w:r w:rsidRPr="0082238F">
              <w:rPr>
                <w:rFonts w:ascii="Arial" w:hAnsi="Arial" w:cs="Arial"/>
                <w:sz w:val="20"/>
                <w:lang w:eastAsia="zh-TW"/>
              </w:rPr>
              <w:t>Total Hours</w:t>
            </w:r>
          </w:p>
        </w:tc>
        <w:tc>
          <w:tcPr>
            <w:tcW w:w="1701" w:type="dxa"/>
            <w:tcBorders>
              <w:top w:val="single" w:sz="4" w:space="0" w:color="auto"/>
              <w:left w:val="single" w:sz="4" w:space="0" w:color="auto"/>
              <w:bottom w:val="single" w:sz="4" w:space="0" w:color="auto"/>
              <w:right w:val="single" w:sz="4" w:space="0" w:color="auto"/>
            </w:tcBorders>
            <w:vAlign w:val="center"/>
          </w:tcPr>
          <w:p w14:paraId="4662BAFE" w14:textId="77777777" w:rsidR="002074BC" w:rsidRPr="0082238F" w:rsidRDefault="002074BC" w:rsidP="00EB424A">
            <w:pPr>
              <w:widowControl w:val="0"/>
              <w:spacing w:before="40" w:after="40" w:line="240" w:lineRule="auto"/>
              <w:jc w:val="both"/>
              <w:rPr>
                <w:rFonts w:ascii="Arial" w:hAnsi="Arial" w:cs="Arial"/>
                <w:sz w:val="20"/>
                <w:lang w:eastAsia="zh-TW"/>
              </w:rPr>
            </w:pPr>
            <w:r w:rsidRPr="0082238F">
              <w:rPr>
                <w:rFonts w:ascii="Arial" w:hAnsi="Arial" w:cs="Arial"/>
                <w:sz w:val="20"/>
                <w:lang w:eastAsia="zh-TW"/>
              </w:rPr>
              <w:t>9008 - On Call Remote</w:t>
            </w:r>
          </w:p>
        </w:tc>
        <w:tc>
          <w:tcPr>
            <w:tcW w:w="1559" w:type="dxa"/>
            <w:tcBorders>
              <w:top w:val="single" w:sz="4" w:space="0" w:color="auto"/>
              <w:left w:val="single" w:sz="4" w:space="0" w:color="auto"/>
              <w:bottom w:val="single" w:sz="4" w:space="0" w:color="auto"/>
              <w:right w:val="single" w:sz="4" w:space="0" w:color="auto"/>
            </w:tcBorders>
            <w:vAlign w:val="center"/>
          </w:tcPr>
          <w:p w14:paraId="54AC8E65" w14:textId="77777777" w:rsidR="002074BC" w:rsidRPr="0082238F" w:rsidRDefault="002074BC" w:rsidP="00EB424A">
            <w:pPr>
              <w:widowControl w:val="0"/>
              <w:spacing w:before="40" w:after="40" w:line="240" w:lineRule="auto"/>
              <w:jc w:val="both"/>
              <w:rPr>
                <w:rFonts w:ascii="Arial" w:hAnsi="Arial" w:cs="Arial"/>
                <w:sz w:val="20"/>
                <w:lang w:eastAsia="zh-TW"/>
              </w:rPr>
            </w:pPr>
            <w:r w:rsidRPr="0082238F">
              <w:rPr>
                <w:rFonts w:ascii="Arial" w:hAnsi="Arial" w:cs="Arial"/>
                <w:sz w:val="20"/>
                <w:lang w:eastAsia="zh-TW"/>
              </w:rPr>
              <w:t>-</w:t>
            </w:r>
          </w:p>
        </w:tc>
        <w:tc>
          <w:tcPr>
            <w:tcW w:w="2127" w:type="dxa"/>
            <w:tcBorders>
              <w:top w:val="single" w:sz="4" w:space="0" w:color="auto"/>
              <w:left w:val="single" w:sz="4" w:space="0" w:color="auto"/>
              <w:bottom w:val="single" w:sz="4" w:space="0" w:color="auto"/>
              <w:right w:val="single" w:sz="4" w:space="0" w:color="auto"/>
            </w:tcBorders>
            <w:vAlign w:val="center"/>
          </w:tcPr>
          <w:p w14:paraId="7ADF96A6" w14:textId="77777777" w:rsidR="002074BC" w:rsidRPr="0082238F" w:rsidRDefault="002074BC" w:rsidP="00B04477">
            <w:pPr>
              <w:widowControl w:val="0"/>
              <w:spacing w:before="40" w:after="40" w:line="240" w:lineRule="auto"/>
              <w:jc w:val="both"/>
              <w:rPr>
                <w:rFonts w:ascii="Arial" w:hAnsi="Arial" w:cs="Arial"/>
                <w:sz w:val="20"/>
                <w:lang w:eastAsia="zh-TW"/>
              </w:rPr>
            </w:pPr>
            <w:r w:rsidRPr="0082238F">
              <w:rPr>
                <w:rFonts w:ascii="Arial" w:hAnsi="Arial" w:cs="Arial"/>
                <w:sz w:val="20"/>
                <w:lang w:eastAsia="zh-TW"/>
              </w:rPr>
              <w:t xml:space="preserve">Paid @ OT rates </w:t>
            </w:r>
          </w:p>
          <w:p w14:paraId="6EA355F6" w14:textId="77777777" w:rsidR="002074BC" w:rsidRPr="0082238F" w:rsidRDefault="002074BC" w:rsidP="00AB4E82">
            <w:pPr>
              <w:spacing w:before="40" w:after="40" w:line="240" w:lineRule="auto"/>
              <w:rPr>
                <w:rFonts w:ascii="Arial" w:hAnsi="Arial" w:cs="Arial"/>
                <w:sz w:val="20"/>
                <w:lang w:eastAsia="zh-TW"/>
              </w:rPr>
            </w:pPr>
            <w:r w:rsidRPr="0082238F">
              <w:rPr>
                <w:rFonts w:ascii="Arial" w:hAnsi="Arial" w:cs="Arial"/>
                <w:sz w:val="20"/>
                <w:lang w:eastAsia="zh-TW"/>
              </w:rPr>
              <w:t xml:space="preserve">(Min. 3hrs) </w:t>
            </w:r>
          </w:p>
        </w:tc>
      </w:tr>
      <w:tr w:rsidR="002074BC" w:rsidRPr="00F1402B" w14:paraId="30273278" w14:textId="77777777" w:rsidTr="0082238F">
        <w:trPr>
          <w:cantSplit/>
          <w:trHeight w:val="255"/>
        </w:trPr>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85735B" w14:textId="77777777" w:rsidR="002074BC" w:rsidRPr="0082238F" w:rsidRDefault="002074BC" w:rsidP="00AB4E82">
            <w:pPr>
              <w:spacing w:before="40" w:after="40" w:line="240" w:lineRule="auto"/>
              <w:rPr>
                <w:rFonts w:ascii="Arial" w:hAnsi="Arial" w:cs="Arial"/>
                <w:sz w:val="20"/>
                <w:lang w:eastAsia="zh-TW"/>
              </w:rPr>
            </w:pPr>
            <w:r w:rsidRPr="0082238F">
              <w:rPr>
                <w:rFonts w:ascii="Arial" w:hAnsi="Arial" w:cs="Arial"/>
                <w:sz w:val="20"/>
                <w:lang w:eastAsia="zh-TW"/>
              </w:rPr>
              <w:t>AUS On Call Allowance RT</w:t>
            </w:r>
          </w:p>
        </w:tc>
        <w:tc>
          <w:tcPr>
            <w:tcW w:w="1418" w:type="dxa"/>
            <w:tcBorders>
              <w:top w:val="single" w:sz="4" w:space="0" w:color="auto"/>
              <w:left w:val="single" w:sz="4" w:space="0" w:color="auto"/>
              <w:bottom w:val="single" w:sz="4" w:space="0" w:color="auto"/>
              <w:right w:val="single" w:sz="4" w:space="0" w:color="auto"/>
            </w:tcBorders>
            <w:vAlign w:val="center"/>
          </w:tcPr>
          <w:p w14:paraId="14A736CA" w14:textId="77777777" w:rsidR="002074BC" w:rsidRPr="0082238F" w:rsidRDefault="002074BC" w:rsidP="00EB424A">
            <w:pPr>
              <w:widowControl w:val="0"/>
              <w:spacing w:before="40" w:after="40" w:line="240" w:lineRule="auto"/>
              <w:jc w:val="center"/>
              <w:rPr>
                <w:rFonts w:ascii="Arial" w:hAnsi="Arial" w:cs="Arial"/>
                <w:sz w:val="20"/>
                <w:lang w:eastAsia="zh-TW"/>
              </w:rPr>
            </w:pPr>
            <w:r w:rsidRPr="0082238F">
              <w:rPr>
                <w:rFonts w:ascii="Arial" w:hAnsi="Arial" w:cs="Arial"/>
                <w:sz w:val="20"/>
                <w:lang w:eastAsia="zh-TW"/>
              </w:rPr>
              <w:t>RT Corporate, Teaching</w:t>
            </w:r>
          </w:p>
        </w:tc>
        <w:tc>
          <w:tcPr>
            <w:tcW w:w="992" w:type="dxa"/>
            <w:tcBorders>
              <w:top w:val="single" w:sz="4" w:space="0" w:color="auto"/>
              <w:left w:val="single" w:sz="4" w:space="0" w:color="auto"/>
              <w:bottom w:val="single" w:sz="4" w:space="0" w:color="auto"/>
              <w:right w:val="single" w:sz="4" w:space="0" w:color="auto"/>
            </w:tcBorders>
            <w:vAlign w:val="center"/>
          </w:tcPr>
          <w:p w14:paraId="6DED96DB" w14:textId="77777777" w:rsidR="002074BC" w:rsidRPr="0082238F" w:rsidRDefault="002074BC" w:rsidP="00EB424A">
            <w:pPr>
              <w:widowControl w:val="0"/>
              <w:spacing w:before="40" w:after="40" w:line="240" w:lineRule="auto"/>
              <w:jc w:val="center"/>
              <w:rPr>
                <w:rFonts w:ascii="Arial" w:hAnsi="Arial" w:cs="Arial"/>
                <w:sz w:val="20"/>
                <w:lang w:eastAsia="zh-TW"/>
              </w:rPr>
            </w:pPr>
            <w:r w:rsidRPr="0082238F">
              <w:rPr>
                <w:rFonts w:ascii="Arial" w:hAnsi="Arial" w:cs="Arial"/>
                <w:sz w:val="20"/>
                <w:lang w:eastAsia="zh-TW"/>
              </w:rPr>
              <w:t>Unit (Week)</w:t>
            </w:r>
          </w:p>
        </w:tc>
        <w:tc>
          <w:tcPr>
            <w:tcW w:w="1701" w:type="dxa"/>
            <w:tcBorders>
              <w:top w:val="single" w:sz="4" w:space="0" w:color="auto"/>
              <w:left w:val="single" w:sz="4" w:space="0" w:color="auto"/>
              <w:bottom w:val="single" w:sz="4" w:space="0" w:color="auto"/>
              <w:right w:val="single" w:sz="4" w:space="0" w:color="auto"/>
            </w:tcBorders>
            <w:vAlign w:val="center"/>
          </w:tcPr>
          <w:p w14:paraId="4EC14798" w14:textId="77777777" w:rsidR="002074BC" w:rsidRPr="0082238F" w:rsidRDefault="002074BC" w:rsidP="00EB424A">
            <w:pPr>
              <w:widowControl w:val="0"/>
              <w:spacing w:before="40" w:after="40" w:line="240" w:lineRule="auto"/>
              <w:jc w:val="both"/>
              <w:rPr>
                <w:rFonts w:ascii="Arial" w:hAnsi="Arial" w:cs="Arial"/>
                <w:sz w:val="20"/>
                <w:lang w:eastAsia="zh-TW"/>
              </w:rPr>
            </w:pPr>
            <w:r w:rsidRPr="0082238F">
              <w:rPr>
                <w:rFonts w:ascii="Arial" w:hAnsi="Arial" w:cs="Arial"/>
                <w:sz w:val="20"/>
                <w:lang w:eastAsia="zh-TW"/>
              </w:rPr>
              <w:t>-</w:t>
            </w:r>
          </w:p>
        </w:tc>
        <w:tc>
          <w:tcPr>
            <w:tcW w:w="1559" w:type="dxa"/>
            <w:tcBorders>
              <w:top w:val="single" w:sz="4" w:space="0" w:color="auto"/>
              <w:left w:val="single" w:sz="4" w:space="0" w:color="auto"/>
              <w:bottom w:val="single" w:sz="4" w:space="0" w:color="auto"/>
              <w:right w:val="single" w:sz="4" w:space="0" w:color="auto"/>
            </w:tcBorders>
            <w:vAlign w:val="center"/>
          </w:tcPr>
          <w:p w14:paraId="67E46BC2" w14:textId="77777777" w:rsidR="002074BC" w:rsidRPr="0082238F" w:rsidRDefault="002074BC" w:rsidP="00EB424A">
            <w:pPr>
              <w:widowControl w:val="0"/>
              <w:spacing w:before="40" w:after="40" w:line="240" w:lineRule="auto"/>
              <w:jc w:val="both"/>
              <w:rPr>
                <w:rFonts w:ascii="Arial" w:hAnsi="Arial" w:cs="Arial"/>
                <w:sz w:val="20"/>
                <w:lang w:eastAsia="zh-TW"/>
              </w:rPr>
            </w:pPr>
            <w:r w:rsidRPr="0082238F">
              <w:rPr>
                <w:rFonts w:ascii="Arial" w:hAnsi="Arial" w:cs="Arial"/>
                <w:sz w:val="20"/>
                <w:lang w:eastAsia="zh-TW"/>
              </w:rPr>
              <w:t>WT9411 - On Call Allow RT</w:t>
            </w:r>
          </w:p>
        </w:tc>
        <w:tc>
          <w:tcPr>
            <w:tcW w:w="2127" w:type="dxa"/>
            <w:tcBorders>
              <w:top w:val="single" w:sz="4" w:space="0" w:color="auto"/>
              <w:left w:val="single" w:sz="4" w:space="0" w:color="auto"/>
              <w:bottom w:val="single" w:sz="4" w:space="0" w:color="auto"/>
              <w:right w:val="single" w:sz="4" w:space="0" w:color="auto"/>
            </w:tcBorders>
            <w:vAlign w:val="center"/>
          </w:tcPr>
          <w:p w14:paraId="4106CDA3" w14:textId="77777777" w:rsidR="002074BC" w:rsidRPr="0082238F" w:rsidRDefault="002074BC" w:rsidP="00B04477">
            <w:pPr>
              <w:widowControl w:val="0"/>
              <w:spacing w:before="40" w:after="40" w:line="240" w:lineRule="auto"/>
              <w:jc w:val="both"/>
              <w:rPr>
                <w:rFonts w:ascii="Arial" w:hAnsi="Arial" w:cs="Arial"/>
                <w:sz w:val="20"/>
                <w:lang w:eastAsia="zh-TW"/>
              </w:rPr>
            </w:pPr>
            <w:r w:rsidRPr="0082238F">
              <w:rPr>
                <w:rFonts w:ascii="Arial" w:hAnsi="Arial" w:cs="Arial"/>
                <w:sz w:val="20"/>
                <w:lang w:eastAsia="zh-TW"/>
              </w:rPr>
              <w:t>No PH</w:t>
            </w:r>
            <w:r w:rsidR="00934AF9" w:rsidRPr="0082238F">
              <w:rPr>
                <w:rFonts w:ascii="Arial" w:hAnsi="Arial" w:cs="Arial"/>
                <w:sz w:val="20"/>
                <w:lang w:eastAsia="zh-TW"/>
              </w:rPr>
              <w:t xml:space="preserve">: </w:t>
            </w:r>
            <w:r w:rsidRPr="0082238F">
              <w:rPr>
                <w:rFonts w:ascii="Arial" w:hAnsi="Arial" w:cs="Arial"/>
                <w:sz w:val="20"/>
                <w:lang w:eastAsia="zh-TW"/>
              </w:rPr>
              <w:t>$350.54/</w:t>
            </w:r>
            <w:proofErr w:type="spellStart"/>
            <w:r w:rsidRPr="0082238F">
              <w:rPr>
                <w:rFonts w:ascii="Arial" w:hAnsi="Arial" w:cs="Arial"/>
                <w:sz w:val="20"/>
                <w:lang w:eastAsia="zh-TW"/>
              </w:rPr>
              <w:t>wk</w:t>
            </w:r>
            <w:proofErr w:type="spellEnd"/>
            <w:r w:rsidRPr="0082238F">
              <w:rPr>
                <w:rFonts w:ascii="Arial" w:hAnsi="Arial" w:cs="Arial"/>
                <w:sz w:val="20"/>
                <w:lang w:eastAsia="zh-TW"/>
              </w:rPr>
              <w:t xml:space="preserve"> </w:t>
            </w:r>
          </w:p>
          <w:p w14:paraId="3D0BD017" w14:textId="77777777" w:rsidR="002074BC" w:rsidRPr="0082238F" w:rsidRDefault="002074BC" w:rsidP="00AB4E82">
            <w:pPr>
              <w:spacing w:before="40" w:after="40" w:line="240" w:lineRule="auto"/>
              <w:rPr>
                <w:rFonts w:ascii="Arial" w:hAnsi="Arial" w:cs="Arial"/>
                <w:sz w:val="20"/>
                <w:lang w:eastAsia="zh-TW"/>
              </w:rPr>
            </w:pPr>
            <w:r w:rsidRPr="0082238F">
              <w:rPr>
                <w:rFonts w:ascii="Arial" w:hAnsi="Arial" w:cs="Arial"/>
                <w:sz w:val="20"/>
                <w:lang w:eastAsia="zh-TW"/>
              </w:rPr>
              <w:t>1 PH</w:t>
            </w:r>
            <w:r w:rsidR="00934AF9" w:rsidRPr="0082238F">
              <w:rPr>
                <w:rFonts w:ascii="Arial" w:hAnsi="Arial" w:cs="Arial"/>
                <w:sz w:val="20"/>
                <w:lang w:eastAsia="zh-TW"/>
              </w:rPr>
              <w:t xml:space="preserve">: </w:t>
            </w:r>
            <w:r w:rsidRPr="0082238F">
              <w:rPr>
                <w:rFonts w:ascii="Arial" w:hAnsi="Arial" w:cs="Arial"/>
                <w:sz w:val="20"/>
                <w:lang w:eastAsia="zh-TW"/>
              </w:rPr>
              <w:t>$402.09/</w:t>
            </w:r>
            <w:proofErr w:type="spellStart"/>
            <w:r w:rsidRPr="0082238F">
              <w:rPr>
                <w:rFonts w:ascii="Arial" w:hAnsi="Arial" w:cs="Arial"/>
                <w:sz w:val="20"/>
                <w:lang w:eastAsia="zh-TW"/>
              </w:rPr>
              <w:t>w</w:t>
            </w:r>
            <w:r w:rsidR="00934AF9" w:rsidRPr="0082238F">
              <w:rPr>
                <w:rFonts w:ascii="Arial" w:hAnsi="Arial" w:cs="Arial"/>
                <w:sz w:val="20"/>
                <w:lang w:eastAsia="zh-TW"/>
              </w:rPr>
              <w:t>k</w:t>
            </w:r>
            <w:proofErr w:type="spellEnd"/>
            <w:r w:rsidR="00CB2D87" w:rsidRPr="0082238F">
              <w:rPr>
                <w:rFonts w:ascii="Arial" w:hAnsi="Arial" w:cs="Arial"/>
                <w:sz w:val="20"/>
                <w:lang w:eastAsia="zh-TW"/>
              </w:rPr>
              <w:t xml:space="preserve"> </w:t>
            </w:r>
            <w:r w:rsidR="00E55AEE" w:rsidRPr="0082238F">
              <w:rPr>
                <w:rFonts w:ascii="Arial" w:hAnsi="Arial" w:cs="Arial"/>
                <w:sz w:val="22"/>
                <w:szCs w:val="22"/>
                <w:vertAlign w:val="superscript"/>
              </w:rPr>
              <w:t>8</w:t>
            </w:r>
            <w:r w:rsidR="00E55AEE" w:rsidRPr="0082238F">
              <w:rPr>
                <w:rFonts w:ascii="Arial" w:hAnsi="Arial" w:cs="Arial"/>
                <w:sz w:val="20"/>
                <w:lang w:eastAsia="zh-TW"/>
              </w:rPr>
              <w:t xml:space="preserve">  </w:t>
            </w:r>
          </w:p>
          <w:p w14:paraId="093ACF16" w14:textId="77777777" w:rsidR="002074BC" w:rsidRPr="0082238F" w:rsidRDefault="002074BC" w:rsidP="0082238F">
            <w:pPr>
              <w:spacing w:before="40" w:after="40" w:line="240" w:lineRule="auto"/>
              <w:rPr>
                <w:rFonts w:ascii="Arial" w:hAnsi="Arial" w:cs="Arial"/>
                <w:sz w:val="20"/>
                <w:lang w:eastAsia="zh-TW"/>
              </w:rPr>
            </w:pPr>
            <w:r w:rsidRPr="0082238F">
              <w:rPr>
                <w:rFonts w:ascii="Arial" w:hAnsi="Arial" w:cs="Arial"/>
                <w:sz w:val="20"/>
                <w:lang w:eastAsia="zh-TW"/>
              </w:rPr>
              <w:t>2 PH</w:t>
            </w:r>
            <w:r w:rsidR="00934AF9" w:rsidRPr="0082238F">
              <w:rPr>
                <w:rFonts w:ascii="Arial" w:hAnsi="Arial" w:cs="Arial"/>
                <w:sz w:val="20"/>
                <w:lang w:eastAsia="zh-TW"/>
              </w:rPr>
              <w:t xml:space="preserve">: </w:t>
            </w:r>
            <w:r w:rsidRPr="0082238F">
              <w:rPr>
                <w:rFonts w:ascii="Arial" w:hAnsi="Arial" w:cs="Arial"/>
                <w:sz w:val="20"/>
                <w:lang w:eastAsia="zh-TW"/>
              </w:rPr>
              <w:t>$453.64/</w:t>
            </w:r>
            <w:proofErr w:type="spellStart"/>
            <w:r w:rsidRPr="0082238F">
              <w:rPr>
                <w:rFonts w:ascii="Arial" w:hAnsi="Arial" w:cs="Arial"/>
                <w:sz w:val="20"/>
                <w:lang w:eastAsia="zh-TW"/>
              </w:rPr>
              <w:t>wk</w:t>
            </w:r>
            <w:proofErr w:type="spellEnd"/>
            <w:r w:rsidR="00CB2D87" w:rsidRPr="0082238F">
              <w:rPr>
                <w:rFonts w:ascii="Arial" w:hAnsi="Arial" w:cs="Arial"/>
                <w:sz w:val="20"/>
                <w:lang w:eastAsia="zh-TW"/>
              </w:rPr>
              <w:t xml:space="preserve"> </w:t>
            </w:r>
            <w:r w:rsidR="00E55AEE" w:rsidRPr="0082238F">
              <w:rPr>
                <w:rFonts w:ascii="Arial" w:hAnsi="Arial" w:cs="Arial"/>
                <w:sz w:val="22"/>
                <w:szCs w:val="22"/>
                <w:vertAlign w:val="superscript"/>
              </w:rPr>
              <w:t>8</w:t>
            </w:r>
            <w:r w:rsidR="00E55AEE" w:rsidRPr="0082238F">
              <w:rPr>
                <w:rFonts w:ascii="Arial" w:hAnsi="Arial" w:cs="Arial"/>
                <w:sz w:val="20"/>
                <w:lang w:eastAsia="zh-TW"/>
              </w:rPr>
              <w:t xml:space="preserve"> </w:t>
            </w:r>
          </w:p>
        </w:tc>
      </w:tr>
      <w:tr w:rsidR="00934AF9" w:rsidRPr="00F1402B" w14:paraId="271FB0E3" w14:textId="77777777" w:rsidTr="0082238F">
        <w:trPr>
          <w:cantSplit/>
          <w:trHeight w:val="255"/>
        </w:trPr>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C7F743" w14:textId="77777777" w:rsidR="00934AF9" w:rsidRPr="0082238F" w:rsidRDefault="00934AF9" w:rsidP="0082238F">
            <w:pPr>
              <w:spacing w:before="40" w:after="40" w:line="240" w:lineRule="auto"/>
              <w:rPr>
                <w:rFonts w:ascii="Arial" w:hAnsi="Arial" w:cs="Arial"/>
                <w:sz w:val="20"/>
                <w:lang w:eastAsia="zh-TW"/>
              </w:rPr>
            </w:pPr>
            <w:r w:rsidRPr="0082238F">
              <w:rPr>
                <w:rFonts w:ascii="Arial" w:hAnsi="Arial" w:cs="Arial"/>
                <w:sz w:val="20"/>
                <w:lang w:eastAsia="zh-TW"/>
              </w:rPr>
              <w:t xml:space="preserve">AUS Call </w:t>
            </w:r>
            <w:r w:rsidR="00E55AEE" w:rsidRPr="0082238F">
              <w:rPr>
                <w:rFonts w:ascii="Arial" w:hAnsi="Arial" w:cs="Arial"/>
                <w:sz w:val="20"/>
                <w:lang w:eastAsia="zh-TW"/>
              </w:rPr>
              <w:t xml:space="preserve">Back </w:t>
            </w:r>
            <w:r w:rsidR="00E55AEE" w:rsidRPr="0082238F">
              <w:rPr>
                <w:rFonts w:ascii="Arial" w:hAnsi="Arial" w:cs="Arial"/>
                <w:sz w:val="22"/>
                <w:szCs w:val="22"/>
                <w:vertAlign w:val="superscript"/>
              </w:rPr>
              <w:t>7</w:t>
            </w:r>
          </w:p>
        </w:tc>
        <w:tc>
          <w:tcPr>
            <w:tcW w:w="1418" w:type="dxa"/>
            <w:tcBorders>
              <w:top w:val="single" w:sz="4" w:space="0" w:color="auto"/>
              <w:left w:val="single" w:sz="4" w:space="0" w:color="auto"/>
              <w:bottom w:val="single" w:sz="4" w:space="0" w:color="auto"/>
              <w:right w:val="single" w:sz="4" w:space="0" w:color="auto"/>
            </w:tcBorders>
            <w:vAlign w:val="center"/>
          </w:tcPr>
          <w:p w14:paraId="1465C518" w14:textId="77777777" w:rsidR="00934AF9" w:rsidRPr="0082238F" w:rsidRDefault="00934AF9" w:rsidP="00AB4E82">
            <w:pPr>
              <w:spacing w:before="40" w:after="40" w:line="240" w:lineRule="auto"/>
              <w:jc w:val="center"/>
              <w:rPr>
                <w:rFonts w:ascii="Arial" w:hAnsi="Arial" w:cs="Arial"/>
                <w:sz w:val="20"/>
                <w:lang w:eastAsia="zh-TW"/>
              </w:rPr>
            </w:pPr>
            <w:r w:rsidRPr="0082238F">
              <w:rPr>
                <w:rFonts w:ascii="Arial" w:hAnsi="Arial" w:cs="Arial"/>
                <w:sz w:val="20"/>
                <w:lang w:eastAsia="zh-TW"/>
              </w:rPr>
              <w:t>RT Corporate, Teaching</w:t>
            </w:r>
          </w:p>
        </w:tc>
        <w:tc>
          <w:tcPr>
            <w:tcW w:w="992" w:type="dxa"/>
            <w:tcBorders>
              <w:top w:val="single" w:sz="4" w:space="0" w:color="auto"/>
              <w:left w:val="single" w:sz="4" w:space="0" w:color="auto"/>
              <w:bottom w:val="single" w:sz="4" w:space="0" w:color="auto"/>
              <w:right w:val="single" w:sz="4" w:space="0" w:color="auto"/>
            </w:tcBorders>
            <w:vAlign w:val="center"/>
          </w:tcPr>
          <w:p w14:paraId="1F46F805" w14:textId="77777777" w:rsidR="00934AF9" w:rsidRPr="0082238F" w:rsidRDefault="00934AF9" w:rsidP="00934AF9">
            <w:pPr>
              <w:spacing w:before="40" w:after="40" w:line="240" w:lineRule="auto"/>
              <w:jc w:val="center"/>
              <w:rPr>
                <w:rFonts w:ascii="Arial" w:hAnsi="Arial" w:cs="Arial"/>
                <w:sz w:val="20"/>
                <w:lang w:eastAsia="zh-TW"/>
              </w:rPr>
            </w:pPr>
            <w:r w:rsidRPr="0082238F">
              <w:rPr>
                <w:rFonts w:ascii="Arial" w:hAnsi="Arial" w:cs="Arial"/>
                <w:sz w:val="20"/>
                <w:lang w:eastAsia="zh-TW"/>
              </w:rPr>
              <w:t>Total Hours</w:t>
            </w:r>
          </w:p>
        </w:tc>
        <w:tc>
          <w:tcPr>
            <w:tcW w:w="1701" w:type="dxa"/>
            <w:tcBorders>
              <w:top w:val="single" w:sz="4" w:space="0" w:color="auto"/>
              <w:left w:val="single" w:sz="4" w:space="0" w:color="auto"/>
              <w:bottom w:val="single" w:sz="4" w:space="0" w:color="auto"/>
              <w:right w:val="single" w:sz="4" w:space="0" w:color="auto"/>
            </w:tcBorders>
            <w:vAlign w:val="center"/>
          </w:tcPr>
          <w:p w14:paraId="00A5AA8B" w14:textId="77777777" w:rsidR="00934AF9" w:rsidRPr="0082238F" w:rsidRDefault="00934AF9" w:rsidP="00AB4E82">
            <w:pPr>
              <w:spacing w:before="40" w:after="40" w:line="240" w:lineRule="auto"/>
              <w:rPr>
                <w:rFonts w:ascii="Arial" w:hAnsi="Arial" w:cs="Arial"/>
                <w:sz w:val="20"/>
                <w:lang w:eastAsia="zh-TW"/>
              </w:rPr>
            </w:pPr>
            <w:r w:rsidRPr="0082238F">
              <w:rPr>
                <w:rFonts w:ascii="Arial" w:hAnsi="Arial" w:cs="Arial"/>
                <w:sz w:val="20"/>
                <w:lang w:eastAsia="zh-TW"/>
              </w:rPr>
              <w:t>9010 – Call Out</w:t>
            </w:r>
          </w:p>
        </w:tc>
        <w:tc>
          <w:tcPr>
            <w:tcW w:w="1559" w:type="dxa"/>
            <w:tcBorders>
              <w:top w:val="single" w:sz="4" w:space="0" w:color="auto"/>
              <w:left w:val="single" w:sz="4" w:space="0" w:color="auto"/>
              <w:bottom w:val="single" w:sz="4" w:space="0" w:color="auto"/>
              <w:right w:val="single" w:sz="4" w:space="0" w:color="auto"/>
            </w:tcBorders>
            <w:vAlign w:val="center"/>
          </w:tcPr>
          <w:p w14:paraId="6E8C37FD" w14:textId="77777777" w:rsidR="00934AF9" w:rsidRPr="0082238F" w:rsidRDefault="00934AF9" w:rsidP="00AB4E82">
            <w:pPr>
              <w:spacing w:before="40" w:after="40" w:line="240" w:lineRule="auto"/>
              <w:rPr>
                <w:rFonts w:ascii="Arial" w:hAnsi="Arial" w:cs="Arial"/>
                <w:sz w:val="20"/>
                <w:lang w:eastAsia="zh-TW"/>
              </w:rPr>
            </w:pPr>
            <w:r w:rsidRPr="0082238F">
              <w:rPr>
                <w:rFonts w:ascii="Arial" w:hAnsi="Arial" w:cs="Arial"/>
                <w:sz w:val="20"/>
                <w:lang w:eastAsia="zh-TW"/>
              </w:rPr>
              <w:t>-</w:t>
            </w:r>
          </w:p>
        </w:tc>
        <w:tc>
          <w:tcPr>
            <w:tcW w:w="2127" w:type="dxa"/>
            <w:tcBorders>
              <w:top w:val="single" w:sz="4" w:space="0" w:color="auto"/>
              <w:left w:val="single" w:sz="4" w:space="0" w:color="auto"/>
              <w:bottom w:val="single" w:sz="4" w:space="0" w:color="auto"/>
              <w:right w:val="single" w:sz="4" w:space="0" w:color="auto"/>
            </w:tcBorders>
            <w:vAlign w:val="center"/>
          </w:tcPr>
          <w:p w14:paraId="144CC62C" w14:textId="77777777" w:rsidR="00934AF9" w:rsidRPr="0082238F" w:rsidRDefault="00934AF9" w:rsidP="00387EFA">
            <w:pPr>
              <w:spacing w:before="40" w:after="40" w:line="240" w:lineRule="auto"/>
              <w:rPr>
                <w:rFonts w:ascii="Arial" w:hAnsi="Arial" w:cs="Arial"/>
                <w:sz w:val="20"/>
                <w:lang w:eastAsia="zh-TW"/>
              </w:rPr>
            </w:pPr>
            <w:r w:rsidRPr="0082238F">
              <w:rPr>
                <w:rFonts w:ascii="Arial" w:hAnsi="Arial" w:cs="Arial"/>
                <w:sz w:val="20"/>
                <w:lang w:eastAsia="zh-TW"/>
              </w:rPr>
              <w:t xml:space="preserve">Paid @ OT rates </w:t>
            </w:r>
          </w:p>
          <w:p w14:paraId="605B3C28" w14:textId="77777777" w:rsidR="00E55AEE" w:rsidRPr="0082238F" w:rsidRDefault="00934AF9" w:rsidP="00AB4E82">
            <w:pPr>
              <w:spacing w:before="40" w:after="40" w:line="240" w:lineRule="auto"/>
              <w:rPr>
                <w:rFonts w:ascii="Arial" w:hAnsi="Arial" w:cs="Arial"/>
                <w:sz w:val="20"/>
                <w:lang w:eastAsia="zh-TW"/>
              </w:rPr>
            </w:pPr>
            <w:r w:rsidRPr="0082238F">
              <w:rPr>
                <w:rFonts w:ascii="Arial" w:hAnsi="Arial" w:cs="Arial"/>
                <w:sz w:val="20"/>
                <w:lang w:eastAsia="zh-TW"/>
              </w:rPr>
              <w:t xml:space="preserve">(Min. 3hrs) </w:t>
            </w:r>
          </w:p>
        </w:tc>
      </w:tr>
    </w:tbl>
    <w:p w14:paraId="05D1AC97" w14:textId="77777777" w:rsidR="00934AF9" w:rsidRDefault="00934AF9" w:rsidP="00934AF9">
      <w:pPr>
        <w:rPr>
          <w:rFonts w:ascii="Arial" w:hAnsi="Arial" w:cs="Arial"/>
          <w:sz w:val="22"/>
          <w:szCs w:val="22"/>
        </w:rPr>
      </w:pPr>
    </w:p>
    <w:p w14:paraId="57D6D234" w14:textId="77777777" w:rsidR="0082238F" w:rsidRDefault="00E55AEE" w:rsidP="00E55AEE">
      <w:pPr>
        <w:rPr>
          <w:rFonts w:ascii="Arial" w:hAnsi="Arial" w:cs="Arial"/>
          <w:sz w:val="22"/>
          <w:szCs w:val="22"/>
        </w:rPr>
      </w:pPr>
      <w:r>
        <w:rPr>
          <w:rFonts w:ascii="Arial" w:hAnsi="Arial" w:cs="Arial"/>
          <w:sz w:val="22"/>
          <w:szCs w:val="22"/>
          <w:vertAlign w:val="superscript"/>
        </w:rPr>
        <w:t>6</w:t>
      </w:r>
      <w:r w:rsidRPr="00DA3088">
        <w:rPr>
          <w:rFonts w:ascii="Arial" w:hAnsi="Arial" w:cs="Arial"/>
          <w:sz w:val="22"/>
          <w:szCs w:val="22"/>
        </w:rPr>
        <w:t xml:space="preserve"> </w:t>
      </w:r>
      <w:r>
        <w:rPr>
          <w:rFonts w:ascii="Arial" w:hAnsi="Arial" w:cs="Arial"/>
          <w:sz w:val="22"/>
          <w:szCs w:val="22"/>
        </w:rPr>
        <w:t xml:space="preserve">Workday will have multiple time entry codes for non-continuous overtime as defined in section 45.12 of the EA (claimed as ‘AUS Call Back’) and </w:t>
      </w:r>
      <w:r w:rsidR="0082238F">
        <w:rPr>
          <w:rFonts w:ascii="Arial" w:hAnsi="Arial" w:cs="Arial"/>
          <w:sz w:val="22"/>
          <w:szCs w:val="22"/>
        </w:rPr>
        <w:t xml:space="preserve">an </w:t>
      </w:r>
      <w:proofErr w:type="gramStart"/>
      <w:r w:rsidR="0082238F">
        <w:rPr>
          <w:rFonts w:ascii="Arial" w:hAnsi="Arial" w:cs="Arial"/>
          <w:sz w:val="22"/>
          <w:szCs w:val="22"/>
        </w:rPr>
        <w:t>On</w:t>
      </w:r>
      <w:proofErr w:type="gramEnd"/>
      <w:r w:rsidR="0082238F">
        <w:rPr>
          <w:rFonts w:ascii="Arial" w:hAnsi="Arial" w:cs="Arial"/>
          <w:sz w:val="22"/>
          <w:szCs w:val="22"/>
        </w:rPr>
        <w:t xml:space="preserve"> call employee who has been re-called to the workplace as defined in section 49.23 of the EA (claimed as ‘AUS On Call’). As the </w:t>
      </w:r>
      <w:r w:rsidR="0082238F">
        <w:rPr>
          <w:rFonts w:ascii="Arial" w:hAnsi="Arial" w:cs="Arial"/>
          <w:sz w:val="22"/>
          <w:szCs w:val="22"/>
        </w:rPr>
        <w:lastRenderedPageBreak/>
        <w:t xml:space="preserve">payment for both scenarios is OT conditions as per section 45.10 of the EA plus a 3hr minimum these will be mapped to a single attendance and paid the same in </w:t>
      </w:r>
      <w:proofErr w:type="spellStart"/>
      <w:r w:rsidR="0082238F">
        <w:rPr>
          <w:rFonts w:ascii="Arial" w:hAnsi="Arial" w:cs="Arial"/>
          <w:sz w:val="22"/>
          <w:szCs w:val="22"/>
        </w:rPr>
        <w:t>GlobalView</w:t>
      </w:r>
      <w:proofErr w:type="spellEnd"/>
      <w:r w:rsidR="0082238F" w:rsidRPr="003F141A">
        <w:rPr>
          <w:rFonts w:ascii="Arial" w:hAnsi="Arial" w:cs="Arial"/>
          <w:sz w:val="22"/>
          <w:szCs w:val="22"/>
          <w:vertAlign w:val="superscript"/>
        </w:rPr>
        <w:t>®</w:t>
      </w:r>
      <w:r w:rsidR="0082238F">
        <w:rPr>
          <w:rFonts w:ascii="Arial" w:hAnsi="Arial" w:cs="Arial"/>
          <w:sz w:val="22"/>
          <w:szCs w:val="22"/>
        </w:rPr>
        <w:t>.</w:t>
      </w:r>
    </w:p>
    <w:p w14:paraId="674AFB51" w14:textId="77777777" w:rsidR="00934AF9" w:rsidRDefault="00E55AEE" w:rsidP="002074BC">
      <w:pPr>
        <w:rPr>
          <w:rFonts w:ascii="Arial" w:hAnsi="Arial" w:cs="Arial"/>
          <w:sz w:val="22"/>
          <w:szCs w:val="22"/>
        </w:rPr>
      </w:pPr>
      <w:r>
        <w:rPr>
          <w:rFonts w:ascii="Arial" w:hAnsi="Arial" w:cs="Arial"/>
          <w:sz w:val="22"/>
          <w:szCs w:val="22"/>
          <w:vertAlign w:val="superscript"/>
        </w:rPr>
        <w:t>7</w:t>
      </w:r>
      <w:r w:rsidRPr="00DA3088">
        <w:rPr>
          <w:rFonts w:ascii="Arial" w:hAnsi="Arial" w:cs="Arial"/>
          <w:sz w:val="22"/>
          <w:szCs w:val="22"/>
        </w:rPr>
        <w:t xml:space="preserve"> </w:t>
      </w:r>
      <w:r w:rsidR="00934AF9">
        <w:rPr>
          <w:rFonts w:ascii="Arial" w:hAnsi="Arial" w:cs="Arial"/>
          <w:sz w:val="22"/>
          <w:szCs w:val="22"/>
        </w:rPr>
        <w:t xml:space="preserve">It is expected that Workday will include restrictions where On Call attendance claims cannot be made unless the employee has an </w:t>
      </w:r>
      <w:proofErr w:type="gramStart"/>
      <w:r w:rsidR="00934AF9">
        <w:rPr>
          <w:rFonts w:ascii="Arial" w:hAnsi="Arial" w:cs="Arial"/>
          <w:sz w:val="22"/>
          <w:szCs w:val="22"/>
        </w:rPr>
        <w:t>On Call</w:t>
      </w:r>
      <w:proofErr w:type="gramEnd"/>
      <w:r w:rsidR="00934AF9">
        <w:rPr>
          <w:rFonts w:ascii="Arial" w:hAnsi="Arial" w:cs="Arial"/>
          <w:sz w:val="22"/>
          <w:szCs w:val="22"/>
        </w:rPr>
        <w:t xml:space="preserve"> allowance for the day/week. </w:t>
      </w:r>
    </w:p>
    <w:p w14:paraId="429837E1" w14:textId="77777777" w:rsidR="00CB2D87" w:rsidRDefault="00E55AEE" w:rsidP="00CB2D87">
      <w:pPr>
        <w:rPr>
          <w:rFonts w:ascii="Arial" w:hAnsi="Arial" w:cs="Arial"/>
          <w:sz w:val="22"/>
          <w:szCs w:val="22"/>
        </w:rPr>
      </w:pPr>
      <w:r>
        <w:rPr>
          <w:rFonts w:ascii="Arial" w:hAnsi="Arial" w:cs="Arial"/>
          <w:sz w:val="22"/>
          <w:szCs w:val="22"/>
          <w:vertAlign w:val="superscript"/>
        </w:rPr>
        <w:t>8</w:t>
      </w:r>
      <w:r w:rsidRPr="00DA3088">
        <w:rPr>
          <w:rFonts w:ascii="Arial" w:hAnsi="Arial" w:cs="Arial"/>
          <w:sz w:val="22"/>
          <w:szCs w:val="22"/>
        </w:rPr>
        <w:t xml:space="preserve"> </w:t>
      </w:r>
      <w:r w:rsidR="00CB2D87">
        <w:rPr>
          <w:rFonts w:ascii="Arial" w:hAnsi="Arial" w:cs="Arial"/>
          <w:sz w:val="22"/>
          <w:szCs w:val="22"/>
        </w:rPr>
        <w:t xml:space="preserve">Where an employee’s planned working time has scheduled hours on Monday prior to 9am, any Public Holidays for the upcoming week are not relevant. Where an employee’s planned working time has scheduled hours on Monday post 9am any Public Holiday for the upcoming week should be considered when calculating the </w:t>
      </w:r>
      <w:proofErr w:type="gramStart"/>
      <w:r w:rsidR="00CB2D87">
        <w:rPr>
          <w:rFonts w:ascii="Arial" w:hAnsi="Arial" w:cs="Arial"/>
          <w:sz w:val="22"/>
          <w:szCs w:val="22"/>
        </w:rPr>
        <w:t>On Call</w:t>
      </w:r>
      <w:proofErr w:type="gramEnd"/>
      <w:r w:rsidR="00CB2D87">
        <w:rPr>
          <w:rFonts w:ascii="Arial" w:hAnsi="Arial" w:cs="Arial"/>
          <w:sz w:val="22"/>
          <w:szCs w:val="22"/>
        </w:rPr>
        <w:t xml:space="preserve"> Allowance payment. Note a week is considered as Sun-Sat. </w:t>
      </w:r>
    </w:p>
    <w:p w14:paraId="64A48A54" w14:textId="77777777" w:rsidR="00934AF9" w:rsidRDefault="00934AF9" w:rsidP="002074BC">
      <w:pPr>
        <w:rPr>
          <w:rFonts w:ascii="Arial" w:hAnsi="Arial" w:cs="Arial"/>
          <w:sz w:val="22"/>
          <w:szCs w:val="22"/>
        </w:rPr>
      </w:pPr>
    </w:p>
    <w:p w14:paraId="175B9F52" w14:textId="77777777" w:rsidR="00DA0314" w:rsidRPr="006F4D27" w:rsidRDefault="00DA0314" w:rsidP="00DA0314">
      <w:pPr>
        <w:pStyle w:val="Heading3"/>
      </w:pPr>
      <w:bookmarkStart w:id="66" w:name="_Toc20471427"/>
      <w:r w:rsidRPr="006F4D27">
        <w:t>Casual Hours</w:t>
      </w:r>
      <w:bookmarkEnd w:id="66"/>
      <w:r w:rsidRPr="006F4D27">
        <w:t xml:space="preserve"> </w:t>
      </w:r>
    </w:p>
    <w:p w14:paraId="30FBC85C" w14:textId="77777777" w:rsidR="0005446E" w:rsidRDefault="0005446E" w:rsidP="00DA0314">
      <w:pPr>
        <w:rPr>
          <w:rFonts w:ascii="Arial" w:hAnsi="Arial" w:cs="Arial"/>
          <w:sz w:val="22"/>
          <w:szCs w:val="22"/>
        </w:rPr>
      </w:pPr>
      <w:r>
        <w:rPr>
          <w:rFonts w:ascii="Arial" w:hAnsi="Arial" w:cs="Arial"/>
          <w:sz w:val="22"/>
          <w:szCs w:val="22"/>
        </w:rPr>
        <w:t xml:space="preserve">Task based casual attendances will be setup in </w:t>
      </w:r>
      <w:proofErr w:type="spellStart"/>
      <w:r>
        <w:rPr>
          <w:rFonts w:ascii="Arial" w:hAnsi="Arial" w:cs="Arial"/>
          <w:sz w:val="22"/>
          <w:szCs w:val="22"/>
        </w:rPr>
        <w:t>GlobalView</w:t>
      </w:r>
      <w:proofErr w:type="spellEnd"/>
      <w:r w:rsidRPr="003F141A">
        <w:rPr>
          <w:rFonts w:ascii="Arial" w:hAnsi="Arial" w:cs="Arial"/>
          <w:sz w:val="22"/>
          <w:szCs w:val="22"/>
          <w:vertAlign w:val="superscript"/>
        </w:rPr>
        <w:t>®</w:t>
      </w:r>
      <w:r>
        <w:rPr>
          <w:rFonts w:ascii="Arial" w:hAnsi="Arial" w:cs="Arial"/>
          <w:sz w:val="22"/>
          <w:szCs w:val="22"/>
        </w:rPr>
        <w:t xml:space="preserve"> with the relevant award rate, so it is expected that only the attendance along with hours, units or start/end times will be received from Workday. </w:t>
      </w:r>
    </w:p>
    <w:p w14:paraId="46423468" w14:textId="125A087B" w:rsidR="00B10666" w:rsidRDefault="0005446E" w:rsidP="00DA0314">
      <w:pPr>
        <w:rPr>
          <w:rFonts w:ascii="Arial" w:hAnsi="Arial" w:cs="Arial"/>
          <w:sz w:val="22"/>
          <w:szCs w:val="22"/>
        </w:rPr>
      </w:pPr>
      <w:r>
        <w:rPr>
          <w:rFonts w:ascii="Arial" w:hAnsi="Arial" w:cs="Arial"/>
          <w:sz w:val="22"/>
          <w:szCs w:val="22"/>
        </w:rPr>
        <w:t>Hourly based casual attendances</w:t>
      </w:r>
      <w:ins w:id="67" w:author="Dawson, Bre (ESI)" w:date="2020-03-23T11:12:00Z">
        <w:r w:rsidR="00B74047">
          <w:rPr>
            <w:rFonts w:ascii="Arial" w:hAnsi="Arial" w:cs="Arial"/>
            <w:sz w:val="22"/>
            <w:szCs w:val="22"/>
          </w:rPr>
          <w:t xml:space="preserve"> for secondary positions will be required to send the hourly rate along with the </w:t>
        </w:r>
      </w:ins>
      <w:del w:id="68" w:author="Dawson, Bre (ESI)" w:date="2020-03-23T11:12:00Z">
        <w:r w:rsidDel="00B74047">
          <w:rPr>
            <w:rFonts w:ascii="Arial" w:hAnsi="Arial" w:cs="Arial"/>
            <w:sz w:val="22"/>
            <w:szCs w:val="22"/>
          </w:rPr>
          <w:delText xml:space="preserve"> will not have the rates held in GlobalView</w:delText>
        </w:r>
        <w:r w:rsidRPr="003F141A" w:rsidDel="00B74047">
          <w:rPr>
            <w:rFonts w:ascii="Arial" w:hAnsi="Arial" w:cs="Arial"/>
            <w:sz w:val="22"/>
            <w:szCs w:val="22"/>
            <w:vertAlign w:val="superscript"/>
          </w:rPr>
          <w:delText>®</w:delText>
        </w:r>
        <w:r w:rsidDel="00B74047">
          <w:rPr>
            <w:rFonts w:ascii="Arial" w:hAnsi="Arial" w:cs="Arial"/>
            <w:sz w:val="22"/>
            <w:szCs w:val="22"/>
          </w:rPr>
          <w:delText xml:space="preserve">, therefore it is expected that Workday will send the hourly rate (to 2 decimal places) along with the </w:delText>
        </w:r>
      </w:del>
      <w:r>
        <w:rPr>
          <w:rFonts w:ascii="Arial" w:hAnsi="Arial" w:cs="Arial"/>
          <w:sz w:val="22"/>
          <w:szCs w:val="22"/>
        </w:rPr>
        <w:t xml:space="preserve">attendance and </w:t>
      </w:r>
      <w:del w:id="69" w:author="Dawson, Bre (ESI)" w:date="2020-03-23T11:13:00Z">
        <w:r w:rsidDel="00B74047">
          <w:rPr>
            <w:rFonts w:ascii="Arial" w:hAnsi="Arial" w:cs="Arial"/>
            <w:sz w:val="22"/>
            <w:szCs w:val="22"/>
          </w:rPr>
          <w:delText xml:space="preserve">hours, units or </w:delText>
        </w:r>
      </w:del>
      <w:r>
        <w:rPr>
          <w:rFonts w:ascii="Arial" w:hAnsi="Arial" w:cs="Arial"/>
          <w:sz w:val="22"/>
          <w:szCs w:val="22"/>
        </w:rPr>
        <w:t xml:space="preserve">start/end times. </w:t>
      </w:r>
      <w:del w:id="70" w:author="Dawson, Bre (ESI)" w:date="2020-03-23T11:13:00Z">
        <w:r w:rsidDel="00B74047">
          <w:rPr>
            <w:rFonts w:ascii="Arial" w:hAnsi="Arial" w:cs="Arial"/>
            <w:sz w:val="22"/>
            <w:szCs w:val="22"/>
          </w:rPr>
          <w:delText>The reason</w:delText>
        </w:r>
        <w:r w:rsidR="00386693" w:rsidDel="00B74047">
          <w:rPr>
            <w:rFonts w:ascii="Arial" w:hAnsi="Arial" w:cs="Arial"/>
            <w:sz w:val="22"/>
            <w:szCs w:val="22"/>
          </w:rPr>
          <w:delText xml:space="preserve"> for this is to limit the number of wage types and rates held in GlobalView</w:delText>
        </w:r>
        <w:r w:rsidR="00386693" w:rsidRPr="003F141A" w:rsidDel="00B74047">
          <w:rPr>
            <w:rFonts w:ascii="Arial" w:hAnsi="Arial" w:cs="Arial"/>
            <w:sz w:val="22"/>
            <w:szCs w:val="22"/>
            <w:vertAlign w:val="superscript"/>
          </w:rPr>
          <w:delText>®</w:delText>
        </w:r>
        <w:r w:rsidR="00386693" w:rsidDel="00B74047">
          <w:rPr>
            <w:rFonts w:ascii="Arial" w:hAnsi="Arial" w:cs="Arial"/>
            <w:sz w:val="22"/>
            <w:szCs w:val="22"/>
          </w:rPr>
          <w:delText xml:space="preserve">, whilst still being able to correctly pay where the casual record is for a secondary position. </w:delText>
        </w:r>
      </w:del>
    </w:p>
    <w:p w14:paraId="74E16274" w14:textId="77777777" w:rsidR="00B10666" w:rsidRDefault="00386693" w:rsidP="00DA0314">
      <w:pPr>
        <w:rPr>
          <w:rFonts w:ascii="Arial" w:hAnsi="Arial" w:cs="Arial"/>
          <w:sz w:val="22"/>
          <w:szCs w:val="22"/>
        </w:rPr>
      </w:pPr>
      <w:r>
        <w:rPr>
          <w:rFonts w:ascii="Arial" w:hAnsi="Arial" w:cs="Arial"/>
          <w:sz w:val="22"/>
          <w:szCs w:val="22"/>
        </w:rPr>
        <w:t>Where the EA rate increases are backdated, Workday will not be able to support sending updated casual attendances (with increased rate) therefore</w:t>
      </w:r>
      <w:r w:rsidR="00B10666">
        <w:rPr>
          <w:rFonts w:ascii="Arial" w:hAnsi="Arial" w:cs="Arial"/>
          <w:sz w:val="22"/>
          <w:szCs w:val="22"/>
        </w:rPr>
        <w:t xml:space="preserve"> this update will need to be applied directly within </w:t>
      </w:r>
      <w:proofErr w:type="spellStart"/>
      <w:r w:rsidR="00B10666">
        <w:rPr>
          <w:rFonts w:ascii="Arial" w:hAnsi="Arial" w:cs="Arial"/>
          <w:sz w:val="22"/>
          <w:szCs w:val="22"/>
        </w:rPr>
        <w:t>GlobalView</w:t>
      </w:r>
      <w:proofErr w:type="spellEnd"/>
      <w:r w:rsidR="00B10666" w:rsidRPr="003F141A">
        <w:rPr>
          <w:rFonts w:ascii="Arial" w:hAnsi="Arial" w:cs="Arial"/>
          <w:sz w:val="22"/>
          <w:szCs w:val="22"/>
          <w:vertAlign w:val="superscript"/>
        </w:rPr>
        <w:t>®</w:t>
      </w:r>
      <w:r w:rsidR="00B10666">
        <w:rPr>
          <w:rFonts w:ascii="Arial" w:hAnsi="Arial" w:cs="Arial"/>
          <w:sz w:val="22"/>
          <w:szCs w:val="22"/>
        </w:rPr>
        <w:t>. The process for this would be to download all applicable attendances since the EA rate effective date, update the rate value</w:t>
      </w:r>
      <w:r>
        <w:rPr>
          <w:rFonts w:ascii="Arial" w:hAnsi="Arial" w:cs="Arial"/>
          <w:sz w:val="22"/>
          <w:szCs w:val="22"/>
        </w:rPr>
        <w:t xml:space="preserve"> manually</w:t>
      </w:r>
      <w:r w:rsidR="00B10666">
        <w:rPr>
          <w:rFonts w:ascii="Arial" w:hAnsi="Arial" w:cs="Arial"/>
          <w:sz w:val="22"/>
          <w:szCs w:val="22"/>
        </w:rPr>
        <w:t xml:space="preserve"> and </w:t>
      </w:r>
      <w:r>
        <w:rPr>
          <w:rFonts w:ascii="Arial" w:hAnsi="Arial" w:cs="Arial"/>
          <w:sz w:val="22"/>
          <w:szCs w:val="22"/>
        </w:rPr>
        <w:t xml:space="preserve">re-load directly into </w:t>
      </w:r>
      <w:proofErr w:type="spellStart"/>
      <w:r>
        <w:rPr>
          <w:rFonts w:ascii="Arial" w:hAnsi="Arial" w:cs="Arial"/>
          <w:sz w:val="22"/>
          <w:szCs w:val="22"/>
        </w:rPr>
        <w:t>GlobalView</w:t>
      </w:r>
      <w:proofErr w:type="spellEnd"/>
      <w:r w:rsidRPr="003F141A">
        <w:rPr>
          <w:rFonts w:ascii="Arial" w:hAnsi="Arial" w:cs="Arial"/>
          <w:sz w:val="22"/>
          <w:szCs w:val="22"/>
          <w:vertAlign w:val="superscript"/>
        </w:rPr>
        <w:t>®</w:t>
      </w:r>
      <w:r>
        <w:rPr>
          <w:rFonts w:ascii="Arial" w:hAnsi="Arial" w:cs="Arial"/>
          <w:sz w:val="22"/>
          <w:szCs w:val="22"/>
        </w:rPr>
        <w:t xml:space="preserve"> </w:t>
      </w:r>
      <w:r w:rsidR="00B10666">
        <w:rPr>
          <w:rFonts w:ascii="Arial" w:hAnsi="Arial" w:cs="Arial"/>
          <w:sz w:val="22"/>
          <w:szCs w:val="22"/>
        </w:rPr>
        <w:t xml:space="preserve">which will automatically force the retro </w:t>
      </w:r>
      <w:r>
        <w:rPr>
          <w:rFonts w:ascii="Arial" w:hAnsi="Arial" w:cs="Arial"/>
          <w:sz w:val="22"/>
          <w:szCs w:val="22"/>
        </w:rPr>
        <w:t>calculations in payroll.</w:t>
      </w:r>
      <w:r w:rsidR="00B10666">
        <w:rPr>
          <w:rFonts w:ascii="Arial" w:hAnsi="Arial" w:cs="Arial"/>
          <w:sz w:val="22"/>
          <w:szCs w:val="22"/>
        </w:rPr>
        <w:t xml:space="preserve"> Workday will need to ensure that any genuine retro corrections to these attendances received </w:t>
      </w:r>
      <w:proofErr w:type="gramStart"/>
      <w:r w:rsidR="00B10666">
        <w:rPr>
          <w:rFonts w:ascii="Arial" w:hAnsi="Arial" w:cs="Arial"/>
          <w:sz w:val="22"/>
          <w:szCs w:val="22"/>
        </w:rPr>
        <w:t>subsequent to</w:t>
      </w:r>
      <w:proofErr w:type="gramEnd"/>
      <w:r w:rsidR="00B10666">
        <w:rPr>
          <w:rFonts w:ascii="Arial" w:hAnsi="Arial" w:cs="Arial"/>
          <w:sz w:val="22"/>
          <w:szCs w:val="22"/>
        </w:rPr>
        <w:t xml:space="preserve"> this manual update should contain the new EA rate, otherwise it will override the manual correction and recover the back payment made. </w:t>
      </w:r>
    </w:p>
    <w:p w14:paraId="058AF2D5" w14:textId="77777777" w:rsidR="00386693" w:rsidRDefault="00386693" w:rsidP="00DA0314">
      <w:pPr>
        <w:rPr>
          <w:rFonts w:ascii="Arial" w:hAnsi="Arial" w:cs="Arial"/>
          <w:sz w:val="22"/>
          <w:szCs w:val="22"/>
        </w:rPr>
      </w:pPr>
      <w:r>
        <w:rPr>
          <w:rFonts w:ascii="Arial" w:hAnsi="Arial" w:cs="Arial"/>
          <w:sz w:val="22"/>
          <w:szCs w:val="22"/>
        </w:rPr>
        <w:t>The below are considered hourly based casuals –</w:t>
      </w:r>
    </w:p>
    <w:p w14:paraId="3E927E11" w14:textId="77777777" w:rsidR="00386693" w:rsidRPr="006F4D27" w:rsidRDefault="00386693" w:rsidP="00AB4E82">
      <w:pPr>
        <w:pStyle w:val="ListParagraph"/>
        <w:numPr>
          <w:ilvl w:val="0"/>
          <w:numId w:val="39"/>
        </w:numPr>
        <w:rPr>
          <w:rFonts w:ascii="Arial" w:hAnsi="Arial" w:cs="Arial"/>
          <w:sz w:val="22"/>
          <w:szCs w:val="22"/>
        </w:rPr>
      </w:pPr>
      <w:r w:rsidRPr="006F4D27">
        <w:rPr>
          <w:rFonts w:ascii="Arial" w:hAnsi="Arial" w:cs="Arial"/>
          <w:sz w:val="22"/>
          <w:szCs w:val="22"/>
        </w:rPr>
        <w:t xml:space="preserve">Employee Subgroup ‘QG’ – Childcare </w:t>
      </w:r>
    </w:p>
    <w:p w14:paraId="14FB1DDB" w14:textId="77777777" w:rsidR="00386693" w:rsidRPr="006F4D27" w:rsidRDefault="00386693" w:rsidP="00AB4E82">
      <w:pPr>
        <w:pStyle w:val="ListParagraph"/>
        <w:numPr>
          <w:ilvl w:val="0"/>
          <w:numId w:val="39"/>
        </w:numPr>
        <w:rPr>
          <w:rFonts w:ascii="Arial" w:hAnsi="Arial" w:cs="Arial"/>
          <w:sz w:val="22"/>
          <w:szCs w:val="22"/>
        </w:rPr>
      </w:pPr>
      <w:r w:rsidRPr="006F4D27">
        <w:rPr>
          <w:rFonts w:ascii="Arial" w:hAnsi="Arial" w:cs="Arial"/>
          <w:sz w:val="22"/>
          <w:szCs w:val="22"/>
        </w:rPr>
        <w:t>Employee Subgroup ‘QB’ – Professional</w:t>
      </w:r>
    </w:p>
    <w:p w14:paraId="00B51F92" w14:textId="77777777" w:rsidR="00386693" w:rsidRPr="006F4D27" w:rsidRDefault="00386693" w:rsidP="00AB4E82">
      <w:pPr>
        <w:pStyle w:val="ListParagraph"/>
        <w:numPr>
          <w:ilvl w:val="0"/>
          <w:numId w:val="39"/>
        </w:numPr>
        <w:rPr>
          <w:rFonts w:ascii="Arial" w:hAnsi="Arial" w:cs="Arial"/>
          <w:sz w:val="22"/>
          <w:szCs w:val="22"/>
        </w:rPr>
      </w:pPr>
      <w:r w:rsidRPr="006F4D27">
        <w:rPr>
          <w:rFonts w:ascii="Arial" w:hAnsi="Arial" w:cs="Arial"/>
          <w:sz w:val="22"/>
          <w:szCs w:val="22"/>
        </w:rPr>
        <w:t xml:space="preserve">Employee Subgroup ‘QE’ – </w:t>
      </w:r>
      <w:proofErr w:type="spellStart"/>
      <w:r w:rsidRPr="006F4D27">
        <w:rPr>
          <w:rFonts w:ascii="Arial" w:hAnsi="Arial" w:cs="Arial"/>
          <w:sz w:val="22"/>
          <w:szCs w:val="22"/>
        </w:rPr>
        <w:t>CorporateServices</w:t>
      </w:r>
      <w:proofErr w:type="spellEnd"/>
      <w:r w:rsidRPr="006F4D27">
        <w:rPr>
          <w:rFonts w:ascii="Arial" w:hAnsi="Arial" w:cs="Arial"/>
          <w:sz w:val="22"/>
          <w:szCs w:val="22"/>
        </w:rPr>
        <w:t xml:space="preserve"> RT</w:t>
      </w:r>
    </w:p>
    <w:p w14:paraId="3F88E2AE" w14:textId="77777777" w:rsidR="00386693" w:rsidRDefault="00386693" w:rsidP="00DA0314">
      <w:pPr>
        <w:rPr>
          <w:rFonts w:ascii="Arial" w:hAnsi="Arial" w:cs="Arial"/>
          <w:sz w:val="22"/>
          <w:szCs w:val="22"/>
        </w:rPr>
      </w:pPr>
    </w:p>
    <w:p w14:paraId="016D015C" w14:textId="77777777" w:rsidR="006D067C" w:rsidRPr="00DA3088" w:rsidRDefault="001750C5" w:rsidP="006D067C">
      <w:pPr>
        <w:pStyle w:val="Heading3"/>
      </w:pPr>
      <w:bookmarkStart w:id="71" w:name="_Toc20471428"/>
      <w:r>
        <w:t xml:space="preserve">RMIT </w:t>
      </w:r>
      <w:r w:rsidR="006D067C">
        <w:t>Training Casual Language Educators</w:t>
      </w:r>
      <w:bookmarkEnd w:id="71"/>
      <w:r w:rsidR="006D067C">
        <w:t xml:space="preserve"> </w:t>
      </w:r>
    </w:p>
    <w:p w14:paraId="4DD9E4B0" w14:textId="77777777" w:rsidR="000B79A4" w:rsidRDefault="000B79A4" w:rsidP="006D067C">
      <w:pPr>
        <w:rPr>
          <w:rFonts w:ascii="Arial" w:hAnsi="Arial" w:cs="Arial"/>
          <w:sz w:val="22"/>
          <w:szCs w:val="22"/>
        </w:rPr>
      </w:pPr>
      <w:r>
        <w:rPr>
          <w:rFonts w:ascii="Arial" w:hAnsi="Arial" w:cs="Arial"/>
          <w:sz w:val="22"/>
          <w:szCs w:val="22"/>
        </w:rPr>
        <w:t>Casual Training Language Educ</w:t>
      </w:r>
      <w:r w:rsidR="000D1504">
        <w:rPr>
          <w:rFonts w:ascii="Arial" w:hAnsi="Arial" w:cs="Arial"/>
          <w:sz w:val="22"/>
          <w:szCs w:val="22"/>
        </w:rPr>
        <w:t>ator</w:t>
      </w:r>
      <w:r>
        <w:rPr>
          <w:rFonts w:ascii="Arial" w:hAnsi="Arial" w:cs="Arial"/>
          <w:sz w:val="22"/>
          <w:szCs w:val="22"/>
        </w:rPr>
        <w:t xml:space="preserve">s will be considered </w:t>
      </w:r>
      <w:proofErr w:type="gramStart"/>
      <w:r>
        <w:rPr>
          <w:rFonts w:ascii="Arial" w:hAnsi="Arial" w:cs="Arial"/>
          <w:sz w:val="22"/>
          <w:szCs w:val="22"/>
        </w:rPr>
        <w:t>task based</w:t>
      </w:r>
      <w:proofErr w:type="gramEnd"/>
      <w:r>
        <w:rPr>
          <w:rFonts w:ascii="Arial" w:hAnsi="Arial" w:cs="Arial"/>
          <w:sz w:val="22"/>
          <w:szCs w:val="22"/>
        </w:rPr>
        <w:t xml:space="preserve"> casuals. Their attendance claims are subject to additional evening shift loading and / or STA2 allowance which should inflate the hourly rate of payment for the specific task. </w:t>
      </w:r>
    </w:p>
    <w:p w14:paraId="3B270B9B" w14:textId="59BC909E" w:rsidR="000B79A4" w:rsidRDefault="000B79A4" w:rsidP="006D067C">
      <w:pPr>
        <w:rPr>
          <w:ins w:id="72" w:author="Dawson, Bre (ESI)" w:date="2020-03-23T14:19:00Z"/>
          <w:rFonts w:ascii="Arial" w:hAnsi="Arial" w:cs="Arial"/>
          <w:sz w:val="22"/>
          <w:szCs w:val="22"/>
        </w:rPr>
      </w:pPr>
      <w:r>
        <w:rPr>
          <w:rFonts w:ascii="Arial" w:hAnsi="Arial" w:cs="Arial"/>
          <w:sz w:val="22"/>
          <w:szCs w:val="22"/>
        </w:rPr>
        <w:t>The requirements have been detailed below –</w:t>
      </w:r>
    </w:p>
    <w:p w14:paraId="3204F2BD" w14:textId="77777777" w:rsidR="00B63727" w:rsidRDefault="00B63727" w:rsidP="006D067C">
      <w:pPr>
        <w:rPr>
          <w:rFonts w:ascii="Arial" w:hAnsi="Arial" w:cs="Arial"/>
          <w:sz w:val="22"/>
          <w:szCs w:val="22"/>
        </w:rPr>
      </w:pPr>
    </w:p>
    <w:tbl>
      <w:tblPr>
        <w:tblW w:w="9498" w:type="dxa"/>
        <w:tblInd w:w="108" w:type="dxa"/>
        <w:tblLayout w:type="fixed"/>
        <w:tblLook w:val="0000" w:firstRow="0" w:lastRow="0" w:firstColumn="0" w:lastColumn="0" w:noHBand="0" w:noVBand="0"/>
      </w:tblPr>
      <w:tblGrid>
        <w:gridCol w:w="1418"/>
        <w:gridCol w:w="1701"/>
        <w:gridCol w:w="2835"/>
        <w:gridCol w:w="3544"/>
      </w:tblGrid>
      <w:tr w:rsidR="006D067C" w:rsidRPr="00F1402B" w14:paraId="756EFD67" w14:textId="77777777" w:rsidTr="000D1504">
        <w:trPr>
          <w:cantSplit/>
          <w:trHeight w:val="353"/>
          <w:tblHeader/>
        </w:trPr>
        <w:tc>
          <w:tcPr>
            <w:tcW w:w="1418"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63F50C2D" w14:textId="77777777" w:rsidR="006D067C" w:rsidRPr="00F1402B" w:rsidRDefault="006D067C" w:rsidP="000D1504">
            <w:pPr>
              <w:spacing w:before="40" w:after="40" w:line="240" w:lineRule="auto"/>
              <w:jc w:val="center"/>
              <w:rPr>
                <w:rFonts w:ascii="Arial" w:hAnsi="Arial" w:cs="Arial"/>
                <w:b/>
                <w:bCs/>
                <w:color w:val="FFFFFF"/>
                <w:sz w:val="20"/>
                <w:lang w:eastAsia="zh-TW"/>
              </w:rPr>
            </w:pPr>
            <w:r>
              <w:rPr>
                <w:rFonts w:ascii="Arial" w:hAnsi="Arial" w:cs="Arial"/>
                <w:b/>
                <w:bCs/>
                <w:color w:val="FFFFFF"/>
                <w:sz w:val="20"/>
                <w:lang w:eastAsia="zh-TW"/>
              </w:rPr>
              <w:lastRenderedPageBreak/>
              <w:t>Legacy Code</w:t>
            </w:r>
          </w:p>
        </w:tc>
        <w:tc>
          <w:tcPr>
            <w:tcW w:w="1701"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4AE11681" w14:textId="77777777" w:rsidR="006D067C" w:rsidRPr="00F1402B" w:rsidRDefault="006D067C" w:rsidP="000D1504">
            <w:pPr>
              <w:spacing w:before="40" w:after="40" w:line="240" w:lineRule="auto"/>
              <w:jc w:val="center"/>
              <w:rPr>
                <w:rFonts w:ascii="Arial" w:hAnsi="Arial" w:cs="Arial"/>
                <w:b/>
                <w:bCs/>
                <w:color w:val="FFFFFF"/>
                <w:sz w:val="20"/>
                <w:lang w:eastAsia="zh-TW"/>
              </w:rPr>
            </w:pPr>
            <w:r>
              <w:rPr>
                <w:rFonts w:ascii="Arial" w:hAnsi="Arial" w:cs="Arial"/>
                <w:b/>
                <w:bCs/>
                <w:color w:val="FFFFFF"/>
                <w:sz w:val="20"/>
                <w:lang w:eastAsia="zh-TW"/>
              </w:rPr>
              <w:t>GV Attendance (IT2002)</w:t>
            </w:r>
          </w:p>
        </w:tc>
        <w:tc>
          <w:tcPr>
            <w:tcW w:w="283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38292BE1" w14:textId="77777777" w:rsidR="006D067C" w:rsidRPr="00F1402B" w:rsidRDefault="006D067C" w:rsidP="000D1504">
            <w:pPr>
              <w:spacing w:before="40" w:after="40" w:line="240" w:lineRule="auto"/>
              <w:jc w:val="center"/>
              <w:rPr>
                <w:rFonts w:ascii="Arial" w:hAnsi="Arial" w:cs="Arial"/>
                <w:b/>
                <w:bCs/>
                <w:color w:val="FFFFFF"/>
                <w:sz w:val="20"/>
                <w:lang w:eastAsia="zh-TW"/>
              </w:rPr>
            </w:pPr>
            <w:r>
              <w:rPr>
                <w:rFonts w:ascii="Arial" w:hAnsi="Arial" w:cs="Arial"/>
                <w:b/>
                <w:bCs/>
                <w:color w:val="FFFFFF"/>
                <w:sz w:val="20"/>
                <w:lang w:eastAsia="zh-TW"/>
              </w:rPr>
              <w:t>Condition</w:t>
            </w:r>
          </w:p>
        </w:tc>
        <w:tc>
          <w:tcPr>
            <w:tcW w:w="3544"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1E85287D" w14:textId="77777777" w:rsidR="006D067C" w:rsidRDefault="006D067C" w:rsidP="000D1504">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 xml:space="preserve">Payment </w:t>
            </w:r>
          </w:p>
        </w:tc>
      </w:tr>
      <w:tr w:rsidR="006D067C" w:rsidRPr="00F1402B" w14:paraId="21BC4639" w14:textId="77777777" w:rsidTr="000D1504">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FC48E3" w14:textId="77777777" w:rsidR="006D067C" w:rsidRPr="00962DF3" w:rsidRDefault="006D067C" w:rsidP="000D1504">
            <w:pPr>
              <w:spacing w:before="40" w:after="40" w:line="240" w:lineRule="auto"/>
              <w:rPr>
                <w:rFonts w:ascii="Arial" w:hAnsi="Arial" w:cs="Arial"/>
                <w:sz w:val="20"/>
                <w:lang w:eastAsia="zh-TW"/>
              </w:rPr>
            </w:pPr>
            <w:r w:rsidRPr="00D013F4">
              <w:rPr>
                <w:rFonts w:ascii="Arial" w:hAnsi="Arial" w:cs="Arial"/>
                <w:sz w:val="20"/>
                <w:lang w:eastAsia="zh-TW"/>
              </w:rPr>
              <w:t>TR-TC CT</w:t>
            </w:r>
          </w:p>
        </w:tc>
        <w:tc>
          <w:tcPr>
            <w:tcW w:w="1701" w:type="dxa"/>
            <w:vMerge w:val="restart"/>
            <w:tcBorders>
              <w:top w:val="single" w:sz="4" w:space="0" w:color="auto"/>
              <w:left w:val="single" w:sz="4" w:space="0" w:color="auto"/>
              <w:right w:val="single" w:sz="4" w:space="0" w:color="auto"/>
            </w:tcBorders>
            <w:vAlign w:val="center"/>
          </w:tcPr>
          <w:p w14:paraId="1284F8AC" w14:textId="77777777" w:rsidR="006D067C" w:rsidRPr="00FC42AF" w:rsidRDefault="006D067C" w:rsidP="000D1504">
            <w:pPr>
              <w:spacing w:before="40" w:after="40" w:line="240" w:lineRule="auto"/>
              <w:rPr>
                <w:rFonts w:ascii="Arial" w:hAnsi="Arial" w:cs="Arial"/>
                <w:sz w:val="20"/>
                <w:lang w:eastAsia="zh-TW"/>
              </w:rPr>
            </w:pPr>
            <w:r w:rsidRPr="00D013F4">
              <w:rPr>
                <w:rFonts w:ascii="Arial" w:hAnsi="Arial" w:cs="Arial"/>
                <w:sz w:val="20"/>
                <w:lang w:eastAsia="zh-TW"/>
              </w:rPr>
              <w:t>9160 - Teaching Duties</w:t>
            </w:r>
          </w:p>
        </w:tc>
        <w:tc>
          <w:tcPr>
            <w:tcW w:w="2835" w:type="dxa"/>
            <w:tcBorders>
              <w:top w:val="single" w:sz="4" w:space="0" w:color="auto"/>
              <w:left w:val="single" w:sz="4" w:space="0" w:color="auto"/>
              <w:bottom w:val="single" w:sz="4" w:space="0" w:color="auto"/>
              <w:right w:val="single" w:sz="4" w:space="0" w:color="auto"/>
            </w:tcBorders>
            <w:vAlign w:val="center"/>
          </w:tcPr>
          <w:p w14:paraId="1244878C" w14:textId="77777777" w:rsidR="006D067C" w:rsidRPr="00564A7F" w:rsidRDefault="006D067C" w:rsidP="000D1504">
            <w:pPr>
              <w:spacing w:before="40" w:after="40" w:line="240" w:lineRule="auto"/>
              <w:rPr>
                <w:rFonts w:ascii="Arial" w:hAnsi="Arial" w:cs="Arial"/>
                <w:sz w:val="20"/>
                <w:lang w:eastAsia="zh-TW"/>
              </w:rPr>
            </w:pPr>
            <w:r w:rsidRPr="00D013F4">
              <w:rPr>
                <w:rFonts w:ascii="Arial" w:hAnsi="Arial" w:cs="Arial"/>
                <w:sz w:val="20"/>
                <w:lang w:eastAsia="zh-TW"/>
              </w:rPr>
              <w:t>Hours outside of 6pm-9pm</w:t>
            </w:r>
          </w:p>
        </w:tc>
        <w:tc>
          <w:tcPr>
            <w:tcW w:w="3544" w:type="dxa"/>
            <w:tcBorders>
              <w:top w:val="single" w:sz="4" w:space="0" w:color="auto"/>
              <w:left w:val="single" w:sz="4" w:space="0" w:color="auto"/>
              <w:bottom w:val="single" w:sz="4" w:space="0" w:color="auto"/>
              <w:right w:val="single" w:sz="4" w:space="0" w:color="auto"/>
            </w:tcBorders>
            <w:vAlign w:val="center"/>
          </w:tcPr>
          <w:p w14:paraId="6A10CE03" w14:textId="77777777" w:rsidR="006D067C" w:rsidRPr="00564A7F" w:rsidRDefault="006D067C" w:rsidP="00E05A8A">
            <w:pPr>
              <w:spacing w:before="40" w:after="40" w:line="240" w:lineRule="auto"/>
              <w:rPr>
                <w:rFonts w:ascii="Arial" w:hAnsi="Arial" w:cs="Arial"/>
                <w:sz w:val="20"/>
                <w:lang w:eastAsia="zh-TW"/>
              </w:rPr>
            </w:pPr>
            <w:r w:rsidRPr="00D013F4">
              <w:rPr>
                <w:rFonts w:ascii="Arial" w:hAnsi="Arial" w:cs="Arial"/>
                <w:sz w:val="20"/>
                <w:lang w:eastAsia="zh-TW"/>
              </w:rPr>
              <w:t>WT2342 - Teaching Duties</w:t>
            </w:r>
            <w:r>
              <w:rPr>
                <w:rFonts w:ascii="Arial" w:hAnsi="Arial" w:cs="Arial"/>
                <w:sz w:val="20"/>
                <w:lang w:eastAsia="zh-TW"/>
              </w:rPr>
              <w:t xml:space="preserve"> (</w:t>
            </w:r>
            <w:r w:rsidRPr="00D013F4">
              <w:rPr>
                <w:rFonts w:ascii="Arial" w:hAnsi="Arial" w:cs="Arial"/>
                <w:sz w:val="20"/>
                <w:lang w:eastAsia="zh-TW"/>
              </w:rPr>
              <w:t>$81.99 / hour)</w:t>
            </w:r>
            <w:r w:rsidR="000B79A4">
              <w:rPr>
                <w:rFonts w:ascii="Arial" w:hAnsi="Arial" w:cs="Arial"/>
                <w:sz w:val="20"/>
                <w:lang w:eastAsia="zh-TW"/>
              </w:rPr>
              <w:t xml:space="preserve"> </w:t>
            </w:r>
          </w:p>
        </w:tc>
      </w:tr>
      <w:tr w:rsidR="006D067C" w:rsidRPr="00F1402B" w14:paraId="146D19FB" w14:textId="77777777" w:rsidTr="000D1504">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DEB938" w14:textId="77777777" w:rsidR="006D067C" w:rsidRPr="0082238F" w:rsidRDefault="006D067C" w:rsidP="000D1504">
            <w:pPr>
              <w:spacing w:before="40" w:after="40" w:line="240" w:lineRule="auto"/>
              <w:rPr>
                <w:rFonts w:ascii="Arial" w:hAnsi="Arial" w:cs="Arial"/>
                <w:sz w:val="20"/>
                <w:lang w:eastAsia="zh-TW"/>
              </w:rPr>
            </w:pPr>
            <w:r w:rsidRPr="00D013F4">
              <w:rPr>
                <w:rFonts w:ascii="Arial" w:hAnsi="Arial" w:cs="Arial"/>
                <w:sz w:val="20"/>
                <w:lang w:eastAsia="zh-TW"/>
              </w:rPr>
              <w:t>TR-TC ET</w:t>
            </w:r>
          </w:p>
        </w:tc>
        <w:tc>
          <w:tcPr>
            <w:tcW w:w="1701" w:type="dxa"/>
            <w:vMerge/>
            <w:tcBorders>
              <w:left w:val="single" w:sz="4" w:space="0" w:color="auto"/>
              <w:right w:val="single" w:sz="4" w:space="0" w:color="auto"/>
            </w:tcBorders>
            <w:vAlign w:val="center"/>
          </w:tcPr>
          <w:p w14:paraId="5174823E" w14:textId="77777777" w:rsidR="006D067C" w:rsidRPr="0082238F" w:rsidRDefault="006D067C" w:rsidP="000D1504">
            <w:pPr>
              <w:spacing w:before="40" w:after="40" w:line="240" w:lineRule="auto"/>
              <w:rPr>
                <w:rFonts w:ascii="Arial" w:hAnsi="Arial" w:cs="Arial"/>
                <w:sz w:val="20"/>
                <w:lang w:eastAsia="zh-TW"/>
              </w:rPr>
            </w:pPr>
          </w:p>
        </w:tc>
        <w:tc>
          <w:tcPr>
            <w:tcW w:w="2835" w:type="dxa"/>
            <w:tcBorders>
              <w:top w:val="single" w:sz="4" w:space="0" w:color="auto"/>
              <w:left w:val="single" w:sz="4" w:space="0" w:color="auto"/>
              <w:bottom w:val="single" w:sz="4" w:space="0" w:color="auto"/>
              <w:right w:val="single" w:sz="4" w:space="0" w:color="auto"/>
            </w:tcBorders>
            <w:vAlign w:val="center"/>
          </w:tcPr>
          <w:p w14:paraId="7DB569C0" w14:textId="77777777" w:rsidR="006D067C" w:rsidRPr="0082238F" w:rsidRDefault="006D067C" w:rsidP="000D1504">
            <w:pPr>
              <w:spacing w:before="40" w:after="40" w:line="240" w:lineRule="auto"/>
              <w:rPr>
                <w:rFonts w:ascii="Arial" w:hAnsi="Arial" w:cs="Arial"/>
                <w:sz w:val="20"/>
                <w:lang w:eastAsia="zh-TW"/>
              </w:rPr>
            </w:pPr>
            <w:r w:rsidRPr="00D013F4">
              <w:rPr>
                <w:rFonts w:ascii="Arial" w:hAnsi="Arial" w:cs="Arial"/>
                <w:sz w:val="20"/>
                <w:lang w:eastAsia="zh-TW"/>
              </w:rPr>
              <w:t>Hours between of 6pm-9pm</w:t>
            </w:r>
          </w:p>
        </w:tc>
        <w:tc>
          <w:tcPr>
            <w:tcW w:w="3544" w:type="dxa"/>
            <w:tcBorders>
              <w:top w:val="single" w:sz="4" w:space="0" w:color="auto"/>
              <w:left w:val="single" w:sz="4" w:space="0" w:color="auto"/>
              <w:bottom w:val="single" w:sz="4" w:space="0" w:color="auto"/>
              <w:right w:val="single" w:sz="4" w:space="0" w:color="auto"/>
            </w:tcBorders>
            <w:vAlign w:val="center"/>
          </w:tcPr>
          <w:p w14:paraId="33A6D3CD" w14:textId="77777777" w:rsidR="006D067C" w:rsidRDefault="006D067C" w:rsidP="000D1504">
            <w:pPr>
              <w:spacing w:before="40" w:after="40" w:line="240" w:lineRule="auto"/>
              <w:rPr>
                <w:rFonts w:ascii="Arial" w:hAnsi="Arial" w:cs="Arial"/>
                <w:sz w:val="20"/>
                <w:lang w:eastAsia="zh-TW"/>
              </w:rPr>
            </w:pPr>
            <w:r w:rsidRPr="00D013F4">
              <w:rPr>
                <w:rFonts w:ascii="Arial" w:hAnsi="Arial" w:cs="Arial"/>
                <w:sz w:val="20"/>
                <w:lang w:eastAsia="zh-TW"/>
              </w:rPr>
              <w:t>WT2343 - Teaching Duties Evening</w:t>
            </w:r>
          </w:p>
          <w:p w14:paraId="22182C6D" w14:textId="77777777" w:rsidR="006D067C" w:rsidRPr="0082238F" w:rsidRDefault="006D067C" w:rsidP="00E05A8A">
            <w:pPr>
              <w:spacing w:before="40" w:after="40" w:line="240" w:lineRule="auto"/>
              <w:rPr>
                <w:rFonts w:ascii="Arial" w:hAnsi="Arial" w:cs="Arial"/>
                <w:sz w:val="20"/>
                <w:lang w:eastAsia="zh-TW"/>
              </w:rPr>
            </w:pPr>
            <w:r w:rsidRPr="00D013F4">
              <w:rPr>
                <w:rFonts w:ascii="Arial" w:hAnsi="Arial" w:cs="Arial"/>
                <w:sz w:val="20"/>
                <w:lang w:eastAsia="zh-TW"/>
              </w:rPr>
              <w:t>($98.39 / hour</w:t>
            </w:r>
            <w:r>
              <w:rPr>
                <w:rFonts w:ascii="Arial" w:hAnsi="Arial" w:cs="Arial"/>
                <w:sz w:val="20"/>
                <w:lang w:eastAsia="zh-TW"/>
              </w:rPr>
              <w:t xml:space="preserve"> </w:t>
            </w:r>
            <w:r w:rsidRPr="00D013F4">
              <w:rPr>
                <w:rFonts w:ascii="Arial" w:hAnsi="Arial" w:cs="Arial"/>
                <w:sz w:val="20"/>
                <w:lang w:eastAsia="zh-TW"/>
              </w:rPr>
              <w:t>($81.99 + 20%))</w:t>
            </w:r>
            <w:r w:rsidR="00E05A8A">
              <w:rPr>
                <w:rFonts w:ascii="Arial" w:hAnsi="Arial" w:cs="Arial"/>
                <w:sz w:val="20"/>
                <w:lang w:eastAsia="zh-TW"/>
              </w:rPr>
              <w:t xml:space="preserve"> </w:t>
            </w:r>
            <w:r w:rsidR="00E05A8A">
              <w:rPr>
                <w:rFonts w:ascii="Arial" w:hAnsi="Arial" w:cs="Arial"/>
                <w:sz w:val="22"/>
                <w:szCs w:val="22"/>
                <w:vertAlign w:val="superscript"/>
              </w:rPr>
              <w:t>10</w:t>
            </w:r>
          </w:p>
        </w:tc>
      </w:tr>
      <w:tr w:rsidR="006D067C" w:rsidRPr="00F1402B" w14:paraId="0360867F" w14:textId="77777777" w:rsidTr="000D1504">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8A777E" w14:textId="77777777" w:rsidR="006D067C" w:rsidRPr="0082238F" w:rsidRDefault="006D067C" w:rsidP="000D1504">
            <w:pPr>
              <w:spacing w:before="40" w:after="40" w:line="240" w:lineRule="auto"/>
              <w:rPr>
                <w:rFonts w:ascii="Arial" w:hAnsi="Arial" w:cs="Arial"/>
                <w:sz w:val="20"/>
                <w:lang w:eastAsia="zh-TW"/>
              </w:rPr>
            </w:pPr>
            <w:r w:rsidRPr="00D013F4">
              <w:rPr>
                <w:rFonts w:ascii="Arial" w:hAnsi="Arial" w:cs="Arial"/>
                <w:sz w:val="20"/>
                <w:lang w:eastAsia="zh-TW"/>
              </w:rPr>
              <w:t>TR-CELTA</w:t>
            </w:r>
          </w:p>
        </w:tc>
        <w:tc>
          <w:tcPr>
            <w:tcW w:w="1701" w:type="dxa"/>
            <w:vMerge/>
            <w:tcBorders>
              <w:left w:val="single" w:sz="4" w:space="0" w:color="auto"/>
              <w:right w:val="single" w:sz="4" w:space="0" w:color="auto"/>
            </w:tcBorders>
            <w:vAlign w:val="center"/>
          </w:tcPr>
          <w:p w14:paraId="3316F74A" w14:textId="77777777" w:rsidR="006D067C" w:rsidRPr="0082238F" w:rsidRDefault="006D067C" w:rsidP="000D1504">
            <w:pPr>
              <w:spacing w:before="40" w:after="40" w:line="240" w:lineRule="auto"/>
              <w:rPr>
                <w:rFonts w:ascii="Arial" w:hAnsi="Arial" w:cs="Arial"/>
                <w:sz w:val="20"/>
                <w:lang w:eastAsia="zh-TW"/>
              </w:rPr>
            </w:pPr>
          </w:p>
        </w:tc>
        <w:tc>
          <w:tcPr>
            <w:tcW w:w="2835" w:type="dxa"/>
            <w:tcBorders>
              <w:top w:val="single" w:sz="4" w:space="0" w:color="auto"/>
              <w:left w:val="single" w:sz="4" w:space="0" w:color="auto"/>
              <w:bottom w:val="single" w:sz="4" w:space="0" w:color="auto"/>
              <w:right w:val="single" w:sz="4" w:space="0" w:color="auto"/>
            </w:tcBorders>
            <w:vAlign w:val="center"/>
          </w:tcPr>
          <w:p w14:paraId="1319958C" w14:textId="77777777" w:rsidR="006D067C" w:rsidRPr="0082238F" w:rsidRDefault="006D067C" w:rsidP="001B755A">
            <w:pPr>
              <w:spacing w:before="40" w:after="40" w:line="240" w:lineRule="auto"/>
              <w:rPr>
                <w:rFonts w:ascii="Arial" w:hAnsi="Arial" w:cs="Arial"/>
                <w:sz w:val="20"/>
                <w:lang w:eastAsia="zh-TW"/>
              </w:rPr>
            </w:pPr>
            <w:r w:rsidRPr="00D013F4">
              <w:rPr>
                <w:rFonts w:ascii="Arial" w:hAnsi="Arial" w:cs="Arial"/>
                <w:sz w:val="20"/>
                <w:lang w:eastAsia="zh-TW"/>
              </w:rPr>
              <w:t xml:space="preserve">Hours outside of 6pm-9pm + employee holds STA2 </w:t>
            </w:r>
          </w:p>
        </w:tc>
        <w:tc>
          <w:tcPr>
            <w:tcW w:w="3544" w:type="dxa"/>
            <w:tcBorders>
              <w:top w:val="single" w:sz="4" w:space="0" w:color="auto"/>
              <w:left w:val="single" w:sz="4" w:space="0" w:color="auto"/>
              <w:bottom w:val="single" w:sz="4" w:space="0" w:color="auto"/>
              <w:right w:val="single" w:sz="4" w:space="0" w:color="auto"/>
            </w:tcBorders>
            <w:vAlign w:val="center"/>
          </w:tcPr>
          <w:p w14:paraId="578AD029" w14:textId="77777777" w:rsidR="006D067C" w:rsidRPr="0082238F" w:rsidRDefault="006D067C" w:rsidP="000D1504">
            <w:pPr>
              <w:spacing w:before="40" w:after="40" w:line="240" w:lineRule="auto"/>
              <w:rPr>
                <w:rFonts w:ascii="Arial" w:hAnsi="Arial" w:cs="Arial"/>
                <w:sz w:val="20"/>
                <w:lang w:eastAsia="zh-TW"/>
              </w:rPr>
            </w:pPr>
            <w:r w:rsidRPr="00D013F4">
              <w:rPr>
                <w:rFonts w:ascii="Arial" w:hAnsi="Arial" w:cs="Arial"/>
                <w:sz w:val="20"/>
                <w:lang w:eastAsia="zh-TW"/>
              </w:rPr>
              <w:t>WT2342 - Teaching Duties</w:t>
            </w:r>
            <w:r>
              <w:rPr>
                <w:rFonts w:ascii="Arial" w:hAnsi="Arial" w:cs="Arial"/>
                <w:sz w:val="20"/>
                <w:lang w:eastAsia="zh-TW"/>
              </w:rPr>
              <w:t xml:space="preserve"> (</w:t>
            </w:r>
            <w:r w:rsidRPr="00D013F4">
              <w:rPr>
                <w:rFonts w:ascii="Arial" w:hAnsi="Arial" w:cs="Arial"/>
                <w:sz w:val="20"/>
                <w:lang w:eastAsia="zh-TW"/>
              </w:rPr>
              <w:t>$88.53 / hour</w:t>
            </w:r>
            <w:r>
              <w:rPr>
                <w:rFonts w:ascii="Arial" w:hAnsi="Arial" w:cs="Arial"/>
                <w:sz w:val="20"/>
                <w:lang w:eastAsia="zh-TW"/>
              </w:rPr>
              <w:t xml:space="preserve"> </w:t>
            </w:r>
            <w:r w:rsidRPr="00D013F4">
              <w:rPr>
                <w:rFonts w:ascii="Arial" w:hAnsi="Arial" w:cs="Arial"/>
                <w:sz w:val="20"/>
                <w:lang w:eastAsia="zh-TW"/>
              </w:rPr>
              <w:t>($81.99 + $6.54)</w:t>
            </w:r>
            <w:r>
              <w:rPr>
                <w:rFonts w:ascii="Arial" w:hAnsi="Arial" w:cs="Arial"/>
                <w:sz w:val="20"/>
                <w:lang w:eastAsia="zh-TW"/>
              </w:rPr>
              <w:t>)</w:t>
            </w:r>
            <w:r w:rsidR="000B79A4">
              <w:rPr>
                <w:rFonts w:ascii="Arial" w:hAnsi="Arial" w:cs="Arial"/>
                <w:sz w:val="20"/>
                <w:lang w:eastAsia="zh-TW"/>
              </w:rPr>
              <w:t xml:space="preserve"> </w:t>
            </w:r>
            <w:r w:rsidR="000B79A4">
              <w:rPr>
                <w:rFonts w:ascii="Arial" w:hAnsi="Arial" w:cs="Arial"/>
                <w:sz w:val="22"/>
                <w:szCs w:val="22"/>
                <w:vertAlign w:val="superscript"/>
              </w:rPr>
              <w:t>9</w:t>
            </w:r>
          </w:p>
        </w:tc>
      </w:tr>
      <w:tr w:rsidR="006D067C" w:rsidRPr="00F1402B" w14:paraId="0A696959" w14:textId="77777777" w:rsidTr="000D1504">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146232" w14:textId="77777777" w:rsidR="006D067C" w:rsidRPr="0082238F" w:rsidRDefault="006D067C" w:rsidP="000D1504">
            <w:pPr>
              <w:spacing w:before="40" w:after="40" w:line="240" w:lineRule="auto"/>
              <w:rPr>
                <w:rFonts w:ascii="Arial" w:hAnsi="Arial" w:cs="Arial"/>
                <w:sz w:val="20"/>
                <w:lang w:eastAsia="zh-TW"/>
              </w:rPr>
            </w:pPr>
            <w:r w:rsidRPr="00D013F4">
              <w:rPr>
                <w:rFonts w:ascii="Arial" w:hAnsi="Arial" w:cs="Arial"/>
                <w:sz w:val="20"/>
                <w:lang w:eastAsia="zh-TW"/>
              </w:rPr>
              <w:t>TR-CELTAE</w:t>
            </w:r>
          </w:p>
        </w:tc>
        <w:tc>
          <w:tcPr>
            <w:tcW w:w="1701" w:type="dxa"/>
            <w:vMerge/>
            <w:tcBorders>
              <w:left w:val="single" w:sz="4" w:space="0" w:color="auto"/>
              <w:bottom w:val="single" w:sz="4" w:space="0" w:color="auto"/>
              <w:right w:val="single" w:sz="4" w:space="0" w:color="auto"/>
            </w:tcBorders>
            <w:vAlign w:val="center"/>
          </w:tcPr>
          <w:p w14:paraId="0E07EA83" w14:textId="77777777" w:rsidR="006D067C" w:rsidRPr="0082238F" w:rsidRDefault="006D067C" w:rsidP="000D1504">
            <w:pPr>
              <w:spacing w:before="40" w:after="40" w:line="240" w:lineRule="auto"/>
              <w:rPr>
                <w:rFonts w:ascii="Arial" w:hAnsi="Arial" w:cs="Arial"/>
                <w:sz w:val="20"/>
                <w:lang w:eastAsia="zh-TW"/>
              </w:rPr>
            </w:pPr>
          </w:p>
        </w:tc>
        <w:tc>
          <w:tcPr>
            <w:tcW w:w="2835" w:type="dxa"/>
            <w:tcBorders>
              <w:top w:val="single" w:sz="4" w:space="0" w:color="auto"/>
              <w:left w:val="single" w:sz="4" w:space="0" w:color="auto"/>
              <w:bottom w:val="single" w:sz="4" w:space="0" w:color="auto"/>
              <w:right w:val="single" w:sz="4" w:space="0" w:color="auto"/>
            </w:tcBorders>
            <w:vAlign w:val="center"/>
          </w:tcPr>
          <w:p w14:paraId="60BC6EF7" w14:textId="77777777" w:rsidR="006D067C" w:rsidRPr="0082238F" w:rsidRDefault="006D067C" w:rsidP="001B755A">
            <w:pPr>
              <w:spacing w:before="40" w:after="40" w:line="240" w:lineRule="auto"/>
              <w:rPr>
                <w:rFonts w:ascii="Arial" w:hAnsi="Arial" w:cs="Arial"/>
                <w:sz w:val="20"/>
                <w:lang w:eastAsia="zh-TW"/>
              </w:rPr>
            </w:pPr>
            <w:r w:rsidRPr="00D013F4">
              <w:rPr>
                <w:rFonts w:ascii="Arial" w:hAnsi="Arial" w:cs="Arial"/>
                <w:sz w:val="20"/>
                <w:lang w:eastAsia="zh-TW"/>
              </w:rPr>
              <w:t xml:space="preserve">Hours between of 6pm-9pm + employee holds STA2 </w:t>
            </w:r>
          </w:p>
        </w:tc>
        <w:tc>
          <w:tcPr>
            <w:tcW w:w="3544" w:type="dxa"/>
            <w:tcBorders>
              <w:top w:val="single" w:sz="4" w:space="0" w:color="auto"/>
              <w:left w:val="single" w:sz="4" w:space="0" w:color="auto"/>
              <w:bottom w:val="single" w:sz="4" w:space="0" w:color="auto"/>
              <w:right w:val="single" w:sz="4" w:space="0" w:color="auto"/>
            </w:tcBorders>
            <w:vAlign w:val="center"/>
          </w:tcPr>
          <w:p w14:paraId="37F9EF98" w14:textId="77777777" w:rsidR="006D067C" w:rsidRPr="0082238F" w:rsidRDefault="006D067C" w:rsidP="00E05A8A">
            <w:pPr>
              <w:spacing w:before="40" w:after="40" w:line="240" w:lineRule="auto"/>
              <w:rPr>
                <w:rFonts w:ascii="Arial" w:hAnsi="Arial" w:cs="Arial"/>
                <w:sz w:val="20"/>
                <w:lang w:eastAsia="zh-TW"/>
              </w:rPr>
            </w:pPr>
            <w:r w:rsidRPr="00D013F4">
              <w:rPr>
                <w:rFonts w:ascii="Arial" w:hAnsi="Arial" w:cs="Arial"/>
                <w:sz w:val="20"/>
                <w:lang w:eastAsia="zh-TW"/>
              </w:rPr>
              <w:t>WT2343 - Teaching Duties Evening ($106.24 / hour</w:t>
            </w:r>
            <w:r>
              <w:rPr>
                <w:rFonts w:ascii="Arial" w:hAnsi="Arial" w:cs="Arial"/>
                <w:sz w:val="20"/>
                <w:lang w:eastAsia="zh-TW"/>
              </w:rPr>
              <w:t xml:space="preserve"> </w:t>
            </w:r>
            <w:r w:rsidRPr="00D013F4">
              <w:rPr>
                <w:rFonts w:ascii="Arial" w:hAnsi="Arial" w:cs="Arial"/>
                <w:sz w:val="20"/>
                <w:lang w:eastAsia="zh-TW"/>
              </w:rPr>
              <w:t>($81.99 + $6.54 + 20%))</w:t>
            </w:r>
            <w:r w:rsidR="000B79A4">
              <w:rPr>
                <w:rFonts w:ascii="Arial" w:hAnsi="Arial" w:cs="Arial"/>
                <w:sz w:val="20"/>
                <w:lang w:eastAsia="zh-TW"/>
              </w:rPr>
              <w:t xml:space="preserve"> </w:t>
            </w:r>
            <w:r w:rsidR="000B79A4">
              <w:rPr>
                <w:rFonts w:ascii="Arial" w:hAnsi="Arial" w:cs="Arial"/>
                <w:sz w:val="22"/>
                <w:szCs w:val="22"/>
                <w:vertAlign w:val="superscript"/>
              </w:rPr>
              <w:t>9</w:t>
            </w:r>
            <w:r w:rsidR="00E05A8A">
              <w:rPr>
                <w:rFonts w:ascii="Arial" w:hAnsi="Arial" w:cs="Arial"/>
                <w:sz w:val="22"/>
                <w:szCs w:val="22"/>
                <w:vertAlign w:val="superscript"/>
              </w:rPr>
              <w:t>,10</w:t>
            </w:r>
          </w:p>
        </w:tc>
      </w:tr>
      <w:tr w:rsidR="006D067C" w:rsidRPr="00F1402B" w14:paraId="324A0B46" w14:textId="77777777" w:rsidTr="000D1504">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FB279E" w14:textId="77777777" w:rsidR="006D067C" w:rsidRPr="0082238F" w:rsidRDefault="006D067C" w:rsidP="000D1504">
            <w:pPr>
              <w:spacing w:before="40" w:after="40" w:line="240" w:lineRule="auto"/>
              <w:rPr>
                <w:rFonts w:ascii="Arial" w:hAnsi="Arial" w:cs="Arial"/>
                <w:sz w:val="20"/>
                <w:lang w:eastAsia="zh-TW"/>
              </w:rPr>
            </w:pPr>
            <w:r w:rsidRPr="00D013F4">
              <w:rPr>
                <w:rFonts w:ascii="Arial" w:hAnsi="Arial" w:cs="Arial"/>
                <w:sz w:val="20"/>
                <w:lang w:eastAsia="zh-TW"/>
              </w:rPr>
              <w:t>TR-TC NT</w:t>
            </w:r>
          </w:p>
        </w:tc>
        <w:tc>
          <w:tcPr>
            <w:tcW w:w="1701" w:type="dxa"/>
            <w:vMerge w:val="restart"/>
            <w:tcBorders>
              <w:top w:val="single" w:sz="4" w:space="0" w:color="auto"/>
              <w:left w:val="single" w:sz="4" w:space="0" w:color="auto"/>
              <w:right w:val="single" w:sz="4" w:space="0" w:color="auto"/>
            </w:tcBorders>
            <w:vAlign w:val="center"/>
          </w:tcPr>
          <w:p w14:paraId="262B994A" w14:textId="77777777" w:rsidR="006D067C" w:rsidRPr="00D013F4" w:rsidRDefault="006D067C" w:rsidP="000D1504">
            <w:pPr>
              <w:spacing w:before="40" w:after="40" w:line="240" w:lineRule="auto"/>
              <w:rPr>
                <w:rFonts w:ascii="Arial" w:hAnsi="Arial" w:cs="Arial"/>
                <w:sz w:val="20"/>
                <w:lang w:eastAsia="zh-TW"/>
              </w:rPr>
            </w:pPr>
            <w:r w:rsidRPr="00D013F4">
              <w:rPr>
                <w:rFonts w:ascii="Arial" w:hAnsi="Arial" w:cs="Arial"/>
                <w:sz w:val="20"/>
                <w:lang w:eastAsia="zh-TW"/>
              </w:rPr>
              <w:t xml:space="preserve">9161 - </w:t>
            </w:r>
            <w:proofErr w:type="gramStart"/>
            <w:r w:rsidRPr="00D013F4">
              <w:rPr>
                <w:rFonts w:ascii="Arial" w:hAnsi="Arial" w:cs="Arial"/>
                <w:sz w:val="20"/>
                <w:lang w:eastAsia="zh-TW"/>
              </w:rPr>
              <w:t>Non Teaching</w:t>
            </w:r>
            <w:proofErr w:type="gramEnd"/>
            <w:r w:rsidRPr="00D013F4">
              <w:rPr>
                <w:rFonts w:ascii="Arial" w:hAnsi="Arial" w:cs="Arial"/>
                <w:sz w:val="20"/>
                <w:lang w:eastAsia="zh-TW"/>
              </w:rPr>
              <w:t xml:space="preserve"> Duties</w:t>
            </w:r>
          </w:p>
        </w:tc>
        <w:tc>
          <w:tcPr>
            <w:tcW w:w="2835" w:type="dxa"/>
            <w:tcBorders>
              <w:top w:val="single" w:sz="4" w:space="0" w:color="auto"/>
              <w:left w:val="single" w:sz="4" w:space="0" w:color="auto"/>
              <w:bottom w:val="single" w:sz="4" w:space="0" w:color="auto"/>
              <w:right w:val="single" w:sz="4" w:space="0" w:color="auto"/>
            </w:tcBorders>
            <w:vAlign w:val="center"/>
          </w:tcPr>
          <w:p w14:paraId="71A46AE5" w14:textId="77777777" w:rsidR="006D067C" w:rsidRPr="0082238F" w:rsidRDefault="006D067C" w:rsidP="000D1504">
            <w:pPr>
              <w:spacing w:before="40" w:after="40" w:line="240" w:lineRule="auto"/>
              <w:rPr>
                <w:rFonts w:ascii="Arial" w:hAnsi="Arial" w:cs="Arial"/>
                <w:sz w:val="20"/>
                <w:lang w:eastAsia="zh-TW"/>
              </w:rPr>
            </w:pPr>
            <w:r w:rsidRPr="00D013F4">
              <w:rPr>
                <w:rFonts w:ascii="Arial" w:hAnsi="Arial" w:cs="Arial"/>
                <w:sz w:val="20"/>
                <w:lang w:eastAsia="zh-TW"/>
              </w:rPr>
              <w:t>All hours</w:t>
            </w:r>
          </w:p>
        </w:tc>
        <w:tc>
          <w:tcPr>
            <w:tcW w:w="3544" w:type="dxa"/>
            <w:tcBorders>
              <w:top w:val="single" w:sz="4" w:space="0" w:color="auto"/>
              <w:left w:val="single" w:sz="4" w:space="0" w:color="auto"/>
              <w:bottom w:val="single" w:sz="4" w:space="0" w:color="auto"/>
              <w:right w:val="single" w:sz="4" w:space="0" w:color="auto"/>
            </w:tcBorders>
            <w:vAlign w:val="center"/>
          </w:tcPr>
          <w:p w14:paraId="4BA5CA2D" w14:textId="77777777" w:rsidR="006D067C" w:rsidRPr="0082238F" w:rsidRDefault="006D067C" w:rsidP="000D1504">
            <w:pPr>
              <w:spacing w:before="40" w:after="40" w:line="240" w:lineRule="auto"/>
              <w:rPr>
                <w:rFonts w:ascii="Arial" w:hAnsi="Arial" w:cs="Arial"/>
                <w:sz w:val="20"/>
                <w:lang w:eastAsia="zh-TW"/>
              </w:rPr>
            </w:pPr>
            <w:r w:rsidRPr="00D013F4">
              <w:rPr>
                <w:rFonts w:ascii="Arial" w:hAnsi="Arial" w:cs="Arial"/>
                <w:sz w:val="20"/>
                <w:lang w:eastAsia="zh-TW"/>
              </w:rPr>
              <w:t xml:space="preserve">WT2344 - </w:t>
            </w:r>
            <w:proofErr w:type="gramStart"/>
            <w:r w:rsidRPr="00D013F4">
              <w:rPr>
                <w:rFonts w:ascii="Arial" w:hAnsi="Arial" w:cs="Arial"/>
                <w:sz w:val="20"/>
                <w:lang w:eastAsia="zh-TW"/>
              </w:rPr>
              <w:t>Non Teaching</w:t>
            </w:r>
            <w:proofErr w:type="gramEnd"/>
            <w:r w:rsidRPr="00D013F4">
              <w:rPr>
                <w:rFonts w:ascii="Arial" w:hAnsi="Arial" w:cs="Arial"/>
                <w:sz w:val="20"/>
                <w:lang w:eastAsia="zh-TW"/>
              </w:rPr>
              <w:t xml:space="preserve"> Duties ($47.15 / hour)</w:t>
            </w:r>
          </w:p>
        </w:tc>
      </w:tr>
      <w:tr w:rsidR="006D067C" w:rsidRPr="00F1402B" w14:paraId="77476A1C" w14:textId="77777777" w:rsidTr="000D1504">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9F379F" w14:textId="77777777" w:rsidR="006D067C" w:rsidRPr="0082238F" w:rsidRDefault="006D067C" w:rsidP="000D1504">
            <w:pPr>
              <w:spacing w:before="40" w:after="40" w:line="240" w:lineRule="auto"/>
              <w:rPr>
                <w:rFonts w:ascii="Arial" w:hAnsi="Arial" w:cs="Arial"/>
                <w:sz w:val="20"/>
                <w:lang w:eastAsia="zh-TW"/>
              </w:rPr>
            </w:pPr>
            <w:r w:rsidRPr="00D013F4">
              <w:rPr>
                <w:rFonts w:ascii="Arial" w:hAnsi="Arial" w:cs="Arial"/>
                <w:sz w:val="20"/>
                <w:lang w:eastAsia="zh-TW"/>
              </w:rPr>
              <w:t>TR-CELTAA</w:t>
            </w:r>
          </w:p>
        </w:tc>
        <w:tc>
          <w:tcPr>
            <w:tcW w:w="1701" w:type="dxa"/>
            <w:vMerge/>
            <w:tcBorders>
              <w:left w:val="single" w:sz="4" w:space="0" w:color="auto"/>
              <w:bottom w:val="single" w:sz="4" w:space="0" w:color="auto"/>
              <w:right w:val="single" w:sz="4" w:space="0" w:color="auto"/>
            </w:tcBorders>
            <w:vAlign w:val="center"/>
          </w:tcPr>
          <w:p w14:paraId="4025BBA2" w14:textId="77777777" w:rsidR="006D067C" w:rsidRPr="0082238F" w:rsidRDefault="006D067C" w:rsidP="000D1504">
            <w:pPr>
              <w:spacing w:before="40" w:after="40" w:line="240" w:lineRule="auto"/>
              <w:rPr>
                <w:rFonts w:ascii="Arial" w:hAnsi="Arial" w:cs="Arial"/>
                <w:sz w:val="20"/>
                <w:lang w:eastAsia="zh-TW"/>
              </w:rPr>
            </w:pPr>
          </w:p>
        </w:tc>
        <w:tc>
          <w:tcPr>
            <w:tcW w:w="2835" w:type="dxa"/>
            <w:tcBorders>
              <w:top w:val="single" w:sz="4" w:space="0" w:color="auto"/>
              <w:left w:val="single" w:sz="4" w:space="0" w:color="auto"/>
              <w:bottom w:val="single" w:sz="4" w:space="0" w:color="auto"/>
              <w:right w:val="single" w:sz="4" w:space="0" w:color="auto"/>
            </w:tcBorders>
            <w:vAlign w:val="center"/>
          </w:tcPr>
          <w:p w14:paraId="029C0CC6" w14:textId="77777777" w:rsidR="006D067C" w:rsidRPr="0082238F" w:rsidRDefault="006D067C" w:rsidP="001B755A">
            <w:pPr>
              <w:spacing w:before="40" w:after="40" w:line="240" w:lineRule="auto"/>
              <w:rPr>
                <w:rFonts w:ascii="Arial" w:hAnsi="Arial" w:cs="Arial"/>
                <w:sz w:val="20"/>
                <w:lang w:eastAsia="zh-TW"/>
              </w:rPr>
            </w:pPr>
            <w:r w:rsidRPr="00D013F4">
              <w:rPr>
                <w:rFonts w:ascii="Arial" w:hAnsi="Arial" w:cs="Arial"/>
                <w:sz w:val="20"/>
                <w:lang w:eastAsia="zh-TW"/>
              </w:rPr>
              <w:t xml:space="preserve">Employee holds STA2 </w:t>
            </w:r>
          </w:p>
        </w:tc>
        <w:tc>
          <w:tcPr>
            <w:tcW w:w="3544" w:type="dxa"/>
            <w:tcBorders>
              <w:top w:val="single" w:sz="4" w:space="0" w:color="auto"/>
              <w:left w:val="single" w:sz="4" w:space="0" w:color="auto"/>
              <w:bottom w:val="single" w:sz="4" w:space="0" w:color="auto"/>
              <w:right w:val="single" w:sz="4" w:space="0" w:color="auto"/>
            </w:tcBorders>
            <w:vAlign w:val="center"/>
          </w:tcPr>
          <w:p w14:paraId="37A2B004" w14:textId="77777777" w:rsidR="006D067C" w:rsidRPr="0082238F" w:rsidRDefault="006D067C" w:rsidP="000D1504">
            <w:pPr>
              <w:spacing w:before="40" w:after="40" w:line="240" w:lineRule="auto"/>
              <w:rPr>
                <w:rFonts w:ascii="Arial" w:hAnsi="Arial" w:cs="Arial"/>
                <w:sz w:val="20"/>
                <w:lang w:eastAsia="zh-TW"/>
              </w:rPr>
            </w:pPr>
            <w:r w:rsidRPr="00D013F4">
              <w:rPr>
                <w:rFonts w:ascii="Arial" w:hAnsi="Arial" w:cs="Arial"/>
                <w:sz w:val="20"/>
                <w:lang w:eastAsia="zh-TW"/>
              </w:rPr>
              <w:t xml:space="preserve">WT2344 - </w:t>
            </w:r>
            <w:proofErr w:type="gramStart"/>
            <w:r w:rsidRPr="00D013F4">
              <w:rPr>
                <w:rFonts w:ascii="Arial" w:hAnsi="Arial" w:cs="Arial"/>
                <w:sz w:val="20"/>
                <w:lang w:eastAsia="zh-TW"/>
              </w:rPr>
              <w:t>Non Teaching</w:t>
            </w:r>
            <w:proofErr w:type="gramEnd"/>
            <w:r w:rsidRPr="00D013F4">
              <w:rPr>
                <w:rFonts w:ascii="Arial" w:hAnsi="Arial" w:cs="Arial"/>
                <w:sz w:val="20"/>
                <w:lang w:eastAsia="zh-TW"/>
              </w:rPr>
              <w:t xml:space="preserve"> Duties ($53.69 / hour</w:t>
            </w:r>
            <w:r>
              <w:rPr>
                <w:rFonts w:ascii="Arial" w:hAnsi="Arial" w:cs="Arial"/>
                <w:sz w:val="20"/>
                <w:lang w:eastAsia="zh-TW"/>
              </w:rPr>
              <w:t xml:space="preserve"> </w:t>
            </w:r>
            <w:r w:rsidRPr="00D013F4">
              <w:rPr>
                <w:rFonts w:ascii="Arial" w:hAnsi="Arial" w:cs="Arial"/>
                <w:sz w:val="20"/>
                <w:lang w:eastAsia="zh-TW"/>
              </w:rPr>
              <w:t>($47.15 + $6.54))</w:t>
            </w:r>
            <w:r w:rsidR="000B79A4">
              <w:rPr>
                <w:rFonts w:ascii="Arial" w:hAnsi="Arial" w:cs="Arial"/>
                <w:sz w:val="20"/>
                <w:lang w:eastAsia="zh-TW"/>
              </w:rPr>
              <w:t xml:space="preserve"> </w:t>
            </w:r>
            <w:r w:rsidR="000B79A4">
              <w:rPr>
                <w:rFonts w:ascii="Arial" w:hAnsi="Arial" w:cs="Arial"/>
                <w:sz w:val="22"/>
                <w:szCs w:val="22"/>
                <w:vertAlign w:val="superscript"/>
              </w:rPr>
              <w:t>9</w:t>
            </w:r>
          </w:p>
        </w:tc>
      </w:tr>
    </w:tbl>
    <w:p w14:paraId="09BEB128" w14:textId="77777777" w:rsidR="006D067C" w:rsidRDefault="006D067C" w:rsidP="006D067C">
      <w:pPr>
        <w:rPr>
          <w:rFonts w:ascii="Arial" w:hAnsi="Arial" w:cs="Arial"/>
          <w:sz w:val="22"/>
          <w:szCs w:val="22"/>
        </w:rPr>
      </w:pPr>
    </w:p>
    <w:p w14:paraId="739EFE1B" w14:textId="77777777" w:rsidR="000B79A4" w:rsidRDefault="000B79A4" w:rsidP="000B79A4">
      <w:pPr>
        <w:rPr>
          <w:rFonts w:ascii="Arial" w:hAnsi="Arial" w:cs="Arial"/>
          <w:sz w:val="22"/>
          <w:szCs w:val="22"/>
        </w:rPr>
      </w:pPr>
      <w:r>
        <w:rPr>
          <w:rFonts w:ascii="Arial" w:hAnsi="Arial" w:cs="Arial"/>
          <w:sz w:val="22"/>
          <w:szCs w:val="22"/>
          <w:vertAlign w:val="superscript"/>
        </w:rPr>
        <w:t>9</w:t>
      </w:r>
      <w:r w:rsidRPr="00DA3088">
        <w:rPr>
          <w:rFonts w:ascii="Arial" w:hAnsi="Arial" w:cs="Arial"/>
          <w:sz w:val="22"/>
          <w:szCs w:val="22"/>
        </w:rPr>
        <w:t xml:space="preserve"> </w:t>
      </w:r>
      <w:r>
        <w:rPr>
          <w:rFonts w:ascii="Arial" w:hAnsi="Arial" w:cs="Arial"/>
          <w:sz w:val="22"/>
          <w:szCs w:val="22"/>
        </w:rPr>
        <w:t xml:space="preserve">It is expected that the STA2 allowance will be stored in Workday and sent to </w:t>
      </w:r>
      <w:proofErr w:type="spellStart"/>
      <w:r>
        <w:rPr>
          <w:rFonts w:ascii="Arial" w:hAnsi="Arial" w:cs="Arial"/>
          <w:sz w:val="22"/>
          <w:szCs w:val="22"/>
        </w:rPr>
        <w:t>GlobalView</w:t>
      </w:r>
      <w:proofErr w:type="spellEnd"/>
      <w:r w:rsidRPr="003F141A">
        <w:rPr>
          <w:rFonts w:ascii="Arial" w:hAnsi="Arial" w:cs="Arial"/>
          <w:sz w:val="22"/>
          <w:szCs w:val="22"/>
          <w:vertAlign w:val="superscript"/>
        </w:rPr>
        <w:t>®</w:t>
      </w:r>
      <w:r>
        <w:rPr>
          <w:rFonts w:ascii="Arial" w:hAnsi="Arial" w:cs="Arial"/>
          <w:sz w:val="22"/>
          <w:szCs w:val="22"/>
        </w:rPr>
        <w:t xml:space="preserve"> as a recurring allowance. For casuals this allowance will be used to inflate the rate rather than being paid as a per period value. A single wage type will be used for STA2 vs non STA2 inflated payments, with the base hourly rate stored against the wage type and inflated in payroll by the STA2 recurring allowance. </w:t>
      </w:r>
    </w:p>
    <w:p w14:paraId="358742F4" w14:textId="77777777" w:rsidR="00E05A8A" w:rsidRDefault="000B79A4" w:rsidP="006D067C">
      <w:pPr>
        <w:rPr>
          <w:rFonts w:ascii="Arial" w:hAnsi="Arial" w:cs="Arial"/>
          <w:sz w:val="22"/>
          <w:szCs w:val="22"/>
        </w:rPr>
      </w:pPr>
      <w:r>
        <w:rPr>
          <w:rFonts w:ascii="Arial" w:hAnsi="Arial" w:cs="Arial"/>
          <w:sz w:val="22"/>
          <w:szCs w:val="22"/>
          <w:vertAlign w:val="superscript"/>
        </w:rPr>
        <w:t>10</w:t>
      </w:r>
      <w:r w:rsidRPr="00DA3088">
        <w:rPr>
          <w:rFonts w:ascii="Arial" w:hAnsi="Arial" w:cs="Arial"/>
          <w:sz w:val="22"/>
          <w:szCs w:val="22"/>
        </w:rPr>
        <w:t xml:space="preserve"> </w:t>
      </w:r>
      <w:r w:rsidR="00E05A8A">
        <w:rPr>
          <w:rFonts w:ascii="Arial" w:hAnsi="Arial" w:cs="Arial"/>
          <w:sz w:val="22"/>
          <w:szCs w:val="22"/>
        </w:rPr>
        <w:t xml:space="preserve">The Teaching Duties Evening wage type will be recorded with the base hourly rate stored against the wage type and inflated in payroll by the 20% evening loading. This will be done to cater for the scenario of where shift loading applies to the STA2 inflated rate. </w:t>
      </w:r>
    </w:p>
    <w:p w14:paraId="212048E9" w14:textId="77777777" w:rsidR="00B04477" w:rsidRDefault="00B04477" w:rsidP="00DA0314">
      <w:pPr>
        <w:rPr>
          <w:rFonts w:ascii="Arial" w:hAnsi="Arial" w:cs="Arial"/>
          <w:sz w:val="22"/>
          <w:szCs w:val="22"/>
        </w:rPr>
      </w:pPr>
    </w:p>
    <w:p w14:paraId="6E99C3F2" w14:textId="77777777" w:rsidR="00E05A8A" w:rsidRPr="00DA3088" w:rsidRDefault="001750C5" w:rsidP="00E05A8A">
      <w:pPr>
        <w:pStyle w:val="Heading3"/>
      </w:pPr>
      <w:bookmarkStart w:id="73" w:name="_Toc20471429"/>
      <w:r>
        <w:t xml:space="preserve">RMIT </w:t>
      </w:r>
      <w:r w:rsidR="00E05A8A">
        <w:t>Training</w:t>
      </w:r>
      <w:r w:rsidR="00CB5FEA">
        <w:t xml:space="preserve"> Casual IELTS</w:t>
      </w:r>
      <w:bookmarkEnd w:id="73"/>
      <w:r w:rsidR="00E05A8A">
        <w:t xml:space="preserve"> </w:t>
      </w:r>
    </w:p>
    <w:p w14:paraId="1BFF08B0" w14:textId="77777777" w:rsidR="001750C5" w:rsidRDefault="001750C5" w:rsidP="00E05A8A">
      <w:pPr>
        <w:rPr>
          <w:rFonts w:ascii="Arial" w:hAnsi="Arial" w:cs="Arial"/>
          <w:sz w:val="22"/>
          <w:szCs w:val="22"/>
        </w:rPr>
      </w:pPr>
      <w:r>
        <w:rPr>
          <w:rFonts w:ascii="Arial" w:hAnsi="Arial" w:cs="Arial"/>
          <w:sz w:val="22"/>
          <w:szCs w:val="22"/>
        </w:rPr>
        <w:t xml:space="preserve">Phillip Orgill who performs the IELTS task based casual activities is entitled to an additional 10% rate increase on the standard IELTS Test Operation </w:t>
      </w:r>
      <w:proofErr w:type="gramStart"/>
      <w:r>
        <w:rPr>
          <w:rFonts w:ascii="Arial" w:hAnsi="Arial" w:cs="Arial"/>
          <w:sz w:val="22"/>
          <w:szCs w:val="22"/>
        </w:rPr>
        <w:t>casuals</w:t>
      </w:r>
      <w:proofErr w:type="gramEnd"/>
      <w:r>
        <w:rPr>
          <w:rFonts w:ascii="Arial" w:hAnsi="Arial" w:cs="Arial"/>
          <w:sz w:val="22"/>
          <w:szCs w:val="22"/>
        </w:rPr>
        <w:t xml:space="preserve"> tasks. It is expected that the 10% flag will be stored in Workday and sent to </w:t>
      </w:r>
      <w:proofErr w:type="spellStart"/>
      <w:r>
        <w:rPr>
          <w:rFonts w:ascii="Arial" w:hAnsi="Arial" w:cs="Arial"/>
          <w:sz w:val="22"/>
          <w:szCs w:val="22"/>
        </w:rPr>
        <w:t>GlobalView</w:t>
      </w:r>
      <w:proofErr w:type="spellEnd"/>
      <w:r w:rsidRPr="003F141A">
        <w:rPr>
          <w:rFonts w:ascii="Arial" w:hAnsi="Arial" w:cs="Arial"/>
          <w:sz w:val="22"/>
          <w:szCs w:val="22"/>
          <w:vertAlign w:val="superscript"/>
        </w:rPr>
        <w:t>®</w:t>
      </w:r>
      <w:r>
        <w:rPr>
          <w:rFonts w:ascii="Arial" w:hAnsi="Arial" w:cs="Arial"/>
          <w:sz w:val="22"/>
          <w:szCs w:val="22"/>
        </w:rPr>
        <w:t xml:space="preserve"> as a recurring allowance. This will be used to inflate the rate of payment for this employee within payroll. There will be no other separate attendance or wage types created for this employee. </w:t>
      </w:r>
    </w:p>
    <w:p w14:paraId="21FCFF76" w14:textId="77777777" w:rsidR="00E05A8A" w:rsidRDefault="00E05A8A" w:rsidP="00E05A8A">
      <w:pPr>
        <w:rPr>
          <w:rFonts w:ascii="Arial" w:hAnsi="Arial" w:cs="Arial"/>
          <w:sz w:val="22"/>
          <w:szCs w:val="22"/>
        </w:rPr>
      </w:pPr>
    </w:p>
    <w:p w14:paraId="01E11C33" w14:textId="77777777" w:rsidR="005404E7" w:rsidRDefault="005404E7" w:rsidP="005404E7">
      <w:pPr>
        <w:pStyle w:val="Heading3"/>
      </w:pPr>
      <w:bookmarkStart w:id="74" w:name="_Toc19550387"/>
      <w:bookmarkStart w:id="75" w:name="_Toc19550388"/>
      <w:bookmarkStart w:id="76" w:name="_Toc20471430"/>
      <w:bookmarkEnd w:id="74"/>
      <w:bookmarkEnd w:id="75"/>
      <w:r>
        <w:t>Weekly Rules</w:t>
      </w:r>
      <w:bookmarkEnd w:id="76"/>
      <w:r>
        <w:t xml:space="preserve"> </w:t>
      </w:r>
    </w:p>
    <w:p w14:paraId="34038B32" w14:textId="77777777" w:rsidR="004318C2" w:rsidRDefault="004318C2" w:rsidP="005404E7">
      <w:pPr>
        <w:rPr>
          <w:rFonts w:ascii="Arial" w:hAnsi="Arial" w:cs="Arial"/>
          <w:sz w:val="22"/>
          <w:szCs w:val="22"/>
        </w:rPr>
      </w:pPr>
      <w:r>
        <w:rPr>
          <w:rFonts w:ascii="Arial" w:hAnsi="Arial" w:cs="Arial"/>
          <w:sz w:val="22"/>
          <w:szCs w:val="22"/>
        </w:rPr>
        <w:t xml:space="preserve">For certain groups, award interpretation rules are based on conditions over a specific cycle rather than based on the individual daily claim. These are documented below. </w:t>
      </w:r>
    </w:p>
    <w:p w14:paraId="06FFDFA0" w14:textId="70412D36" w:rsidR="00C81A7C" w:rsidRDefault="00C81A7C" w:rsidP="005404E7">
      <w:pPr>
        <w:rPr>
          <w:ins w:id="77" w:author="Dawson, Bre (ESI)" w:date="2020-03-23T14:19:00Z"/>
          <w:rFonts w:ascii="Arial" w:hAnsi="Arial" w:cs="Arial"/>
          <w:sz w:val="22"/>
          <w:szCs w:val="22"/>
        </w:rPr>
      </w:pPr>
    </w:p>
    <w:p w14:paraId="0F70576C" w14:textId="77777777" w:rsidR="00B63727" w:rsidRDefault="00B63727" w:rsidP="005404E7">
      <w:pPr>
        <w:rPr>
          <w:rFonts w:ascii="Arial" w:hAnsi="Arial" w:cs="Arial"/>
          <w:sz w:val="22"/>
          <w:szCs w:val="22"/>
        </w:rPr>
      </w:pPr>
    </w:p>
    <w:p w14:paraId="2132BB2B" w14:textId="77777777" w:rsidR="000D1504" w:rsidRDefault="000D1504" w:rsidP="005404E7">
      <w:pPr>
        <w:rPr>
          <w:rFonts w:ascii="Arial" w:hAnsi="Arial" w:cs="Arial"/>
          <w:sz w:val="22"/>
          <w:szCs w:val="22"/>
        </w:rPr>
      </w:pPr>
    </w:p>
    <w:p w14:paraId="32432362" w14:textId="77777777" w:rsidR="00C81A7C" w:rsidRPr="00C81A7C" w:rsidRDefault="00C81A7C" w:rsidP="005404E7">
      <w:pPr>
        <w:rPr>
          <w:rFonts w:ascii="Arial" w:hAnsi="Arial" w:cs="Arial"/>
          <w:b/>
          <w:sz w:val="22"/>
          <w:szCs w:val="22"/>
        </w:rPr>
      </w:pPr>
      <w:r w:rsidRPr="00C81A7C">
        <w:rPr>
          <w:rFonts w:ascii="Arial" w:hAnsi="Arial" w:cs="Arial"/>
          <w:b/>
          <w:sz w:val="22"/>
          <w:szCs w:val="22"/>
        </w:rPr>
        <w:lastRenderedPageBreak/>
        <w:t xml:space="preserve">Childcare Casual </w:t>
      </w:r>
    </w:p>
    <w:p w14:paraId="54B13A5F" w14:textId="77777777" w:rsidR="004318C2" w:rsidRDefault="004318C2" w:rsidP="005404E7">
      <w:pPr>
        <w:rPr>
          <w:rFonts w:ascii="Arial" w:hAnsi="Arial" w:cs="Arial"/>
          <w:sz w:val="22"/>
          <w:szCs w:val="22"/>
        </w:rPr>
      </w:pPr>
      <w:r>
        <w:rPr>
          <w:rFonts w:ascii="Arial" w:hAnsi="Arial" w:cs="Arial"/>
          <w:sz w:val="22"/>
          <w:szCs w:val="22"/>
        </w:rPr>
        <w:t xml:space="preserve">For Casual employees covered under the Childcare Enterprise Agreement, overtime conditions are based on rules of either &gt;8hrs in a single shift/day or based on &gt;38hrs worked over a weekly period. </w:t>
      </w:r>
    </w:p>
    <w:p w14:paraId="2E192B33" w14:textId="77777777" w:rsidR="000E118C" w:rsidRDefault="004318C2" w:rsidP="005404E7">
      <w:pPr>
        <w:rPr>
          <w:rFonts w:ascii="Arial" w:hAnsi="Arial" w:cs="Arial"/>
          <w:sz w:val="22"/>
          <w:szCs w:val="22"/>
        </w:rPr>
      </w:pPr>
      <w:r>
        <w:rPr>
          <w:rFonts w:ascii="Arial" w:hAnsi="Arial" w:cs="Arial"/>
          <w:sz w:val="22"/>
          <w:szCs w:val="22"/>
        </w:rPr>
        <w:t xml:space="preserve">For this scenario a week will be considered as Sunday to Saturday, and all </w:t>
      </w:r>
      <w:proofErr w:type="gramStart"/>
      <w:r>
        <w:rPr>
          <w:rFonts w:ascii="Arial" w:hAnsi="Arial" w:cs="Arial"/>
          <w:sz w:val="22"/>
          <w:szCs w:val="22"/>
        </w:rPr>
        <w:t>hours</w:t>
      </w:r>
      <w:proofErr w:type="gramEnd"/>
      <w:r>
        <w:rPr>
          <w:rFonts w:ascii="Arial" w:hAnsi="Arial" w:cs="Arial"/>
          <w:sz w:val="22"/>
          <w:szCs w:val="22"/>
        </w:rPr>
        <w:t xml:space="preserve"> </w:t>
      </w:r>
      <w:r w:rsidR="000E118C">
        <w:rPr>
          <w:rFonts w:ascii="Arial" w:hAnsi="Arial" w:cs="Arial"/>
          <w:sz w:val="22"/>
          <w:szCs w:val="22"/>
        </w:rPr>
        <w:t>casual hours entered (including those considered overtime) will be added to a counter in the period to calculate the below –</w:t>
      </w:r>
    </w:p>
    <w:p w14:paraId="169B1175" w14:textId="77777777" w:rsidR="000E118C" w:rsidRPr="00C847D0" w:rsidRDefault="000E118C" w:rsidP="00DE6430">
      <w:pPr>
        <w:pStyle w:val="ListParagraph"/>
        <w:numPr>
          <w:ilvl w:val="0"/>
          <w:numId w:val="30"/>
        </w:numPr>
        <w:rPr>
          <w:rFonts w:ascii="Arial" w:hAnsi="Arial" w:cs="Arial"/>
          <w:sz w:val="22"/>
          <w:szCs w:val="22"/>
        </w:rPr>
      </w:pPr>
      <w:r w:rsidRPr="00C847D0">
        <w:rPr>
          <w:rFonts w:ascii="Arial" w:hAnsi="Arial" w:cs="Arial"/>
          <w:sz w:val="22"/>
          <w:szCs w:val="22"/>
        </w:rPr>
        <w:t xml:space="preserve">&gt;38hrs – all casual hours paid as OT @ 150% </w:t>
      </w:r>
    </w:p>
    <w:p w14:paraId="55F96562" w14:textId="77777777" w:rsidR="000E118C" w:rsidRPr="00C847D0" w:rsidRDefault="000E118C" w:rsidP="00DE6430">
      <w:pPr>
        <w:pStyle w:val="ListParagraph"/>
        <w:numPr>
          <w:ilvl w:val="0"/>
          <w:numId w:val="30"/>
        </w:numPr>
        <w:rPr>
          <w:rFonts w:ascii="Arial" w:hAnsi="Arial" w:cs="Arial"/>
          <w:sz w:val="22"/>
          <w:szCs w:val="22"/>
        </w:rPr>
      </w:pPr>
      <w:r w:rsidRPr="00C847D0">
        <w:rPr>
          <w:rFonts w:ascii="Arial" w:hAnsi="Arial" w:cs="Arial"/>
          <w:sz w:val="22"/>
          <w:szCs w:val="22"/>
        </w:rPr>
        <w:t>&gt;40hrs – all casual hours paid as OT @ 200%</w:t>
      </w:r>
    </w:p>
    <w:p w14:paraId="5BB33D10" w14:textId="77777777" w:rsidR="000E118C" w:rsidRDefault="000E118C" w:rsidP="005404E7">
      <w:pPr>
        <w:rPr>
          <w:rFonts w:ascii="Arial" w:hAnsi="Arial" w:cs="Arial"/>
          <w:sz w:val="22"/>
          <w:szCs w:val="22"/>
        </w:rPr>
      </w:pPr>
    </w:p>
    <w:p w14:paraId="063A6E33" w14:textId="77777777" w:rsidR="00C847D0" w:rsidRPr="009D3E1B" w:rsidRDefault="00C847D0" w:rsidP="00C847D0">
      <w:pPr>
        <w:rPr>
          <w:rFonts w:ascii="Arial" w:hAnsi="Arial" w:cs="Arial"/>
          <w:b/>
          <w:sz w:val="22"/>
          <w:szCs w:val="22"/>
        </w:rPr>
      </w:pPr>
      <w:r w:rsidRPr="009D3E1B">
        <w:rPr>
          <w:rFonts w:ascii="Arial" w:hAnsi="Arial" w:cs="Arial"/>
          <w:b/>
          <w:sz w:val="22"/>
          <w:szCs w:val="22"/>
        </w:rPr>
        <w:t xml:space="preserve">Scenario </w:t>
      </w:r>
      <w:r>
        <w:rPr>
          <w:rFonts w:ascii="Arial" w:hAnsi="Arial" w:cs="Arial"/>
          <w:b/>
          <w:sz w:val="22"/>
          <w:szCs w:val="22"/>
        </w:rPr>
        <w:t>1</w:t>
      </w:r>
      <w:r w:rsidRPr="009D3E1B">
        <w:rPr>
          <w:rFonts w:ascii="Arial" w:hAnsi="Arial" w:cs="Arial"/>
          <w:b/>
          <w:sz w:val="22"/>
          <w:szCs w:val="22"/>
        </w:rPr>
        <w:t xml:space="preserve">: </w:t>
      </w:r>
    </w:p>
    <w:p w14:paraId="0AA256C6" w14:textId="77777777" w:rsidR="00E86B3F" w:rsidRDefault="00C847D0" w:rsidP="00C847D0">
      <w:pPr>
        <w:rPr>
          <w:rFonts w:ascii="Arial" w:hAnsi="Arial" w:cs="Arial"/>
          <w:sz w:val="22"/>
          <w:szCs w:val="22"/>
        </w:rPr>
      </w:pPr>
      <w:r>
        <w:rPr>
          <w:rFonts w:ascii="Arial" w:hAnsi="Arial" w:cs="Arial"/>
          <w:sz w:val="22"/>
          <w:szCs w:val="22"/>
        </w:rPr>
        <w:t xml:space="preserve">In the below scenario, </w:t>
      </w:r>
      <w:r w:rsidR="00E86B3F">
        <w:rPr>
          <w:rFonts w:ascii="Arial" w:hAnsi="Arial" w:cs="Arial"/>
          <w:sz w:val="22"/>
          <w:szCs w:val="22"/>
        </w:rPr>
        <w:t xml:space="preserve">the 38hrs is reached after 4hrs worked on Thursday therefore 2 additional hours are paid @ 150% and all subsequent hours on that day and for the rest of the week are paid @ 200%. </w:t>
      </w:r>
    </w:p>
    <w:p w14:paraId="10E79EE8" w14:textId="77777777" w:rsidR="00C847D0" w:rsidRDefault="00C847D0" w:rsidP="005404E7">
      <w:pPr>
        <w:rPr>
          <w:rFonts w:ascii="Arial" w:hAnsi="Arial" w:cs="Arial"/>
          <w:sz w:val="22"/>
          <w:szCs w:val="22"/>
        </w:rPr>
      </w:pPr>
      <w:r>
        <w:rPr>
          <w:noProof/>
          <w:lang w:eastAsia="en-AU"/>
        </w:rPr>
        <w:drawing>
          <wp:inline distT="0" distB="0" distL="0" distR="0" wp14:anchorId="091B9F3F" wp14:editId="03B8EF29">
            <wp:extent cx="5943600" cy="12363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236345"/>
                    </a:xfrm>
                    <a:prstGeom prst="rect">
                      <a:avLst/>
                    </a:prstGeom>
                  </pic:spPr>
                </pic:pic>
              </a:graphicData>
            </a:graphic>
          </wp:inline>
        </w:drawing>
      </w:r>
    </w:p>
    <w:p w14:paraId="20C7EDDE" w14:textId="77777777" w:rsidR="00C847D0" w:rsidRDefault="00C847D0" w:rsidP="005404E7">
      <w:pPr>
        <w:rPr>
          <w:rFonts w:ascii="Arial" w:hAnsi="Arial" w:cs="Arial"/>
          <w:sz w:val="22"/>
          <w:szCs w:val="22"/>
        </w:rPr>
      </w:pPr>
    </w:p>
    <w:p w14:paraId="30FD3158" w14:textId="77777777" w:rsidR="00E86B3F" w:rsidRPr="009D3E1B" w:rsidRDefault="00E86B3F" w:rsidP="00E86B3F">
      <w:pPr>
        <w:rPr>
          <w:rFonts w:ascii="Arial" w:hAnsi="Arial" w:cs="Arial"/>
          <w:b/>
          <w:sz w:val="22"/>
          <w:szCs w:val="22"/>
        </w:rPr>
      </w:pPr>
      <w:r w:rsidRPr="009D3E1B">
        <w:rPr>
          <w:rFonts w:ascii="Arial" w:hAnsi="Arial" w:cs="Arial"/>
          <w:b/>
          <w:sz w:val="22"/>
          <w:szCs w:val="22"/>
        </w:rPr>
        <w:t xml:space="preserve">Scenario </w:t>
      </w:r>
      <w:r>
        <w:rPr>
          <w:rFonts w:ascii="Arial" w:hAnsi="Arial" w:cs="Arial"/>
          <w:b/>
          <w:sz w:val="22"/>
          <w:szCs w:val="22"/>
        </w:rPr>
        <w:t>2</w:t>
      </w:r>
      <w:r w:rsidRPr="009D3E1B">
        <w:rPr>
          <w:rFonts w:ascii="Arial" w:hAnsi="Arial" w:cs="Arial"/>
          <w:b/>
          <w:sz w:val="22"/>
          <w:szCs w:val="22"/>
        </w:rPr>
        <w:t xml:space="preserve">: </w:t>
      </w:r>
    </w:p>
    <w:p w14:paraId="7C5AD2AF" w14:textId="77777777" w:rsidR="004318C2" w:rsidRDefault="00E86B3F" w:rsidP="005404E7">
      <w:pPr>
        <w:rPr>
          <w:rFonts w:ascii="Arial" w:hAnsi="Arial" w:cs="Arial"/>
          <w:sz w:val="22"/>
          <w:szCs w:val="22"/>
        </w:rPr>
      </w:pPr>
      <w:r>
        <w:rPr>
          <w:rFonts w:ascii="Arial" w:hAnsi="Arial" w:cs="Arial"/>
          <w:sz w:val="22"/>
          <w:szCs w:val="22"/>
        </w:rPr>
        <w:t xml:space="preserve">In the below scenario, the 38hrs is reached after 2hrs worked on Saturday however the OT rules for this day pays all hours @ 150%. </w:t>
      </w:r>
      <w:proofErr w:type="gramStart"/>
      <w:r>
        <w:rPr>
          <w:rFonts w:ascii="Arial" w:hAnsi="Arial" w:cs="Arial"/>
          <w:sz w:val="22"/>
          <w:szCs w:val="22"/>
        </w:rPr>
        <w:t>Therefore</w:t>
      </w:r>
      <w:proofErr w:type="gramEnd"/>
      <w:r>
        <w:rPr>
          <w:rFonts w:ascii="Arial" w:hAnsi="Arial" w:cs="Arial"/>
          <w:sz w:val="22"/>
          <w:szCs w:val="22"/>
        </w:rPr>
        <w:t xml:space="preserve"> the first 2hrs as well as the 38-40hrs are paid @ 150% and all remaining hours worked @ 200%.</w:t>
      </w:r>
    </w:p>
    <w:p w14:paraId="43517BFC" w14:textId="77777777" w:rsidR="00C847D0" w:rsidRDefault="00C847D0" w:rsidP="005404E7">
      <w:pPr>
        <w:rPr>
          <w:rFonts w:ascii="Arial" w:hAnsi="Arial" w:cs="Arial"/>
          <w:sz w:val="22"/>
          <w:szCs w:val="22"/>
        </w:rPr>
      </w:pPr>
      <w:r>
        <w:rPr>
          <w:noProof/>
          <w:lang w:eastAsia="en-AU"/>
        </w:rPr>
        <w:drawing>
          <wp:inline distT="0" distB="0" distL="0" distR="0" wp14:anchorId="68BB9F01" wp14:editId="00CFE287">
            <wp:extent cx="5943600" cy="1274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274445"/>
                    </a:xfrm>
                    <a:prstGeom prst="rect">
                      <a:avLst/>
                    </a:prstGeom>
                  </pic:spPr>
                </pic:pic>
              </a:graphicData>
            </a:graphic>
          </wp:inline>
        </w:drawing>
      </w:r>
    </w:p>
    <w:p w14:paraId="280E487E" w14:textId="77777777" w:rsidR="00C847D0" w:rsidRDefault="00C847D0" w:rsidP="005404E7">
      <w:pPr>
        <w:rPr>
          <w:rFonts w:ascii="Arial" w:hAnsi="Arial" w:cs="Arial"/>
          <w:sz w:val="22"/>
          <w:szCs w:val="22"/>
        </w:rPr>
      </w:pPr>
    </w:p>
    <w:p w14:paraId="46FFCA5D" w14:textId="77777777" w:rsidR="00C81A7C" w:rsidRPr="00C81A7C" w:rsidRDefault="00E86B3F" w:rsidP="005404E7">
      <w:pPr>
        <w:rPr>
          <w:rFonts w:ascii="Arial" w:hAnsi="Arial" w:cs="Arial"/>
          <w:b/>
          <w:sz w:val="22"/>
          <w:szCs w:val="22"/>
        </w:rPr>
      </w:pPr>
      <w:r>
        <w:rPr>
          <w:rFonts w:ascii="Arial" w:hAnsi="Arial" w:cs="Arial"/>
          <w:b/>
          <w:sz w:val="22"/>
          <w:szCs w:val="22"/>
        </w:rPr>
        <w:t xml:space="preserve">RMIT Training Corporate and Teaching </w:t>
      </w:r>
    </w:p>
    <w:p w14:paraId="5E031B4A" w14:textId="77777777" w:rsidR="00E86B3F" w:rsidRDefault="00E86B3F" w:rsidP="00E86B3F">
      <w:pPr>
        <w:rPr>
          <w:rFonts w:ascii="Arial" w:hAnsi="Arial" w:cs="Arial"/>
          <w:sz w:val="22"/>
          <w:szCs w:val="22"/>
        </w:rPr>
      </w:pPr>
      <w:r>
        <w:rPr>
          <w:rFonts w:ascii="Arial" w:hAnsi="Arial" w:cs="Arial"/>
          <w:sz w:val="22"/>
          <w:szCs w:val="22"/>
        </w:rPr>
        <w:t xml:space="preserve">For Corporate and Teaching employees covered under the RMIT Training NTEU Enterprise Agreement, overtime conditions are payable where an employee has worked </w:t>
      </w:r>
      <w:proofErr w:type="gramStart"/>
      <w:r>
        <w:rPr>
          <w:rFonts w:ascii="Arial" w:hAnsi="Arial" w:cs="Arial"/>
          <w:sz w:val="22"/>
          <w:szCs w:val="22"/>
        </w:rPr>
        <w:t>in excess of</w:t>
      </w:r>
      <w:proofErr w:type="gramEnd"/>
      <w:r>
        <w:rPr>
          <w:rFonts w:ascii="Arial" w:hAnsi="Arial" w:cs="Arial"/>
          <w:sz w:val="22"/>
          <w:szCs w:val="22"/>
        </w:rPr>
        <w:t xml:space="preserve"> 72hrs in a pay period. </w:t>
      </w:r>
    </w:p>
    <w:p w14:paraId="383AC6FE" w14:textId="77777777" w:rsidR="00E86B3F" w:rsidRDefault="00E86B3F" w:rsidP="00E86B3F">
      <w:pPr>
        <w:rPr>
          <w:rFonts w:ascii="Arial" w:hAnsi="Arial" w:cs="Arial"/>
          <w:sz w:val="22"/>
          <w:szCs w:val="22"/>
        </w:rPr>
      </w:pPr>
      <w:r>
        <w:rPr>
          <w:rFonts w:ascii="Arial" w:hAnsi="Arial" w:cs="Arial"/>
          <w:sz w:val="22"/>
          <w:szCs w:val="22"/>
        </w:rPr>
        <w:lastRenderedPageBreak/>
        <w:t xml:space="preserve">For this scenario a pay period is considered the fortnight pay cycle Sunday to Saturday and all hours worked (planned plus part time additional hours) will be added to a counter in the period to calculate the below – </w:t>
      </w:r>
    </w:p>
    <w:p w14:paraId="41F0C156" w14:textId="77777777" w:rsidR="00E86B3F" w:rsidRPr="00E86B3F" w:rsidRDefault="00E86B3F" w:rsidP="00DE6430">
      <w:pPr>
        <w:pStyle w:val="ListParagraph"/>
        <w:numPr>
          <w:ilvl w:val="0"/>
          <w:numId w:val="31"/>
        </w:numPr>
        <w:rPr>
          <w:rFonts w:ascii="Arial" w:hAnsi="Arial" w:cs="Arial"/>
          <w:sz w:val="22"/>
          <w:szCs w:val="22"/>
        </w:rPr>
      </w:pPr>
      <w:r w:rsidRPr="00E86B3F">
        <w:rPr>
          <w:rFonts w:ascii="Arial" w:hAnsi="Arial" w:cs="Arial"/>
          <w:sz w:val="22"/>
          <w:szCs w:val="22"/>
        </w:rPr>
        <w:t xml:space="preserve">&gt;72hrs reached on M-F – all hours paid at OT @ 150% </w:t>
      </w:r>
    </w:p>
    <w:p w14:paraId="4C35C986" w14:textId="77777777" w:rsidR="00E86B3F" w:rsidRPr="00E86B3F" w:rsidRDefault="00E86B3F" w:rsidP="00DE6430">
      <w:pPr>
        <w:pStyle w:val="ListParagraph"/>
        <w:numPr>
          <w:ilvl w:val="0"/>
          <w:numId w:val="31"/>
        </w:numPr>
        <w:rPr>
          <w:rFonts w:ascii="Arial" w:hAnsi="Arial" w:cs="Arial"/>
          <w:sz w:val="22"/>
          <w:szCs w:val="22"/>
        </w:rPr>
      </w:pPr>
      <w:r w:rsidRPr="00E86B3F">
        <w:rPr>
          <w:rFonts w:ascii="Arial" w:hAnsi="Arial" w:cs="Arial"/>
          <w:sz w:val="22"/>
          <w:szCs w:val="22"/>
        </w:rPr>
        <w:t xml:space="preserve">&gt;72hrs reached on Sat/Sun – 72-76hrs paid OT @ 150%; &gt;76hrs paid OT @ 200% </w:t>
      </w:r>
    </w:p>
    <w:p w14:paraId="4680E5E2" w14:textId="77777777" w:rsidR="00E86B3F" w:rsidRDefault="00E86B3F" w:rsidP="00E86B3F">
      <w:pPr>
        <w:rPr>
          <w:rFonts w:ascii="Arial" w:hAnsi="Arial" w:cs="Arial"/>
          <w:sz w:val="22"/>
          <w:szCs w:val="22"/>
        </w:rPr>
      </w:pPr>
    </w:p>
    <w:p w14:paraId="59FFDE86" w14:textId="77777777" w:rsidR="00B048AA" w:rsidRDefault="00E86B3F" w:rsidP="00E86B3F">
      <w:pPr>
        <w:rPr>
          <w:rFonts w:ascii="Arial" w:hAnsi="Arial" w:cs="Arial"/>
          <w:sz w:val="22"/>
          <w:szCs w:val="22"/>
        </w:rPr>
      </w:pPr>
      <w:r>
        <w:rPr>
          <w:rFonts w:ascii="Arial" w:hAnsi="Arial" w:cs="Arial"/>
          <w:sz w:val="22"/>
          <w:szCs w:val="22"/>
        </w:rPr>
        <w:t xml:space="preserve">Full time employees will be scheduled to work 72hrs in the pay period and any hours in addition to this will be entered in the timesheet as overtime, so this rule is not applicable. </w:t>
      </w:r>
    </w:p>
    <w:p w14:paraId="4808A933" w14:textId="77777777" w:rsidR="00E86B3F" w:rsidRDefault="00E86B3F" w:rsidP="00E86B3F">
      <w:pPr>
        <w:rPr>
          <w:rFonts w:ascii="Arial" w:hAnsi="Arial" w:cs="Arial"/>
          <w:sz w:val="22"/>
          <w:szCs w:val="22"/>
        </w:rPr>
      </w:pPr>
      <w:r>
        <w:rPr>
          <w:rFonts w:ascii="Arial" w:hAnsi="Arial" w:cs="Arial"/>
          <w:sz w:val="22"/>
          <w:szCs w:val="22"/>
        </w:rPr>
        <w:t xml:space="preserve">This will apply to </w:t>
      </w:r>
      <w:r w:rsidR="00B048AA">
        <w:rPr>
          <w:rFonts w:ascii="Arial" w:hAnsi="Arial" w:cs="Arial"/>
          <w:sz w:val="22"/>
          <w:szCs w:val="22"/>
        </w:rPr>
        <w:t>P</w:t>
      </w:r>
      <w:r>
        <w:rPr>
          <w:rFonts w:ascii="Arial" w:hAnsi="Arial" w:cs="Arial"/>
          <w:sz w:val="22"/>
          <w:szCs w:val="22"/>
        </w:rPr>
        <w:t xml:space="preserve">art </w:t>
      </w:r>
      <w:r w:rsidR="00B048AA">
        <w:rPr>
          <w:rFonts w:ascii="Arial" w:hAnsi="Arial" w:cs="Arial"/>
          <w:sz w:val="22"/>
          <w:szCs w:val="22"/>
        </w:rPr>
        <w:t>T</w:t>
      </w:r>
      <w:r>
        <w:rPr>
          <w:rFonts w:ascii="Arial" w:hAnsi="Arial" w:cs="Arial"/>
          <w:sz w:val="22"/>
          <w:szCs w:val="22"/>
        </w:rPr>
        <w:t xml:space="preserve">ime </w:t>
      </w:r>
      <w:r w:rsidR="00B048AA">
        <w:rPr>
          <w:rFonts w:ascii="Arial" w:hAnsi="Arial" w:cs="Arial"/>
          <w:sz w:val="22"/>
          <w:szCs w:val="22"/>
        </w:rPr>
        <w:t xml:space="preserve">and Casual </w:t>
      </w:r>
      <w:r>
        <w:rPr>
          <w:rFonts w:ascii="Arial" w:hAnsi="Arial" w:cs="Arial"/>
          <w:sz w:val="22"/>
          <w:szCs w:val="22"/>
        </w:rPr>
        <w:t xml:space="preserve">Corporate and Teaching employees only. </w:t>
      </w:r>
    </w:p>
    <w:p w14:paraId="0F4FE04C" w14:textId="77777777" w:rsidR="0029046E" w:rsidRDefault="0029046E" w:rsidP="00E86B3F">
      <w:pPr>
        <w:rPr>
          <w:rFonts w:ascii="Arial" w:hAnsi="Arial" w:cs="Arial"/>
          <w:sz w:val="22"/>
          <w:szCs w:val="22"/>
        </w:rPr>
      </w:pPr>
    </w:p>
    <w:p w14:paraId="065C8420" w14:textId="77777777" w:rsidR="0029046E" w:rsidRPr="009D3E1B" w:rsidRDefault="0029046E" w:rsidP="0029046E">
      <w:pPr>
        <w:rPr>
          <w:rFonts w:ascii="Arial" w:hAnsi="Arial" w:cs="Arial"/>
          <w:b/>
          <w:sz w:val="22"/>
          <w:szCs w:val="22"/>
        </w:rPr>
      </w:pPr>
      <w:r w:rsidRPr="009D3E1B">
        <w:rPr>
          <w:rFonts w:ascii="Arial" w:hAnsi="Arial" w:cs="Arial"/>
          <w:b/>
          <w:sz w:val="22"/>
          <w:szCs w:val="22"/>
        </w:rPr>
        <w:t xml:space="preserve">Scenario </w:t>
      </w:r>
      <w:r>
        <w:rPr>
          <w:rFonts w:ascii="Arial" w:hAnsi="Arial" w:cs="Arial"/>
          <w:b/>
          <w:sz w:val="22"/>
          <w:szCs w:val="22"/>
        </w:rPr>
        <w:t>1</w:t>
      </w:r>
      <w:r w:rsidRPr="009D3E1B">
        <w:rPr>
          <w:rFonts w:ascii="Arial" w:hAnsi="Arial" w:cs="Arial"/>
          <w:b/>
          <w:sz w:val="22"/>
          <w:szCs w:val="22"/>
        </w:rPr>
        <w:t xml:space="preserve">: </w:t>
      </w:r>
    </w:p>
    <w:p w14:paraId="2645822A" w14:textId="77777777" w:rsidR="0029046E" w:rsidRDefault="0029046E" w:rsidP="0029046E">
      <w:pPr>
        <w:rPr>
          <w:rFonts w:ascii="Arial" w:hAnsi="Arial" w:cs="Arial"/>
          <w:sz w:val="22"/>
          <w:szCs w:val="22"/>
        </w:rPr>
      </w:pPr>
      <w:r>
        <w:rPr>
          <w:rFonts w:ascii="Arial" w:hAnsi="Arial" w:cs="Arial"/>
          <w:sz w:val="22"/>
          <w:szCs w:val="22"/>
        </w:rPr>
        <w:t xml:space="preserve">In the below scenario, a </w:t>
      </w:r>
      <w:proofErr w:type="gramStart"/>
      <w:r>
        <w:rPr>
          <w:rFonts w:ascii="Arial" w:hAnsi="Arial" w:cs="Arial"/>
          <w:sz w:val="22"/>
          <w:szCs w:val="22"/>
        </w:rPr>
        <w:t>part time employees</w:t>
      </w:r>
      <w:proofErr w:type="gramEnd"/>
      <w:r>
        <w:rPr>
          <w:rFonts w:ascii="Arial" w:hAnsi="Arial" w:cs="Arial"/>
          <w:sz w:val="22"/>
          <w:szCs w:val="22"/>
        </w:rPr>
        <w:t xml:space="preserve"> works 30hrs per week M-W</w:t>
      </w:r>
      <w:r w:rsidR="00EB4E09">
        <w:rPr>
          <w:rFonts w:ascii="Arial" w:hAnsi="Arial" w:cs="Arial"/>
          <w:sz w:val="22"/>
          <w:szCs w:val="22"/>
        </w:rPr>
        <w:t xml:space="preserve"> (08:00-19:00 with 1hr break)</w:t>
      </w:r>
      <w:r>
        <w:rPr>
          <w:rFonts w:ascii="Arial" w:hAnsi="Arial" w:cs="Arial"/>
          <w:sz w:val="22"/>
          <w:szCs w:val="22"/>
        </w:rPr>
        <w:t xml:space="preserve">. These 30hrs will be paid as salary based on calculations described in the Payroll Blueprint. </w:t>
      </w:r>
    </w:p>
    <w:p w14:paraId="539F441F" w14:textId="77777777" w:rsidR="0029046E" w:rsidRDefault="0029046E" w:rsidP="0029046E">
      <w:pPr>
        <w:rPr>
          <w:rFonts w:ascii="Arial" w:hAnsi="Arial" w:cs="Arial"/>
          <w:sz w:val="22"/>
          <w:szCs w:val="22"/>
        </w:rPr>
      </w:pPr>
      <w:r>
        <w:rPr>
          <w:rFonts w:ascii="Arial" w:hAnsi="Arial" w:cs="Arial"/>
          <w:sz w:val="22"/>
          <w:szCs w:val="22"/>
        </w:rPr>
        <w:t xml:space="preserve">In this pay cycle, the employee works an additional 20 hours, which reaches </w:t>
      </w:r>
      <w:proofErr w:type="gramStart"/>
      <w:r>
        <w:rPr>
          <w:rFonts w:ascii="Arial" w:hAnsi="Arial" w:cs="Arial"/>
          <w:sz w:val="22"/>
          <w:szCs w:val="22"/>
        </w:rPr>
        <w:t>in excess of</w:t>
      </w:r>
      <w:proofErr w:type="gramEnd"/>
      <w:r>
        <w:rPr>
          <w:rFonts w:ascii="Arial" w:hAnsi="Arial" w:cs="Arial"/>
          <w:sz w:val="22"/>
          <w:szCs w:val="22"/>
        </w:rPr>
        <w:t xml:space="preserve"> 72hrs on the second Wed of the fortnight. As the rostered 10hrs on this day are already paid as salary, only the hours greater than 72hrs will be generated as OT by time evaluation which as it’s a weekday will all be paid @ 150%. </w:t>
      </w:r>
    </w:p>
    <w:p w14:paraId="20054250" w14:textId="77777777" w:rsidR="0029046E" w:rsidRDefault="0029046E" w:rsidP="005404E7">
      <w:pPr>
        <w:rPr>
          <w:rFonts w:ascii="Arial" w:hAnsi="Arial" w:cs="Arial"/>
          <w:sz w:val="22"/>
          <w:szCs w:val="22"/>
        </w:rPr>
      </w:pPr>
      <w:r>
        <w:rPr>
          <w:noProof/>
          <w:lang w:eastAsia="en-AU"/>
        </w:rPr>
        <w:drawing>
          <wp:inline distT="0" distB="0" distL="0" distR="0" wp14:anchorId="4231FD81" wp14:editId="12D71B01">
            <wp:extent cx="5943600" cy="27368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36850"/>
                    </a:xfrm>
                    <a:prstGeom prst="rect">
                      <a:avLst/>
                    </a:prstGeom>
                  </pic:spPr>
                </pic:pic>
              </a:graphicData>
            </a:graphic>
          </wp:inline>
        </w:drawing>
      </w:r>
    </w:p>
    <w:p w14:paraId="04CDC3DE" w14:textId="77777777" w:rsidR="00E86B3F" w:rsidRDefault="00E86B3F" w:rsidP="005404E7">
      <w:pPr>
        <w:rPr>
          <w:rFonts w:ascii="Arial" w:hAnsi="Arial" w:cs="Arial"/>
          <w:sz w:val="22"/>
          <w:szCs w:val="22"/>
        </w:rPr>
      </w:pPr>
    </w:p>
    <w:p w14:paraId="64DFD617" w14:textId="77777777" w:rsidR="0029046E" w:rsidRPr="009D3E1B" w:rsidRDefault="0029046E" w:rsidP="0029046E">
      <w:pPr>
        <w:rPr>
          <w:rFonts w:ascii="Arial" w:hAnsi="Arial" w:cs="Arial"/>
          <w:b/>
          <w:sz w:val="22"/>
          <w:szCs w:val="22"/>
        </w:rPr>
      </w:pPr>
      <w:r w:rsidRPr="009D3E1B">
        <w:rPr>
          <w:rFonts w:ascii="Arial" w:hAnsi="Arial" w:cs="Arial"/>
          <w:b/>
          <w:sz w:val="22"/>
          <w:szCs w:val="22"/>
        </w:rPr>
        <w:t xml:space="preserve">Scenario </w:t>
      </w:r>
      <w:r w:rsidR="002F001F">
        <w:rPr>
          <w:rFonts w:ascii="Arial" w:hAnsi="Arial" w:cs="Arial"/>
          <w:b/>
          <w:sz w:val="22"/>
          <w:szCs w:val="22"/>
        </w:rPr>
        <w:t>2</w:t>
      </w:r>
      <w:r w:rsidRPr="009D3E1B">
        <w:rPr>
          <w:rFonts w:ascii="Arial" w:hAnsi="Arial" w:cs="Arial"/>
          <w:b/>
          <w:sz w:val="22"/>
          <w:szCs w:val="22"/>
        </w:rPr>
        <w:t xml:space="preserve">: </w:t>
      </w:r>
    </w:p>
    <w:p w14:paraId="7A252444" w14:textId="77777777" w:rsidR="00EB4E09" w:rsidRDefault="0029046E" w:rsidP="0029046E">
      <w:pPr>
        <w:rPr>
          <w:rFonts w:ascii="Arial" w:hAnsi="Arial" w:cs="Arial"/>
          <w:sz w:val="22"/>
          <w:szCs w:val="22"/>
        </w:rPr>
      </w:pPr>
      <w:r>
        <w:rPr>
          <w:rFonts w:ascii="Arial" w:hAnsi="Arial" w:cs="Arial"/>
          <w:sz w:val="22"/>
          <w:szCs w:val="22"/>
        </w:rPr>
        <w:t xml:space="preserve">In the below scenario, </w:t>
      </w:r>
      <w:r w:rsidR="00EB4E09">
        <w:rPr>
          <w:rFonts w:ascii="Arial" w:hAnsi="Arial" w:cs="Arial"/>
          <w:sz w:val="22"/>
          <w:szCs w:val="22"/>
        </w:rPr>
        <w:t xml:space="preserve">the employee works the same part time hours as above (30hrs per week) but over different days and times. These will be paid by payroll as salary. </w:t>
      </w:r>
    </w:p>
    <w:p w14:paraId="7DED44D4" w14:textId="77777777" w:rsidR="002F001F" w:rsidRDefault="0029046E" w:rsidP="0029046E">
      <w:pPr>
        <w:rPr>
          <w:rFonts w:ascii="Arial" w:hAnsi="Arial" w:cs="Arial"/>
          <w:sz w:val="22"/>
          <w:szCs w:val="22"/>
        </w:rPr>
      </w:pPr>
      <w:r>
        <w:rPr>
          <w:rFonts w:ascii="Arial" w:hAnsi="Arial" w:cs="Arial"/>
          <w:sz w:val="22"/>
          <w:szCs w:val="22"/>
        </w:rPr>
        <w:lastRenderedPageBreak/>
        <w:t>In this pay cycle,</w:t>
      </w:r>
      <w:r w:rsidR="00EB4E09">
        <w:rPr>
          <w:rFonts w:ascii="Arial" w:hAnsi="Arial" w:cs="Arial"/>
          <w:sz w:val="22"/>
          <w:szCs w:val="22"/>
        </w:rPr>
        <w:t xml:space="preserve"> the employee works an additional 20 hours</w:t>
      </w:r>
      <w:r w:rsidR="002F001F">
        <w:rPr>
          <w:rFonts w:ascii="Arial" w:hAnsi="Arial" w:cs="Arial"/>
          <w:sz w:val="22"/>
          <w:szCs w:val="22"/>
        </w:rPr>
        <w:t xml:space="preserve">. The 2 additional hours which are worked on the second Fri of the fortnight are </w:t>
      </w:r>
      <w:proofErr w:type="gramStart"/>
      <w:r w:rsidR="002F001F">
        <w:rPr>
          <w:rFonts w:ascii="Arial" w:hAnsi="Arial" w:cs="Arial"/>
          <w:sz w:val="22"/>
          <w:szCs w:val="22"/>
        </w:rPr>
        <w:t>in excess of</w:t>
      </w:r>
      <w:proofErr w:type="gramEnd"/>
      <w:r w:rsidR="002F001F">
        <w:rPr>
          <w:rFonts w:ascii="Arial" w:hAnsi="Arial" w:cs="Arial"/>
          <w:sz w:val="22"/>
          <w:szCs w:val="22"/>
        </w:rPr>
        <w:t xml:space="preserve"> the 72hrs and therefore are all paid OT @ 150%. The hours then worked on the second Sat of the fortnight are over the weekly </w:t>
      </w:r>
      <w:proofErr w:type="gramStart"/>
      <w:r w:rsidR="002F001F">
        <w:rPr>
          <w:rFonts w:ascii="Arial" w:hAnsi="Arial" w:cs="Arial"/>
          <w:sz w:val="22"/>
          <w:szCs w:val="22"/>
        </w:rPr>
        <w:t>cap</w:t>
      </w:r>
      <w:proofErr w:type="gramEnd"/>
      <w:r w:rsidR="002F001F">
        <w:rPr>
          <w:rFonts w:ascii="Arial" w:hAnsi="Arial" w:cs="Arial"/>
          <w:sz w:val="22"/>
          <w:szCs w:val="22"/>
        </w:rPr>
        <w:t xml:space="preserve"> so the first 2 hours are paid OT @ 150% (which reaches 76hrs) then remainder all paid OT @ 200%. </w:t>
      </w:r>
    </w:p>
    <w:p w14:paraId="12766A3C" w14:textId="77777777" w:rsidR="002F001F" w:rsidRDefault="002F001F" w:rsidP="0029046E">
      <w:pPr>
        <w:rPr>
          <w:rFonts w:ascii="Arial" w:hAnsi="Arial" w:cs="Arial"/>
          <w:sz w:val="22"/>
          <w:szCs w:val="22"/>
        </w:rPr>
      </w:pPr>
      <w:r>
        <w:rPr>
          <w:rFonts w:ascii="Arial" w:hAnsi="Arial" w:cs="Arial"/>
          <w:sz w:val="22"/>
          <w:szCs w:val="22"/>
        </w:rPr>
        <w:t xml:space="preserve">The OT @ 150% generated in the first fortnight is due to hours worked after 9pm. </w:t>
      </w:r>
    </w:p>
    <w:p w14:paraId="63D644F4" w14:textId="77777777" w:rsidR="0029046E" w:rsidRDefault="00EB4E09" w:rsidP="00E86B3F">
      <w:pPr>
        <w:rPr>
          <w:rFonts w:ascii="Arial" w:hAnsi="Arial" w:cs="Arial"/>
          <w:sz w:val="22"/>
          <w:szCs w:val="22"/>
        </w:rPr>
      </w:pPr>
      <w:r>
        <w:rPr>
          <w:noProof/>
          <w:lang w:eastAsia="en-AU"/>
        </w:rPr>
        <w:drawing>
          <wp:inline distT="0" distB="0" distL="0" distR="0" wp14:anchorId="6133ABD6" wp14:editId="16540C9B">
            <wp:extent cx="5943600" cy="2747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47645"/>
                    </a:xfrm>
                    <a:prstGeom prst="rect">
                      <a:avLst/>
                    </a:prstGeom>
                  </pic:spPr>
                </pic:pic>
              </a:graphicData>
            </a:graphic>
          </wp:inline>
        </w:drawing>
      </w:r>
    </w:p>
    <w:p w14:paraId="2E203795" w14:textId="77777777" w:rsidR="00ED4337" w:rsidRDefault="00ED4337" w:rsidP="00E86B3F">
      <w:pPr>
        <w:rPr>
          <w:rFonts w:ascii="Arial" w:hAnsi="Arial" w:cs="Arial"/>
          <w:sz w:val="22"/>
          <w:szCs w:val="22"/>
        </w:rPr>
      </w:pPr>
    </w:p>
    <w:p w14:paraId="25011B09" w14:textId="77777777" w:rsidR="002E294F" w:rsidRPr="008651FF" w:rsidRDefault="002E294F" w:rsidP="002E294F">
      <w:pPr>
        <w:pStyle w:val="Heading3"/>
      </w:pPr>
      <w:bookmarkStart w:id="78" w:name="_Toc20471431"/>
      <w:r>
        <w:t>Allowances</w:t>
      </w:r>
      <w:bookmarkEnd w:id="78"/>
      <w:r>
        <w:t xml:space="preserve"> </w:t>
      </w:r>
      <w:r w:rsidRPr="008651FF">
        <w:t xml:space="preserve"> </w:t>
      </w:r>
    </w:p>
    <w:p w14:paraId="3676DBD2" w14:textId="77777777" w:rsidR="00F00964" w:rsidRDefault="002E294F" w:rsidP="00E86B3F">
      <w:pPr>
        <w:rPr>
          <w:rFonts w:ascii="Arial" w:hAnsi="Arial" w:cs="Arial"/>
          <w:sz w:val="22"/>
          <w:szCs w:val="22"/>
        </w:rPr>
      </w:pPr>
      <w:proofErr w:type="spellStart"/>
      <w:r>
        <w:rPr>
          <w:rFonts w:ascii="Arial" w:hAnsi="Arial" w:cs="Arial"/>
          <w:sz w:val="22"/>
          <w:szCs w:val="22"/>
        </w:rPr>
        <w:t>GlobalView</w:t>
      </w:r>
      <w:proofErr w:type="spellEnd"/>
      <w:r w:rsidRPr="003F141A">
        <w:rPr>
          <w:rFonts w:ascii="Arial" w:hAnsi="Arial" w:cs="Arial"/>
          <w:sz w:val="22"/>
          <w:szCs w:val="22"/>
          <w:vertAlign w:val="superscript"/>
        </w:rPr>
        <w:t>®</w:t>
      </w:r>
      <w:r>
        <w:rPr>
          <w:rFonts w:ascii="Arial" w:hAnsi="Arial" w:cs="Arial"/>
          <w:sz w:val="22"/>
          <w:szCs w:val="22"/>
        </w:rPr>
        <w:t xml:space="preserve"> will generate allowances, such as overtime meal allowances, based on attendance data received. </w:t>
      </w:r>
    </w:p>
    <w:p w14:paraId="08DBDFEF" w14:textId="77777777" w:rsidR="002E294F" w:rsidRDefault="00F00964" w:rsidP="00E86B3F">
      <w:pPr>
        <w:rPr>
          <w:rFonts w:ascii="Arial" w:hAnsi="Arial" w:cs="Arial"/>
          <w:sz w:val="22"/>
          <w:szCs w:val="22"/>
        </w:rPr>
      </w:pPr>
      <w:r>
        <w:rPr>
          <w:rFonts w:ascii="Arial" w:hAnsi="Arial" w:cs="Arial"/>
          <w:sz w:val="22"/>
          <w:szCs w:val="22"/>
        </w:rPr>
        <w:t xml:space="preserve">There will also be allowance claims </w:t>
      </w:r>
      <w:r w:rsidR="002E294F">
        <w:rPr>
          <w:rFonts w:ascii="Arial" w:hAnsi="Arial" w:cs="Arial"/>
          <w:sz w:val="22"/>
          <w:szCs w:val="22"/>
        </w:rPr>
        <w:t>which will come through the timesheet</w:t>
      </w:r>
      <w:r>
        <w:rPr>
          <w:rFonts w:ascii="Arial" w:hAnsi="Arial" w:cs="Arial"/>
          <w:sz w:val="22"/>
          <w:szCs w:val="22"/>
        </w:rPr>
        <w:t xml:space="preserve">, these </w:t>
      </w:r>
      <w:r w:rsidR="002E294F">
        <w:rPr>
          <w:rFonts w:ascii="Arial" w:hAnsi="Arial" w:cs="Arial"/>
          <w:sz w:val="22"/>
          <w:szCs w:val="22"/>
        </w:rPr>
        <w:t xml:space="preserve">will be loaded into </w:t>
      </w:r>
      <w:proofErr w:type="spellStart"/>
      <w:r w:rsidR="002E294F">
        <w:rPr>
          <w:rFonts w:ascii="Arial" w:hAnsi="Arial" w:cs="Arial"/>
          <w:sz w:val="22"/>
          <w:szCs w:val="22"/>
        </w:rPr>
        <w:t>Infotype</w:t>
      </w:r>
      <w:proofErr w:type="spellEnd"/>
      <w:r w:rsidR="002E294F">
        <w:rPr>
          <w:rFonts w:ascii="Arial" w:hAnsi="Arial" w:cs="Arial"/>
          <w:sz w:val="22"/>
          <w:szCs w:val="22"/>
        </w:rPr>
        <w:t xml:space="preserve"> 201</w:t>
      </w:r>
      <w:r w:rsidR="0080122B">
        <w:rPr>
          <w:rFonts w:ascii="Arial" w:hAnsi="Arial" w:cs="Arial"/>
          <w:sz w:val="22"/>
          <w:szCs w:val="22"/>
        </w:rPr>
        <w:t>0</w:t>
      </w:r>
      <w:r w:rsidR="002E294F">
        <w:rPr>
          <w:rFonts w:ascii="Arial" w:hAnsi="Arial" w:cs="Arial"/>
          <w:sz w:val="22"/>
          <w:szCs w:val="22"/>
        </w:rPr>
        <w:t xml:space="preserve"> – Employee Remuneration Info. Some of these allowances will be paid directly through payroll, others will require processing through time evaluation to determine the relevant rate of payment such as the </w:t>
      </w:r>
      <w:proofErr w:type="gramStart"/>
      <w:r w:rsidR="002E294F">
        <w:rPr>
          <w:rFonts w:ascii="Arial" w:hAnsi="Arial" w:cs="Arial"/>
          <w:sz w:val="22"/>
          <w:szCs w:val="22"/>
        </w:rPr>
        <w:t>On Call</w:t>
      </w:r>
      <w:proofErr w:type="gramEnd"/>
      <w:r w:rsidR="002E294F">
        <w:rPr>
          <w:rFonts w:ascii="Arial" w:hAnsi="Arial" w:cs="Arial"/>
          <w:sz w:val="22"/>
          <w:szCs w:val="22"/>
        </w:rPr>
        <w:t xml:space="preserve"> Allowance. </w:t>
      </w:r>
    </w:p>
    <w:p w14:paraId="762A82BA" w14:textId="77777777" w:rsidR="00F00964" w:rsidRDefault="00F00964" w:rsidP="00F00964">
      <w:pPr>
        <w:rPr>
          <w:rFonts w:ascii="Arial" w:hAnsi="Arial" w:cs="Arial"/>
          <w:sz w:val="22"/>
          <w:szCs w:val="22"/>
        </w:rPr>
      </w:pPr>
      <w:r>
        <w:rPr>
          <w:rFonts w:ascii="Arial" w:hAnsi="Arial" w:cs="Arial"/>
          <w:sz w:val="22"/>
          <w:szCs w:val="22"/>
        </w:rPr>
        <w:t>These rules are documented in the</w:t>
      </w:r>
      <w:r w:rsidRPr="008D76AF">
        <w:rPr>
          <w:rFonts w:ascii="Arial" w:hAnsi="Arial" w:cs="Arial"/>
          <w:sz w:val="22"/>
          <w:szCs w:val="22"/>
        </w:rPr>
        <w:t xml:space="preserve"> Configuration Worksheet ‘Time Rule Overview</w:t>
      </w:r>
      <w:r>
        <w:rPr>
          <w:rFonts w:ascii="Arial" w:hAnsi="Arial" w:cs="Arial"/>
          <w:sz w:val="22"/>
          <w:szCs w:val="22"/>
        </w:rPr>
        <w:t>’ and</w:t>
      </w:r>
      <w:r w:rsidRPr="008D76AF">
        <w:rPr>
          <w:rFonts w:ascii="Arial" w:hAnsi="Arial" w:cs="Arial"/>
          <w:sz w:val="22"/>
          <w:szCs w:val="22"/>
        </w:rPr>
        <w:t xml:space="preserve"> ‘</w:t>
      </w:r>
      <w:proofErr w:type="spellStart"/>
      <w:r w:rsidRPr="00ED4337">
        <w:rPr>
          <w:rFonts w:ascii="Arial" w:hAnsi="Arial" w:cs="Arial"/>
          <w:sz w:val="22"/>
          <w:szCs w:val="22"/>
        </w:rPr>
        <w:t>Overview_</w:t>
      </w:r>
      <w:r>
        <w:rPr>
          <w:rFonts w:ascii="Arial" w:hAnsi="Arial" w:cs="Arial"/>
          <w:sz w:val="22"/>
          <w:szCs w:val="22"/>
        </w:rPr>
        <w:t>Allowance</w:t>
      </w:r>
      <w:proofErr w:type="spellEnd"/>
      <w:r w:rsidRPr="008D76AF">
        <w:rPr>
          <w:rFonts w:ascii="Arial" w:hAnsi="Arial" w:cs="Arial"/>
          <w:sz w:val="22"/>
          <w:szCs w:val="22"/>
        </w:rPr>
        <w:t>’ tabs</w:t>
      </w:r>
      <w:r>
        <w:rPr>
          <w:rFonts w:ascii="Arial" w:hAnsi="Arial" w:cs="Arial"/>
          <w:sz w:val="22"/>
          <w:szCs w:val="22"/>
        </w:rPr>
        <w:t xml:space="preserve">. </w:t>
      </w:r>
    </w:p>
    <w:p w14:paraId="57E60E88" w14:textId="77777777" w:rsidR="002E294F" w:rsidRDefault="002E294F" w:rsidP="00E86B3F">
      <w:pPr>
        <w:rPr>
          <w:rFonts w:ascii="Arial" w:hAnsi="Arial" w:cs="Arial"/>
          <w:sz w:val="22"/>
          <w:szCs w:val="22"/>
        </w:rPr>
      </w:pPr>
    </w:p>
    <w:p w14:paraId="2FC86614" w14:textId="77777777" w:rsidR="005404E7" w:rsidRPr="008651FF" w:rsidRDefault="005404E7" w:rsidP="005404E7">
      <w:pPr>
        <w:pStyle w:val="Heading3"/>
      </w:pPr>
      <w:bookmarkStart w:id="79" w:name="_Toc20471432"/>
      <w:r w:rsidRPr="008651FF">
        <w:t>Leave Accruals</w:t>
      </w:r>
      <w:bookmarkEnd w:id="79"/>
      <w:r w:rsidRPr="008651FF">
        <w:t xml:space="preserve"> </w:t>
      </w:r>
    </w:p>
    <w:p w14:paraId="3600CB9B" w14:textId="77777777" w:rsidR="00F5296F" w:rsidRDefault="00ED4337" w:rsidP="00E23D83">
      <w:pPr>
        <w:rPr>
          <w:rFonts w:ascii="Arial" w:hAnsi="Arial" w:cs="Arial"/>
          <w:sz w:val="22"/>
          <w:szCs w:val="22"/>
        </w:rPr>
      </w:pPr>
      <w:r>
        <w:rPr>
          <w:rFonts w:ascii="Arial" w:hAnsi="Arial" w:cs="Arial"/>
          <w:sz w:val="22"/>
          <w:szCs w:val="22"/>
        </w:rPr>
        <w:t xml:space="preserve">Leave accruals generally will be based on the employee’s work schedule rule loaded into </w:t>
      </w:r>
      <w:proofErr w:type="spellStart"/>
      <w:r>
        <w:rPr>
          <w:rFonts w:ascii="Arial" w:hAnsi="Arial" w:cs="Arial"/>
          <w:sz w:val="22"/>
          <w:szCs w:val="22"/>
        </w:rPr>
        <w:t>Infotype</w:t>
      </w:r>
      <w:proofErr w:type="spellEnd"/>
      <w:r>
        <w:rPr>
          <w:rFonts w:ascii="Arial" w:hAnsi="Arial" w:cs="Arial"/>
          <w:sz w:val="22"/>
          <w:szCs w:val="22"/>
        </w:rPr>
        <w:t xml:space="preserve"> 0007. </w:t>
      </w:r>
    </w:p>
    <w:p w14:paraId="578FD7F1" w14:textId="77777777" w:rsidR="00ED4337" w:rsidRDefault="00ED4337" w:rsidP="00E23D83">
      <w:pPr>
        <w:rPr>
          <w:rFonts w:ascii="Arial" w:hAnsi="Arial" w:cs="Arial"/>
          <w:sz w:val="22"/>
          <w:szCs w:val="22"/>
        </w:rPr>
      </w:pPr>
      <w:r>
        <w:rPr>
          <w:rFonts w:ascii="Arial" w:hAnsi="Arial" w:cs="Arial"/>
          <w:sz w:val="22"/>
          <w:szCs w:val="22"/>
        </w:rPr>
        <w:t xml:space="preserve">The exception to this will be certain Part Time employees who are paid additional hours up to the FTE weekly hours, and </w:t>
      </w:r>
      <w:r w:rsidR="00F5296F">
        <w:rPr>
          <w:rFonts w:ascii="Arial" w:hAnsi="Arial" w:cs="Arial"/>
          <w:sz w:val="22"/>
          <w:szCs w:val="22"/>
        </w:rPr>
        <w:t>C</w:t>
      </w:r>
      <w:r>
        <w:rPr>
          <w:rFonts w:ascii="Arial" w:hAnsi="Arial" w:cs="Arial"/>
          <w:sz w:val="22"/>
          <w:szCs w:val="22"/>
        </w:rPr>
        <w:t xml:space="preserve">asual employees who enter all hours worked in the timesheet. </w:t>
      </w:r>
    </w:p>
    <w:p w14:paraId="445C2233" w14:textId="77777777" w:rsidR="00ED4337" w:rsidRPr="00ED4337" w:rsidRDefault="00ED4337" w:rsidP="00E23D83">
      <w:pPr>
        <w:rPr>
          <w:rFonts w:ascii="Arial" w:hAnsi="Arial" w:cs="Arial"/>
          <w:b/>
          <w:sz w:val="22"/>
          <w:szCs w:val="22"/>
        </w:rPr>
      </w:pPr>
      <w:r w:rsidRPr="00ED4337">
        <w:rPr>
          <w:rFonts w:ascii="Arial" w:hAnsi="Arial" w:cs="Arial"/>
          <w:b/>
          <w:sz w:val="22"/>
          <w:szCs w:val="22"/>
        </w:rPr>
        <w:lastRenderedPageBreak/>
        <w:t xml:space="preserve">Part Time Employees </w:t>
      </w:r>
    </w:p>
    <w:p w14:paraId="1D98DCB7" w14:textId="39EA7FB9" w:rsidR="00ED4337" w:rsidRDefault="00ED4337" w:rsidP="00ED4337">
      <w:pPr>
        <w:rPr>
          <w:rFonts w:ascii="Arial" w:hAnsi="Arial" w:cs="Arial"/>
          <w:sz w:val="22"/>
          <w:szCs w:val="22"/>
        </w:rPr>
      </w:pPr>
      <w:r>
        <w:rPr>
          <w:rFonts w:ascii="Arial" w:hAnsi="Arial" w:cs="Arial"/>
          <w:sz w:val="22"/>
          <w:szCs w:val="22"/>
        </w:rPr>
        <w:t>All hours claimed via the Part Time Additional Hours attendance code (</w:t>
      </w:r>
      <w:r w:rsidRPr="00ED4337">
        <w:rPr>
          <w:rFonts w:ascii="Arial" w:hAnsi="Arial" w:cs="Arial"/>
          <w:sz w:val="22"/>
          <w:szCs w:val="22"/>
        </w:rPr>
        <w:t>9004 - PT Additional Hours</w:t>
      </w:r>
      <w:r>
        <w:rPr>
          <w:rFonts w:ascii="Arial" w:hAnsi="Arial" w:cs="Arial"/>
          <w:sz w:val="22"/>
          <w:szCs w:val="22"/>
        </w:rPr>
        <w:t>) which are paid at 100% will accrue towards the employee</w:t>
      </w:r>
      <w:r w:rsidR="00F5296F">
        <w:rPr>
          <w:rFonts w:ascii="Arial" w:hAnsi="Arial" w:cs="Arial"/>
          <w:sz w:val="22"/>
          <w:szCs w:val="22"/>
        </w:rPr>
        <w:t>’s</w:t>
      </w:r>
      <w:r>
        <w:rPr>
          <w:rFonts w:ascii="Arial" w:hAnsi="Arial" w:cs="Arial"/>
          <w:sz w:val="22"/>
          <w:szCs w:val="22"/>
        </w:rPr>
        <w:t xml:space="preserve"> Annual Leave</w:t>
      </w:r>
      <w:ins w:id="80" w:author="Dawson, Bre (ESI)" w:date="2020-03-23T11:14:00Z">
        <w:r w:rsidR="00B74047">
          <w:rPr>
            <w:rFonts w:ascii="Arial" w:hAnsi="Arial" w:cs="Arial"/>
            <w:sz w:val="22"/>
            <w:szCs w:val="22"/>
          </w:rPr>
          <w:t xml:space="preserve"> and</w:t>
        </w:r>
      </w:ins>
      <w:del w:id="81" w:author="Dawson, Bre (ESI)" w:date="2020-03-23T11:14:00Z">
        <w:r w:rsidDel="00B74047">
          <w:rPr>
            <w:rFonts w:ascii="Arial" w:hAnsi="Arial" w:cs="Arial"/>
            <w:sz w:val="22"/>
            <w:szCs w:val="22"/>
          </w:rPr>
          <w:delText>,</w:delText>
        </w:r>
      </w:del>
      <w:r>
        <w:rPr>
          <w:rFonts w:ascii="Arial" w:hAnsi="Arial" w:cs="Arial"/>
          <w:sz w:val="22"/>
          <w:szCs w:val="22"/>
        </w:rPr>
        <w:t xml:space="preserve"> Sick Leave </w:t>
      </w:r>
      <w:del w:id="82" w:author="Dawson, Bre (ESI)" w:date="2020-03-23T11:14:00Z">
        <w:r w:rsidDel="00B74047">
          <w:rPr>
            <w:rFonts w:ascii="Arial" w:hAnsi="Arial" w:cs="Arial"/>
            <w:sz w:val="22"/>
            <w:szCs w:val="22"/>
          </w:rPr>
          <w:delText xml:space="preserve">and Long Service Leave </w:delText>
        </w:r>
      </w:del>
      <w:r>
        <w:rPr>
          <w:rFonts w:ascii="Arial" w:hAnsi="Arial" w:cs="Arial"/>
          <w:sz w:val="22"/>
          <w:szCs w:val="22"/>
        </w:rPr>
        <w:t xml:space="preserve">entitlements based on hours x hourly accrual rate. </w:t>
      </w:r>
    </w:p>
    <w:p w14:paraId="0C581853" w14:textId="77777777" w:rsidR="009B2887" w:rsidRDefault="00ED4337" w:rsidP="00ED4337">
      <w:pPr>
        <w:rPr>
          <w:rFonts w:ascii="Arial" w:hAnsi="Arial" w:cs="Arial"/>
          <w:sz w:val="22"/>
          <w:szCs w:val="22"/>
        </w:rPr>
      </w:pPr>
      <w:r>
        <w:rPr>
          <w:rFonts w:ascii="Arial" w:hAnsi="Arial" w:cs="Arial"/>
          <w:sz w:val="22"/>
          <w:szCs w:val="22"/>
        </w:rPr>
        <w:t xml:space="preserve">Where Part Time Additional Hours tips into Overtime these </w:t>
      </w:r>
      <w:r w:rsidR="009B2887">
        <w:rPr>
          <w:rFonts w:ascii="Arial" w:hAnsi="Arial" w:cs="Arial"/>
          <w:sz w:val="22"/>
          <w:szCs w:val="22"/>
        </w:rPr>
        <w:t xml:space="preserve">hours will not be included in leave accrual calculations. </w:t>
      </w:r>
    </w:p>
    <w:p w14:paraId="2AA9D257" w14:textId="77777777" w:rsidR="009B2887" w:rsidRDefault="009B2887" w:rsidP="00ED4337">
      <w:pPr>
        <w:rPr>
          <w:rFonts w:ascii="Arial" w:hAnsi="Arial" w:cs="Arial"/>
          <w:sz w:val="22"/>
          <w:szCs w:val="22"/>
        </w:rPr>
      </w:pPr>
      <w:r>
        <w:rPr>
          <w:rFonts w:ascii="Arial" w:hAnsi="Arial" w:cs="Arial"/>
          <w:sz w:val="22"/>
          <w:szCs w:val="22"/>
        </w:rPr>
        <w:t xml:space="preserve">Only the below part time employees will be eligible for Part Time Additional Hours payments – </w:t>
      </w:r>
    </w:p>
    <w:p w14:paraId="4FF71132" w14:textId="77777777" w:rsidR="009B2887" w:rsidRPr="009B2887" w:rsidRDefault="009B2887" w:rsidP="00DE6430">
      <w:pPr>
        <w:pStyle w:val="ListParagraph"/>
        <w:numPr>
          <w:ilvl w:val="0"/>
          <w:numId w:val="32"/>
        </w:numPr>
        <w:rPr>
          <w:rFonts w:ascii="Arial" w:hAnsi="Arial" w:cs="Arial"/>
          <w:sz w:val="22"/>
          <w:szCs w:val="22"/>
        </w:rPr>
      </w:pPr>
      <w:r w:rsidRPr="009B2887">
        <w:rPr>
          <w:rFonts w:ascii="Arial" w:hAnsi="Arial" w:cs="Arial"/>
          <w:sz w:val="22"/>
          <w:szCs w:val="22"/>
        </w:rPr>
        <w:t xml:space="preserve">Childcare </w:t>
      </w:r>
    </w:p>
    <w:p w14:paraId="545B90D7" w14:textId="77777777" w:rsidR="009B2887" w:rsidRPr="009B2887" w:rsidRDefault="009B2887" w:rsidP="00DE6430">
      <w:pPr>
        <w:pStyle w:val="ListParagraph"/>
        <w:numPr>
          <w:ilvl w:val="0"/>
          <w:numId w:val="32"/>
        </w:numPr>
        <w:rPr>
          <w:rFonts w:ascii="Arial" w:hAnsi="Arial" w:cs="Arial"/>
          <w:sz w:val="22"/>
          <w:szCs w:val="22"/>
        </w:rPr>
      </w:pPr>
      <w:r w:rsidRPr="009B2887">
        <w:rPr>
          <w:rFonts w:ascii="Arial" w:hAnsi="Arial" w:cs="Arial"/>
          <w:sz w:val="22"/>
          <w:szCs w:val="22"/>
        </w:rPr>
        <w:t xml:space="preserve">RMIT Training Corporate </w:t>
      </w:r>
    </w:p>
    <w:p w14:paraId="57D0749A" w14:textId="77777777" w:rsidR="009B2887" w:rsidRPr="009B2887" w:rsidRDefault="009B2887" w:rsidP="00DE6430">
      <w:pPr>
        <w:pStyle w:val="ListParagraph"/>
        <w:numPr>
          <w:ilvl w:val="0"/>
          <w:numId w:val="32"/>
        </w:numPr>
        <w:rPr>
          <w:rFonts w:ascii="Arial" w:hAnsi="Arial" w:cs="Arial"/>
          <w:sz w:val="22"/>
          <w:szCs w:val="22"/>
        </w:rPr>
      </w:pPr>
      <w:r w:rsidRPr="009B2887">
        <w:rPr>
          <w:rFonts w:ascii="Arial" w:hAnsi="Arial" w:cs="Arial"/>
          <w:sz w:val="22"/>
          <w:szCs w:val="22"/>
        </w:rPr>
        <w:t>RMIT Training Teaching</w:t>
      </w:r>
    </w:p>
    <w:p w14:paraId="73161262" w14:textId="77777777" w:rsidR="009B2887" w:rsidRDefault="009B2887" w:rsidP="00ED4337">
      <w:pPr>
        <w:rPr>
          <w:rFonts w:ascii="Arial" w:hAnsi="Arial" w:cs="Arial"/>
          <w:sz w:val="22"/>
          <w:szCs w:val="22"/>
        </w:rPr>
      </w:pPr>
    </w:p>
    <w:p w14:paraId="30CC1CA8" w14:textId="77777777" w:rsidR="009B2887" w:rsidRDefault="009B2887" w:rsidP="00ED4337">
      <w:pPr>
        <w:rPr>
          <w:rFonts w:ascii="Arial" w:hAnsi="Arial" w:cs="Arial"/>
          <w:sz w:val="22"/>
          <w:szCs w:val="22"/>
        </w:rPr>
      </w:pPr>
      <w:r>
        <w:rPr>
          <w:rFonts w:ascii="Arial" w:hAnsi="Arial" w:cs="Arial"/>
          <w:sz w:val="22"/>
          <w:szCs w:val="22"/>
        </w:rPr>
        <w:t xml:space="preserve">All other </w:t>
      </w:r>
      <w:r w:rsidR="0003739B">
        <w:rPr>
          <w:rFonts w:ascii="Arial" w:hAnsi="Arial" w:cs="Arial"/>
          <w:sz w:val="22"/>
          <w:szCs w:val="22"/>
        </w:rPr>
        <w:t>P</w:t>
      </w:r>
      <w:r>
        <w:rPr>
          <w:rFonts w:ascii="Arial" w:hAnsi="Arial" w:cs="Arial"/>
          <w:sz w:val="22"/>
          <w:szCs w:val="22"/>
        </w:rPr>
        <w:t xml:space="preserve">art </w:t>
      </w:r>
      <w:r w:rsidR="0003739B">
        <w:rPr>
          <w:rFonts w:ascii="Arial" w:hAnsi="Arial" w:cs="Arial"/>
          <w:sz w:val="22"/>
          <w:szCs w:val="22"/>
        </w:rPr>
        <w:t>T</w:t>
      </w:r>
      <w:r>
        <w:rPr>
          <w:rFonts w:ascii="Arial" w:hAnsi="Arial" w:cs="Arial"/>
          <w:sz w:val="22"/>
          <w:szCs w:val="22"/>
        </w:rPr>
        <w:t>ime employees will submit additional hours worked as Overtime</w:t>
      </w:r>
      <w:r w:rsidR="00F00964">
        <w:rPr>
          <w:rFonts w:ascii="Arial" w:hAnsi="Arial" w:cs="Arial"/>
          <w:sz w:val="22"/>
          <w:szCs w:val="22"/>
        </w:rPr>
        <w:t>, these will not impact leave accruals</w:t>
      </w:r>
      <w:r>
        <w:rPr>
          <w:rFonts w:ascii="Arial" w:hAnsi="Arial" w:cs="Arial"/>
          <w:sz w:val="22"/>
          <w:szCs w:val="22"/>
        </w:rPr>
        <w:t xml:space="preserve">. </w:t>
      </w:r>
    </w:p>
    <w:p w14:paraId="217437F8" w14:textId="77777777" w:rsidR="00ED4337" w:rsidRDefault="00ED4337" w:rsidP="00E23D83">
      <w:pPr>
        <w:rPr>
          <w:rFonts w:ascii="Arial" w:hAnsi="Arial" w:cs="Arial"/>
          <w:sz w:val="22"/>
          <w:szCs w:val="22"/>
        </w:rPr>
      </w:pPr>
    </w:p>
    <w:p w14:paraId="0293DDE5" w14:textId="77777777" w:rsidR="00F5296F" w:rsidRPr="00F5296F" w:rsidRDefault="00F5296F" w:rsidP="00E23D83">
      <w:pPr>
        <w:rPr>
          <w:rFonts w:ascii="Arial" w:hAnsi="Arial" w:cs="Arial"/>
          <w:b/>
          <w:sz w:val="22"/>
          <w:szCs w:val="22"/>
        </w:rPr>
      </w:pPr>
      <w:r w:rsidRPr="00F5296F">
        <w:rPr>
          <w:rFonts w:ascii="Arial" w:hAnsi="Arial" w:cs="Arial"/>
          <w:b/>
          <w:sz w:val="22"/>
          <w:szCs w:val="22"/>
        </w:rPr>
        <w:t xml:space="preserve">Casual Employees </w:t>
      </w:r>
    </w:p>
    <w:p w14:paraId="7DB44186" w14:textId="77777777" w:rsidR="0003739B" w:rsidRDefault="00F5296F" w:rsidP="00F5296F">
      <w:pPr>
        <w:rPr>
          <w:rFonts w:ascii="Arial" w:hAnsi="Arial" w:cs="Arial"/>
          <w:sz w:val="22"/>
          <w:szCs w:val="22"/>
        </w:rPr>
      </w:pPr>
      <w:r>
        <w:rPr>
          <w:rFonts w:ascii="Arial" w:hAnsi="Arial" w:cs="Arial"/>
          <w:sz w:val="22"/>
          <w:szCs w:val="22"/>
        </w:rPr>
        <w:t xml:space="preserve">All casual employees are expected to enter all hours worked into the timesheet. </w:t>
      </w:r>
    </w:p>
    <w:p w14:paraId="0742BFC0" w14:textId="336AE6A5" w:rsidR="00F5296F" w:rsidRDefault="0003739B" w:rsidP="00F5296F">
      <w:pPr>
        <w:rPr>
          <w:rFonts w:ascii="Arial" w:hAnsi="Arial" w:cs="Arial"/>
          <w:sz w:val="22"/>
          <w:szCs w:val="22"/>
        </w:rPr>
      </w:pPr>
      <w:proofErr w:type="gramStart"/>
      <w:r>
        <w:rPr>
          <w:rFonts w:ascii="Arial" w:hAnsi="Arial" w:cs="Arial"/>
          <w:sz w:val="22"/>
          <w:szCs w:val="22"/>
        </w:rPr>
        <w:t>The majority of</w:t>
      </w:r>
      <w:proofErr w:type="gramEnd"/>
      <w:r>
        <w:rPr>
          <w:rFonts w:ascii="Arial" w:hAnsi="Arial" w:cs="Arial"/>
          <w:sz w:val="22"/>
          <w:szCs w:val="22"/>
        </w:rPr>
        <w:t xml:space="preserve"> casual times submitted will be based on either start/end times or total hours against </w:t>
      </w:r>
      <w:r w:rsidR="00F5296F">
        <w:rPr>
          <w:rFonts w:ascii="Arial" w:hAnsi="Arial" w:cs="Arial"/>
          <w:sz w:val="22"/>
          <w:szCs w:val="22"/>
        </w:rPr>
        <w:t xml:space="preserve">various Casual Hour attendances. </w:t>
      </w:r>
      <w:r>
        <w:rPr>
          <w:rFonts w:ascii="Arial" w:hAnsi="Arial" w:cs="Arial"/>
          <w:sz w:val="22"/>
          <w:szCs w:val="22"/>
        </w:rPr>
        <w:t>In this scenario, the total hours entered which is</w:t>
      </w:r>
      <w:r w:rsidR="00F5296F">
        <w:rPr>
          <w:rFonts w:ascii="Arial" w:hAnsi="Arial" w:cs="Arial"/>
          <w:sz w:val="22"/>
          <w:szCs w:val="22"/>
        </w:rPr>
        <w:t xml:space="preserve"> paid at 100% will be used to calculat</w:t>
      </w:r>
      <w:r>
        <w:rPr>
          <w:rFonts w:ascii="Arial" w:hAnsi="Arial" w:cs="Arial"/>
          <w:sz w:val="22"/>
          <w:szCs w:val="22"/>
        </w:rPr>
        <w:t>e</w:t>
      </w:r>
      <w:r w:rsidR="00F5296F">
        <w:rPr>
          <w:rFonts w:ascii="Arial" w:hAnsi="Arial" w:cs="Arial"/>
          <w:sz w:val="22"/>
          <w:szCs w:val="22"/>
        </w:rPr>
        <w:t xml:space="preserve"> the employee’s Long Service Leave </w:t>
      </w:r>
      <w:del w:id="83" w:author="Dawson, Bre (ESI)" w:date="2020-03-23T11:15:00Z">
        <w:r w:rsidR="00F5296F" w:rsidDel="00B74047">
          <w:rPr>
            <w:rFonts w:ascii="Arial" w:hAnsi="Arial" w:cs="Arial"/>
            <w:sz w:val="22"/>
            <w:szCs w:val="22"/>
          </w:rPr>
          <w:delText>accrual</w:delText>
        </w:r>
      </w:del>
      <w:ins w:id="84" w:author="Dawson, Bre (ESI)" w:date="2020-03-23T11:15:00Z">
        <w:r w:rsidR="00B74047">
          <w:rPr>
            <w:rFonts w:ascii="Arial" w:hAnsi="Arial" w:cs="Arial"/>
            <w:sz w:val="22"/>
            <w:szCs w:val="22"/>
          </w:rPr>
          <w:t>average</w:t>
        </w:r>
      </w:ins>
      <w:ins w:id="85" w:author="Dawson, Bre (ESI)" w:date="2020-03-23T11:17:00Z">
        <w:r w:rsidR="00B74047">
          <w:rPr>
            <w:rFonts w:ascii="Arial" w:hAnsi="Arial" w:cs="Arial"/>
            <w:sz w:val="22"/>
            <w:szCs w:val="22"/>
          </w:rPr>
          <w:t xml:space="preserve"> for payment</w:t>
        </w:r>
      </w:ins>
      <w:r w:rsidR="00F5296F">
        <w:rPr>
          <w:rFonts w:ascii="Arial" w:hAnsi="Arial" w:cs="Arial"/>
          <w:sz w:val="22"/>
          <w:szCs w:val="22"/>
        </w:rPr>
        <w:t>. Where these casual hours tips into Overtime, these hours will not be included in</w:t>
      </w:r>
      <w:ins w:id="86" w:author="Dawson, Bre (ESI)" w:date="2020-03-23T11:16:00Z">
        <w:r w:rsidR="00B74047">
          <w:rPr>
            <w:rFonts w:ascii="Arial" w:hAnsi="Arial" w:cs="Arial"/>
            <w:sz w:val="22"/>
            <w:szCs w:val="22"/>
          </w:rPr>
          <w:t xml:space="preserve"> average </w:t>
        </w:r>
      </w:ins>
      <w:del w:id="87" w:author="Dawson, Bre (ESI)" w:date="2020-03-23T11:16:00Z">
        <w:r w:rsidR="00F5296F" w:rsidDel="00B74047">
          <w:rPr>
            <w:rFonts w:ascii="Arial" w:hAnsi="Arial" w:cs="Arial"/>
            <w:sz w:val="22"/>
            <w:szCs w:val="22"/>
          </w:rPr>
          <w:delText xml:space="preserve"> leave accrual </w:delText>
        </w:r>
      </w:del>
      <w:r w:rsidR="00F5296F">
        <w:rPr>
          <w:rFonts w:ascii="Arial" w:hAnsi="Arial" w:cs="Arial"/>
          <w:sz w:val="22"/>
          <w:szCs w:val="22"/>
        </w:rPr>
        <w:t xml:space="preserve">calculations. </w:t>
      </w:r>
    </w:p>
    <w:p w14:paraId="26C2DBEE" w14:textId="34443BE5" w:rsidR="00881C39" w:rsidRDefault="009C5D97" w:rsidP="00F5296F">
      <w:pPr>
        <w:rPr>
          <w:rFonts w:ascii="Arial" w:hAnsi="Arial" w:cs="Arial"/>
          <w:sz w:val="22"/>
          <w:szCs w:val="22"/>
        </w:rPr>
      </w:pPr>
      <w:r>
        <w:rPr>
          <w:rFonts w:ascii="Arial" w:hAnsi="Arial" w:cs="Arial"/>
          <w:sz w:val="22"/>
          <w:szCs w:val="22"/>
        </w:rPr>
        <w:t>The</w:t>
      </w:r>
      <w:r w:rsidR="00FC42AF">
        <w:rPr>
          <w:rFonts w:ascii="Arial" w:hAnsi="Arial" w:cs="Arial"/>
          <w:sz w:val="22"/>
          <w:szCs w:val="22"/>
        </w:rPr>
        <w:t xml:space="preserve">re are certain casual attendances, </w:t>
      </w:r>
      <w:r>
        <w:rPr>
          <w:rFonts w:ascii="Arial" w:hAnsi="Arial" w:cs="Arial"/>
          <w:sz w:val="22"/>
          <w:szCs w:val="22"/>
        </w:rPr>
        <w:t>applicable to RMIT Academic</w:t>
      </w:r>
      <w:r w:rsidR="001750C5">
        <w:rPr>
          <w:rFonts w:ascii="Arial" w:hAnsi="Arial" w:cs="Arial"/>
          <w:sz w:val="22"/>
          <w:szCs w:val="22"/>
        </w:rPr>
        <w:t xml:space="preserve">, RMIT </w:t>
      </w:r>
      <w:r>
        <w:rPr>
          <w:rFonts w:ascii="Arial" w:hAnsi="Arial" w:cs="Arial"/>
          <w:sz w:val="22"/>
          <w:szCs w:val="22"/>
        </w:rPr>
        <w:t>Vocational Education</w:t>
      </w:r>
      <w:r w:rsidR="001750C5">
        <w:rPr>
          <w:rFonts w:ascii="Arial" w:hAnsi="Arial" w:cs="Arial"/>
          <w:sz w:val="22"/>
          <w:szCs w:val="22"/>
        </w:rPr>
        <w:t xml:space="preserve"> and RMIT Training Teaching</w:t>
      </w:r>
      <w:r>
        <w:rPr>
          <w:rFonts w:ascii="Arial" w:hAnsi="Arial" w:cs="Arial"/>
          <w:sz w:val="22"/>
          <w:szCs w:val="22"/>
        </w:rPr>
        <w:t xml:space="preserve"> casuals, </w:t>
      </w:r>
      <w:r w:rsidR="00FC42AF">
        <w:rPr>
          <w:rFonts w:ascii="Arial" w:hAnsi="Arial" w:cs="Arial"/>
          <w:sz w:val="22"/>
          <w:szCs w:val="22"/>
        </w:rPr>
        <w:t xml:space="preserve">which </w:t>
      </w:r>
      <w:r>
        <w:rPr>
          <w:rFonts w:ascii="Arial" w:hAnsi="Arial" w:cs="Arial"/>
          <w:sz w:val="22"/>
          <w:szCs w:val="22"/>
        </w:rPr>
        <w:t xml:space="preserve">are </w:t>
      </w:r>
      <w:r w:rsidR="00703EE4">
        <w:rPr>
          <w:rFonts w:ascii="Arial" w:hAnsi="Arial" w:cs="Arial"/>
          <w:sz w:val="22"/>
          <w:szCs w:val="22"/>
        </w:rPr>
        <w:t xml:space="preserve">paid based on assumed working times as per the Enterprise Agreements. These attendances will be claimed as a unit </w:t>
      </w:r>
      <w:r w:rsidR="00FC42AF">
        <w:rPr>
          <w:rFonts w:ascii="Arial" w:hAnsi="Arial" w:cs="Arial"/>
          <w:sz w:val="22"/>
          <w:szCs w:val="22"/>
        </w:rPr>
        <w:t xml:space="preserve">in Workday with the assumed hours being held in </w:t>
      </w:r>
      <w:proofErr w:type="spellStart"/>
      <w:r w:rsidR="00FC42AF">
        <w:rPr>
          <w:rFonts w:ascii="Arial" w:hAnsi="Arial" w:cs="Arial"/>
          <w:sz w:val="22"/>
          <w:szCs w:val="22"/>
        </w:rPr>
        <w:t>GlobalView</w:t>
      </w:r>
      <w:proofErr w:type="spellEnd"/>
      <w:r w:rsidR="00FC42AF" w:rsidRPr="003F141A">
        <w:rPr>
          <w:rFonts w:ascii="Arial" w:hAnsi="Arial" w:cs="Arial"/>
          <w:sz w:val="22"/>
          <w:szCs w:val="22"/>
          <w:vertAlign w:val="superscript"/>
        </w:rPr>
        <w:t>®</w:t>
      </w:r>
      <w:r w:rsidR="00FC42AF">
        <w:rPr>
          <w:rFonts w:ascii="Arial" w:hAnsi="Arial" w:cs="Arial"/>
          <w:sz w:val="22"/>
          <w:szCs w:val="22"/>
        </w:rPr>
        <w:t xml:space="preserve"> and used to calculate the payment as well as</w:t>
      </w:r>
      <w:ins w:id="88" w:author="Dawson, Bre (ESI)" w:date="2020-03-23T11:16:00Z">
        <w:r w:rsidR="00B74047">
          <w:rPr>
            <w:rFonts w:ascii="Arial" w:hAnsi="Arial" w:cs="Arial"/>
            <w:sz w:val="22"/>
            <w:szCs w:val="22"/>
          </w:rPr>
          <w:t xml:space="preserve"> used in the </w:t>
        </w:r>
      </w:ins>
      <w:del w:id="89" w:author="Dawson, Bre (ESI)" w:date="2020-03-23T11:16:00Z">
        <w:r w:rsidR="00FC42AF" w:rsidDel="00B74047">
          <w:rPr>
            <w:rFonts w:ascii="Arial" w:hAnsi="Arial" w:cs="Arial"/>
            <w:sz w:val="22"/>
            <w:szCs w:val="22"/>
          </w:rPr>
          <w:delText xml:space="preserve"> the basis for </w:delText>
        </w:r>
      </w:del>
      <w:r w:rsidR="00FC42AF">
        <w:rPr>
          <w:rFonts w:ascii="Arial" w:hAnsi="Arial" w:cs="Arial"/>
          <w:sz w:val="22"/>
          <w:szCs w:val="22"/>
        </w:rPr>
        <w:t xml:space="preserve">Long Service Leave </w:t>
      </w:r>
      <w:ins w:id="90" w:author="Dawson, Bre (ESI)" w:date="2020-03-23T11:16:00Z">
        <w:r w:rsidR="00B74047">
          <w:rPr>
            <w:rFonts w:ascii="Arial" w:hAnsi="Arial" w:cs="Arial"/>
            <w:sz w:val="22"/>
            <w:szCs w:val="22"/>
          </w:rPr>
          <w:t xml:space="preserve">average </w:t>
        </w:r>
      </w:ins>
      <w:del w:id="91" w:author="Dawson, Bre (ESI)" w:date="2020-03-23T11:16:00Z">
        <w:r w:rsidR="00FC42AF" w:rsidDel="00B74047">
          <w:rPr>
            <w:rFonts w:ascii="Arial" w:hAnsi="Arial" w:cs="Arial"/>
            <w:sz w:val="22"/>
            <w:szCs w:val="22"/>
          </w:rPr>
          <w:delText>accrual</w:delText>
        </w:r>
      </w:del>
      <w:ins w:id="92" w:author="Dawson, Bre (ESI)" w:date="2020-03-23T11:16:00Z">
        <w:r w:rsidR="00B74047">
          <w:rPr>
            <w:rFonts w:ascii="Arial" w:hAnsi="Arial" w:cs="Arial"/>
            <w:sz w:val="22"/>
            <w:szCs w:val="22"/>
          </w:rPr>
          <w:t>calculations</w:t>
        </w:r>
      </w:ins>
      <w:r w:rsidR="00FC42AF">
        <w:rPr>
          <w:rFonts w:ascii="Arial" w:hAnsi="Arial" w:cs="Arial"/>
          <w:sz w:val="22"/>
          <w:szCs w:val="22"/>
        </w:rPr>
        <w:t xml:space="preserve">. </w:t>
      </w:r>
      <w:r w:rsidR="00F00964">
        <w:rPr>
          <w:rFonts w:ascii="Arial" w:hAnsi="Arial" w:cs="Arial"/>
          <w:sz w:val="22"/>
          <w:szCs w:val="22"/>
        </w:rPr>
        <w:t xml:space="preserve">These attendance claims will still be loaded into the Attendances </w:t>
      </w:r>
      <w:proofErr w:type="spellStart"/>
      <w:r w:rsidR="00F00964">
        <w:rPr>
          <w:rFonts w:ascii="Arial" w:hAnsi="Arial" w:cs="Arial"/>
          <w:sz w:val="22"/>
          <w:szCs w:val="22"/>
        </w:rPr>
        <w:t>infotype</w:t>
      </w:r>
      <w:proofErr w:type="spellEnd"/>
      <w:r w:rsidR="00F00964">
        <w:rPr>
          <w:rFonts w:ascii="Arial" w:hAnsi="Arial" w:cs="Arial"/>
          <w:sz w:val="22"/>
          <w:szCs w:val="22"/>
        </w:rPr>
        <w:t xml:space="preserve"> (2002), and the unit claim will be stored as an ‘hour’ (this </w:t>
      </w:r>
      <w:proofErr w:type="spellStart"/>
      <w:r w:rsidR="00F00964">
        <w:rPr>
          <w:rFonts w:ascii="Arial" w:hAnsi="Arial" w:cs="Arial"/>
          <w:sz w:val="22"/>
          <w:szCs w:val="22"/>
        </w:rPr>
        <w:t>infotype</w:t>
      </w:r>
      <w:proofErr w:type="spellEnd"/>
      <w:r w:rsidR="00F00964">
        <w:rPr>
          <w:rFonts w:ascii="Arial" w:hAnsi="Arial" w:cs="Arial"/>
          <w:sz w:val="22"/>
          <w:szCs w:val="22"/>
        </w:rPr>
        <w:t xml:space="preserve"> doesn’t support units) however this calculation to produce assumed hours will be performed within time evaluation. </w:t>
      </w:r>
    </w:p>
    <w:p w14:paraId="1C7BEF43" w14:textId="77777777" w:rsidR="00CB2D87" w:rsidRDefault="00CB2D87" w:rsidP="00F5296F">
      <w:pPr>
        <w:rPr>
          <w:rFonts w:ascii="Arial" w:hAnsi="Arial" w:cs="Arial"/>
          <w:sz w:val="22"/>
          <w:szCs w:val="22"/>
        </w:rPr>
      </w:pPr>
      <w:r>
        <w:rPr>
          <w:rFonts w:ascii="Arial" w:hAnsi="Arial" w:cs="Arial"/>
          <w:sz w:val="22"/>
          <w:szCs w:val="22"/>
        </w:rPr>
        <w:t xml:space="preserve">Casual employees are not entitled to claim greater than the assumed hours. It is expected that this restriction will be included in Workday against the attendance claim. </w:t>
      </w:r>
    </w:p>
    <w:p w14:paraId="5996A0D9" w14:textId="77777777" w:rsidR="00F00964" w:rsidRDefault="00F00964" w:rsidP="00F5296F">
      <w:pPr>
        <w:rPr>
          <w:rFonts w:ascii="Arial" w:hAnsi="Arial" w:cs="Arial"/>
          <w:sz w:val="22"/>
          <w:szCs w:val="22"/>
        </w:rPr>
      </w:pPr>
    </w:p>
    <w:p w14:paraId="02A597ED" w14:textId="77777777" w:rsidR="00FC42AF" w:rsidRDefault="00FC42AF" w:rsidP="00F5296F">
      <w:pPr>
        <w:rPr>
          <w:rFonts w:ascii="Arial" w:hAnsi="Arial" w:cs="Arial"/>
          <w:sz w:val="22"/>
          <w:szCs w:val="22"/>
        </w:rPr>
      </w:pPr>
      <w:r>
        <w:rPr>
          <w:rFonts w:ascii="Arial" w:hAnsi="Arial" w:cs="Arial"/>
          <w:sz w:val="22"/>
          <w:szCs w:val="22"/>
        </w:rPr>
        <w:t xml:space="preserve">Attendances claimed as a unit and their associated ‘assumed’ </w:t>
      </w:r>
      <w:r w:rsidR="00F315DF">
        <w:rPr>
          <w:rFonts w:ascii="Arial" w:hAnsi="Arial" w:cs="Arial"/>
          <w:sz w:val="22"/>
          <w:szCs w:val="22"/>
        </w:rPr>
        <w:t>hours</w:t>
      </w:r>
      <w:r>
        <w:rPr>
          <w:rFonts w:ascii="Arial" w:hAnsi="Arial" w:cs="Arial"/>
          <w:sz w:val="22"/>
          <w:szCs w:val="22"/>
        </w:rPr>
        <w:t xml:space="preserve"> are – </w:t>
      </w:r>
    </w:p>
    <w:tbl>
      <w:tblPr>
        <w:tblW w:w="9498" w:type="dxa"/>
        <w:tblInd w:w="108" w:type="dxa"/>
        <w:tblLayout w:type="fixed"/>
        <w:tblLook w:val="0000" w:firstRow="0" w:lastRow="0" w:firstColumn="0" w:lastColumn="0" w:noHBand="0" w:noVBand="0"/>
      </w:tblPr>
      <w:tblGrid>
        <w:gridCol w:w="1418"/>
        <w:gridCol w:w="4394"/>
        <w:gridCol w:w="3686"/>
      </w:tblGrid>
      <w:tr w:rsidR="00FC42AF" w:rsidRPr="00F1402B" w14:paraId="6815E8C4" w14:textId="77777777" w:rsidTr="00FC42AF">
        <w:trPr>
          <w:cantSplit/>
          <w:trHeight w:val="353"/>
          <w:tblHeader/>
        </w:trPr>
        <w:tc>
          <w:tcPr>
            <w:tcW w:w="1418"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25C21293" w14:textId="77777777" w:rsidR="00FC42AF" w:rsidRPr="00F1402B" w:rsidRDefault="00FC42AF" w:rsidP="00F304E0">
            <w:pPr>
              <w:spacing w:before="40" w:after="40" w:line="240" w:lineRule="auto"/>
              <w:jc w:val="center"/>
              <w:rPr>
                <w:rFonts w:ascii="Arial" w:hAnsi="Arial" w:cs="Arial"/>
                <w:b/>
                <w:bCs/>
                <w:color w:val="FFFFFF"/>
                <w:sz w:val="20"/>
                <w:lang w:eastAsia="zh-TW"/>
              </w:rPr>
            </w:pPr>
            <w:r>
              <w:rPr>
                <w:rFonts w:ascii="Arial" w:hAnsi="Arial" w:cs="Arial"/>
                <w:b/>
                <w:bCs/>
                <w:color w:val="FFFFFF"/>
                <w:sz w:val="20"/>
                <w:lang w:eastAsia="zh-TW"/>
              </w:rPr>
              <w:t>Attendance Type</w:t>
            </w:r>
          </w:p>
        </w:tc>
        <w:tc>
          <w:tcPr>
            <w:tcW w:w="4394"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214F6314" w14:textId="77777777" w:rsidR="00FC42AF" w:rsidRPr="00F1402B" w:rsidRDefault="00FC42AF" w:rsidP="00F304E0">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Attendance text</w:t>
            </w:r>
          </w:p>
        </w:tc>
        <w:tc>
          <w:tcPr>
            <w:tcW w:w="3686"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7D98C04B" w14:textId="77777777" w:rsidR="00FC42AF" w:rsidRPr="00F1402B" w:rsidRDefault="00FC42AF" w:rsidP="00F315DF">
            <w:pPr>
              <w:spacing w:before="40" w:after="40" w:line="240" w:lineRule="auto"/>
              <w:jc w:val="center"/>
              <w:rPr>
                <w:rFonts w:ascii="Arial" w:hAnsi="Arial" w:cs="Arial"/>
                <w:b/>
                <w:bCs/>
                <w:color w:val="FFFFFF"/>
                <w:sz w:val="20"/>
                <w:lang w:eastAsia="zh-TW"/>
              </w:rPr>
            </w:pPr>
            <w:r>
              <w:rPr>
                <w:rFonts w:ascii="Arial" w:hAnsi="Arial" w:cs="Arial"/>
                <w:b/>
                <w:bCs/>
                <w:color w:val="FFFFFF"/>
                <w:sz w:val="20"/>
                <w:lang w:eastAsia="zh-TW"/>
              </w:rPr>
              <w:t>Assumed Hours</w:t>
            </w:r>
          </w:p>
        </w:tc>
      </w:tr>
      <w:tr w:rsidR="00FC42AF" w:rsidRPr="00F1402B" w14:paraId="01059CF3" w14:textId="77777777" w:rsidTr="00FC42AF">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8F9A38" w14:textId="77777777" w:rsidR="00FC42AF" w:rsidRPr="00962DF3" w:rsidRDefault="00FC42AF" w:rsidP="00F304E0">
            <w:pPr>
              <w:spacing w:before="40" w:after="40" w:line="240" w:lineRule="auto"/>
              <w:jc w:val="center"/>
              <w:rPr>
                <w:rFonts w:ascii="Arial" w:hAnsi="Arial" w:cs="Arial"/>
                <w:sz w:val="20"/>
                <w:lang w:eastAsia="zh-TW"/>
              </w:rPr>
            </w:pPr>
            <w:r>
              <w:rPr>
                <w:rFonts w:ascii="Arial" w:hAnsi="Arial" w:cs="Arial"/>
                <w:sz w:val="20"/>
                <w:lang w:eastAsia="zh-TW"/>
              </w:rPr>
              <w:t>9125</w:t>
            </w:r>
          </w:p>
        </w:tc>
        <w:tc>
          <w:tcPr>
            <w:tcW w:w="4394" w:type="dxa"/>
            <w:tcBorders>
              <w:top w:val="single" w:sz="4" w:space="0" w:color="auto"/>
              <w:left w:val="single" w:sz="4" w:space="0" w:color="auto"/>
              <w:bottom w:val="single" w:sz="4" w:space="0" w:color="auto"/>
              <w:right w:val="single" w:sz="4" w:space="0" w:color="auto"/>
            </w:tcBorders>
          </w:tcPr>
          <w:p w14:paraId="3F1C2937" w14:textId="77777777" w:rsidR="00FC42AF" w:rsidRPr="00FC42AF" w:rsidRDefault="00FC42AF" w:rsidP="00FC42AF">
            <w:pPr>
              <w:spacing w:before="40" w:after="40" w:line="240" w:lineRule="auto"/>
              <w:rPr>
                <w:rFonts w:ascii="Arial" w:hAnsi="Arial" w:cs="Arial"/>
                <w:sz w:val="20"/>
                <w:lang w:eastAsia="zh-TW"/>
              </w:rPr>
            </w:pPr>
            <w:r w:rsidRPr="00FC42AF">
              <w:rPr>
                <w:rFonts w:ascii="Arial" w:hAnsi="Arial" w:cs="Arial"/>
                <w:sz w:val="20"/>
                <w:lang w:eastAsia="zh-TW"/>
              </w:rPr>
              <w:t>Lecture - Basic</w:t>
            </w:r>
          </w:p>
        </w:tc>
        <w:tc>
          <w:tcPr>
            <w:tcW w:w="3686" w:type="dxa"/>
            <w:tcBorders>
              <w:top w:val="single" w:sz="4" w:space="0" w:color="auto"/>
              <w:left w:val="single" w:sz="4" w:space="0" w:color="auto"/>
              <w:bottom w:val="single" w:sz="4" w:space="0" w:color="auto"/>
              <w:right w:val="single" w:sz="4" w:space="0" w:color="auto"/>
            </w:tcBorders>
            <w:vAlign w:val="center"/>
          </w:tcPr>
          <w:p w14:paraId="3665F8C6" w14:textId="5F6B7635" w:rsidR="00FC42AF" w:rsidRPr="00564A7F" w:rsidRDefault="00FC42AF" w:rsidP="00F315DF">
            <w:pPr>
              <w:spacing w:before="40" w:after="40" w:line="240" w:lineRule="auto"/>
              <w:jc w:val="center"/>
              <w:rPr>
                <w:rFonts w:ascii="Arial" w:hAnsi="Arial" w:cs="Arial"/>
                <w:sz w:val="20"/>
                <w:lang w:eastAsia="zh-TW"/>
              </w:rPr>
            </w:pPr>
            <w:del w:id="93" w:author="Dawson, Bre (ESI)" w:date="2020-03-23T11:17:00Z">
              <w:r w:rsidDel="00B74047">
                <w:rPr>
                  <w:rFonts w:ascii="Arial" w:hAnsi="Arial" w:cs="Arial"/>
                  <w:sz w:val="20"/>
                  <w:lang w:eastAsia="zh-TW"/>
                </w:rPr>
                <w:delText>4</w:delText>
              </w:r>
              <w:r w:rsidR="00F315DF" w:rsidDel="00B74047">
                <w:rPr>
                  <w:rFonts w:ascii="Arial" w:hAnsi="Arial" w:cs="Arial"/>
                  <w:sz w:val="20"/>
                  <w:lang w:eastAsia="zh-TW"/>
                </w:rPr>
                <w:delText xml:space="preserve"> </w:delText>
              </w:r>
            </w:del>
            <w:ins w:id="94" w:author="Dawson, Bre (ESI)" w:date="2020-03-23T11:17:00Z">
              <w:r w:rsidR="00B74047">
                <w:rPr>
                  <w:rFonts w:ascii="Arial" w:hAnsi="Arial" w:cs="Arial"/>
                  <w:sz w:val="20"/>
                  <w:lang w:eastAsia="zh-TW"/>
                </w:rPr>
                <w:t xml:space="preserve">3 </w:t>
              </w:r>
            </w:ins>
            <w:r w:rsidR="00F315DF">
              <w:rPr>
                <w:rFonts w:ascii="Arial" w:hAnsi="Arial" w:cs="Arial"/>
                <w:sz w:val="20"/>
                <w:lang w:eastAsia="zh-TW"/>
              </w:rPr>
              <w:t>hours</w:t>
            </w:r>
          </w:p>
        </w:tc>
      </w:tr>
      <w:tr w:rsidR="00FC42AF" w:rsidRPr="00F1402B" w14:paraId="0452EAB0" w14:textId="77777777" w:rsidTr="00FC42AF">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62C1A9" w14:textId="77777777" w:rsidR="00FC42AF" w:rsidRPr="00962DF3" w:rsidRDefault="00FC42AF" w:rsidP="00F304E0">
            <w:pPr>
              <w:spacing w:before="40" w:after="40" w:line="240" w:lineRule="auto"/>
              <w:jc w:val="center"/>
              <w:rPr>
                <w:rFonts w:ascii="Arial" w:hAnsi="Arial" w:cs="Arial"/>
                <w:sz w:val="20"/>
                <w:lang w:eastAsia="zh-TW"/>
              </w:rPr>
            </w:pPr>
            <w:r>
              <w:rPr>
                <w:rFonts w:ascii="Arial" w:hAnsi="Arial" w:cs="Arial"/>
                <w:sz w:val="20"/>
                <w:lang w:eastAsia="zh-TW"/>
              </w:rPr>
              <w:t>9126</w:t>
            </w:r>
          </w:p>
        </w:tc>
        <w:tc>
          <w:tcPr>
            <w:tcW w:w="4394" w:type="dxa"/>
            <w:tcBorders>
              <w:top w:val="single" w:sz="4" w:space="0" w:color="auto"/>
              <w:left w:val="single" w:sz="4" w:space="0" w:color="auto"/>
              <w:bottom w:val="single" w:sz="4" w:space="0" w:color="auto"/>
              <w:right w:val="single" w:sz="4" w:space="0" w:color="auto"/>
            </w:tcBorders>
          </w:tcPr>
          <w:p w14:paraId="1AAC50C2" w14:textId="77777777" w:rsidR="00FC42AF" w:rsidRPr="00FC42AF" w:rsidRDefault="00FC42AF" w:rsidP="00FC42AF">
            <w:pPr>
              <w:spacing w:before="40" w:after="40" w:line="240" w:lineRule="auto"/>
              <w:rPr>
                <w:rFonts w:ascii="Arial" w:hAnsi="Arial" w:cs="Arial"/>
                <w:sz w:val="20"/>
                <w:lang w:eastAsia="zh-TW"/>
              </w:rPr>
            </w:pPr>
            <w:r w:rsidRPr="00FC42AF">
              <w:rPr>
                <w:rFonts w:ascii="Arial" w:hAnsi="Arial" w:cs="Arial"/>
                <w:sz w:val="20"/>
                <w:lang w:eastAsia="zh-TW"/>
              </w:rPr>
              <w:t>Lecture - Developed</w:t>
            </w:r>
          </w:p>
        </w:tc>
        <w:tc>
          <w:tcPr>
            <w:tcW w:w="3686" w:type="dxa"/>
            <w:tcBorders>
              <w:top w:val="single" w:sz="4" w:space="0" w:color="auto"/>
              <w:left w:val="single" w:sz="4" w:space="0" w:color="auto"/>
              <w:bottom w:val="single" w:sz="4" w:space="0" w:color="auto"/>
              <w:right w:val="single" w:sz="4" w:space="0" w:color="auto"/>
            </w:tcBorders>
            <w:vAlign w:val="center"/>
          </w:tcPr>
          <w:p w14:paraId="5FA2D1AE" w14:textId="28F09C0A" w:rsidR="00FC42AF" w:rsidRPr="00564A7F" w:rsidRDefault="00FC42AF" w:rsidP="00F315DF">
            <w:pPr>
              <w:spacing w:before="40" w:after="40" w:line="240" w:lineRule="auto"/>
              <w:jc w:val="center"/>
              <w:rPr>
                <w:rFonts w:ascii="Arial" w:hAnsi="Arial" w:cs="Arial"/>
                <w:sz w:val="20"/>
                <w:lang w:eastAsia="zh-TW"/>
              </w:rPr>
            </w:pPr>
            <w:del w:id="95" w:author="Dawson, Bre (ESI)" w:date="2020-03-23T11:17:00Z">
              <w:r w:rsidDel="00B74047">
                <w:rPr>
                  <w:rFonts w:ascii="Arial" w:hAnsi="Arial" w:cs="Arial"/>
                  <w:sz w:val="20"/>
                  <w:lang w:eastAsia="zh-TW"/>
                </w:rPr>
                <w:delText>3</w:delText>
              </w:r>
              <w:r w:rsidR="00F315DF" w:rsidDel="00B74047">
                <w:rPr>
                  <w:rFonts w:ascii="Arial" w:hAnsi="Arial" w:cs="Arial"/>
                  <w:sz w:val="20"/>
                  <w:lang w:eastAsia="zh-TW"/>
                </w:rPr>
                <w:delText xml:space="preserve"> </w:delText>
              </w:r>
            </w:del>
            <w:ins w:id="96" w:author="Dawson, Bre (ESI)" w:date="2020-03-23T11:17:00Z">
              <w:r w:rsidR="00B74047">
                <w:rPr>
                  <w:rFonts w:ascii="Arial" w:hAnsi="Arial" w:cs="Arial"/>
                  <w:sz w:val="20"/>
                  <w:lang w:eastAsia="zh-TW"/>
                </w:rPr>
                <w:t xml:space="preserve">4 </w:t>
              </w:r>
            </w:ins>
            <w:r w:rsidR="00F315DF">
              <w:rPr>
                <w:rFonts w:ascii="Arial" w:hAnsi="Arial" w:cs="Arial"/>
                <w:sz w:val="20"/>
                <w:lang w:eastAsia="zh-TW"/>
              </w:rPr>
              <w:t>hours</w:t>
            </w:r>
          </w:p>
        </w:tc>
      </w:tr>
      <w:tr w:rsidR="00FC42AF" w:rsidRPr="00F1402B" w14:paraId="3D51322D" w14:textId="77777777" w:rsidTr="00FC42AF">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0219AE" w14:textId="77777777" w:rsidR="00FC42AF" w:rsidRPr="00962DF3" w:rsidRDefault="00FC42AF" w:rsidP="00F304E0">
            <w:pPr>
              <w:spacing w:before="40" w:after="40" w:line="240" w:lineRule="auto"/>
              <w:jc w:val="center"/>
              <w:rPr>
                <w:rFonts w:ascii="Arial" w:hAnsi="Arial" w:cs="Arial"/>
                <w:sz w:val="20"/>
                <w:lang w:eastAsia="zh-TW"/>
              </w:rPr>
            </w:pPr>
            <w:r>
              <w:rPr>
                <w:rFonts w:ascii="Arial" w:hAnsi="Arial" w:cs="Arial"/>
                <w:sz w:val="20"/>
                <w:lang w:eastAsia="zh-TW"/>
              </w:rPr>
              <w:lastRenderedPageBreak/>
              <w:t>9127</w:t>
            </w:r>
          </w:p>
        </w:tc>
        <w:tc>
          <w:tcPr>
            <w:tcW w:w="4394" w:type="dxa"/>
            <w:tcBorders>
              <w:top w:val="single" w:sz="4" w:space="0" w:color="auto"/>
              <w:left w:val="single" w:sz="4" w:space="0" w:color="auto"/>
              <w:bottom w:val="single" w:sz="4" w:space="0" w:color="auto"/>
              <w:right w:val="single" w:sz="4" w:space="0" w:color="auto"/>
            </w:tcBorders>
          </w:tcPr>
          <w:p w14:paraId="77A02DCE" w14:textId="77777777" w:rsidR="00FC42AF" w:rsidRPr="00FC42AF" w:rsidRDefault="00FC42AF" w:rsidP="00FC42AF">
            <w:pPr>
              <w:spacing w:before="40" w:after="40" w:line="240" w:lineRule="auto"/>
              <w:rPr>
                <w:rFonts w:ascii="Arial" w:hAnsi="Arial" w:cs="Arial"/>
                <w:sz w:val="20"/>
                <w:lang w:eastAsia="zh-TW"/>
              </w:rPr>
            </w:pPr>
            <w:r w:rsidRPr="00FC42AF">
              <w:rPr>
                <w:rFonts w:ascii="Arial" w:hAnsi="Arial" w:cs="Arial"/>
                <w:sz w:val="20"/>
                <w:lang w:eastAsia="zh-TW"/>
              </w:rPr>
              <w:t>Lecture - Repeat</w:t>
            </w:r>
          </w:p>
        </w:tc>
        <w:tc>
          <w:tcPr>
            <w:tcW w:w="3686" w:type="dxa"/>
            <w:tcBorders>
              <w:top w:val="single" w:sz="4" w:space="0" w:color="auto"/>
              <w:left w:val="single" w:sz="4" w:space="0" w:color="auto"/>
              <w:bottom w:val="single" w:sz="4" w:space="0" w:color="auto"/>
              <w:right w:val="single" w:sz="4" w:space="0" w:color="auto"/>
            </w:tcBorders>
            <w:vAlign w:val="center"/>
          </w:tcPr>
          <w:p w14:paraId="570A32F1" w14:textId="77777777" w:rsidR="00FC42AF" w:rsidRPr="00FC42AF" w:rsidRDefault="00FC42AF" w:rsidP="00F315DF">
            <w:pPr>
              <w:spacing w:before="40" w:after="40" w:line="240" w:lineRule="auto"/>
              <w:jc w:val="center"/>
              <w:rPr>
                <w:rFonts w:ascii="Arial" w:hAnsi="Arial" w:cs="Arial"/>
                <w:sz w:val="20"/>
                <w:lang w:eastAsia="zh-TW"/>
              </w:rPr>
            </w:pPr>
            <w:r w:rsidRPr="00FC42AF">
              <w:rPr>
                <w:rFonts w:ascii="Arial" w:hAnsi="Arial" w:cs="Arial"/>
                <w:sz w:val="20"/>
                <w:lang w:eastAsia="zh-TW"/>
              </w:rPr>
              <w:t>2</w:t>
            </w:r>
            <w:r w:rsidR="00F315DF">
              <w:rPr>
                <w:rFonts w:ascii="Arial" w:hAnsi="Arial" w:cs="Arial"/>
                <w:sz w:val="20"/>
                <w:lang w:eastAsia="zh-TW"/>
              </w:rPr>
              <w:t xml:space="preserve"> hours</w:t>
            </w:r>
          </w:p>
        </w:tc>
      </w:tr>
      <w:tr w:rsidR="00FC42AF" w:rsidRPr="00F1402B" w14:paraId="5F3F1FDD" w14:textId="77777777" w:rsidTr="00FC42AF">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FEAE07" w14:textId="77777777" w:rsidR="00FC42AF" w:rsidRPr="00962DF3" w:rsidRDefault="00FC42AF" w:rsidP="00F304E0">
            <w:pPr>
              <w:spacing w:before="40" w:after="40" w:line="240" w:lineRule="auto"/>
              <w:jc w:val="center"/>
              <w:rPr>
                <w:rFonts w:ascii="Arial" w:hAnsi="Arial" w:cs="Arial"/>
                <w:sz w:val="20"/>
                <w:lang w:eastAsia="zh-TW"/>
              </w:rPr>
            </w:pPr>
            <w:r>
              <w:rPr>
                <w:rFonts w:ascii="Arial" w:hAnsi="Arial" w:cs="Arial"/>
                <w:sz w:val="20"/>
                <w:lang w:eastAsia="zh-TW"/>
              </w:rPr>
              <w:t>9128</w:t>
            </w:r>
          </w:p>
        </w:tc>
        <w:tc>
          <w:tcPr>
            <w:tcW w:w="4394" w:type="dxa"/>
            <w:tcBorders>
              <w:top w:val="single" w:sz="4" w:space="0" w:color="auto"/>
              <w:left w:val="single" w:sz="4" w:space="0" w:color="auto"/>
              <w:bottom w:val="single" w:sz="4" w:space="0" w:color="auto"/>
              <w:right w:val="single" w:sz="4" w:space="0" w:color="auto"/>
            </w:tcBorders>
          </w:tcPr>
          <w:p w14:paraId="3B673FE6" w14:textId="77777777" w:rsidR="00FC42AF" w:rsidRPr="00FC42AF" w:rsidRDefault="00FC42AF" w:rsidP="00FC42AF">
            <w:pPr>
              <w:spacing w:before="40" w:after="40" w:line="240" w:lineRule="auto"/>
              <w:rPr>
                <w:rFonts w:ascii="Arial" w:hAnsi="Arial" w:cs="Arial"/>
                <w:sz w:val="20"/>
                <w:lang w:eastAsia="zh-TW"/>
              </w:rPr>
            </w:pPr>
            <w:r w:rsidRPr="00FC42AF">
              <w:rPr>
                <w:rFonts w:ascii="Arial" w:hAnsi="Arial" w:cs="Arial"/>
                <w:sz w:val="20"/>
                <w:lang w:eastAsia="zh-TW"/>
              </w:rPr>
              <w:t>Lecture - Specialised</w:t>
            </w:r>
          </w:p>
        </w:tc>
        <w:tc>
          <w:tcPr>
            <w:tcW w:w="3686" w:type="dxa"/>
            <w:tcBorders>
              <w:top w:val="single" w:sz="4" w:space="0" w:color="auto"/>
              <w:left w:val="single" w:sz="4" w:space="0" w:color="auto"/>
              <w:bottom w:val="single" w:sz="4" w:space="0" w:color="auto"/>
              <w:right w:val="single" w:sz="4" w:space="0" w:color="auto"/>
            </w:tcBorders>
            <w:vAlign w:val="center"/>
          </w:tcPr>
          <w:p w14:paraId="030B300D" w14:textId="77777777" w:rsidR="00FC42AF" w:rsidRPr="00FC42AF" w:rsidRDefault="00FC42AF" w:rsidP="00F315DF">
            <w:pPr>
              <w:spacing w:before="40" w:after="40" w:line="240" w:lineRule="auto"/>
              <w:jc w:val="center"/>
              <w:rPr>
                <w:rFonts w:ascii="Arial" w:hAnsi="Arial" w:cs="Arial"/>
                <w:sz w:val="20"/>
                <w:lang w:eastAsia="zh-TW"/>
              </w:rPr>
            </w:pPr>
            <w:r w:rsidRPr="00FC42AF">
              <w:rPr>
                <w:rFonts w:ascii="Arial" w:hAnsi="Arial" w:cs="Arial"/>
                <w:sz w:val="20"/>
                <w:lang w:eastAsia="zh-TW"/>
              </w:rPr>
              <w:t>5</w:t>
            </w:r>
            <w:r w:rsidR="00F315DF">
              <w:rPr>
                <w:rFonts w:ascii="Arial" w:hAnsi="Arial" w:cs="Arial"/>
                <w:sz w:val="20"/>
                <w:lang w:eastAsia="zh-TW"/>
              </w:rPr>
              <w:t xml:space="preserve"> hours</w:t>
            </w:r>
          </w:p>
        </w:tc>
      </w:tr>
      <w:tr w:rsidR="00FC42AF" w:rsidRPr="00F1402B" w14:paraId="0221765F" w14:textId="77777777" w:rsidTr="00FC42AF">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B64386" w14:textId="77777777" w:rsidR="00FC42AF" w:rsidRPr="00962DF3" w:rsidRDefault="00FC42AF" w:rsidP="00F304E0">
            <w:pPr>
              <w:spacing w:before="40" w:after="40" w:line="240" w:lineRule="auto"/>
              <w:jc w:val="center"/>
              <w:rPr>
                <w:rFonts w:ascii="Arial" w:hAnsi="Arial" w:cs="Arial"/>
                <w:sz w:val="20"/>
                <w:lang w:eastAsia="zh-TW"/>
              </w:rPr>
            </w:pPr>
            <w:r>
              <w:rPr>
                <w:rFonts w:ascii="Arial" w:hAnsi="Arial" w:cs="Arial"/>
                <w:sz w:val="20"/>
                <w:lang w:eastAsia="zh-TW"/>
              </w:rPr>
              <w:t>9128</w:t>
            </w:r>
          </w:p>
        </w:tc>
        <w:tc>
          <w:tcPr>
            <w:tcW w:w="4394" w:type="dxa"/>
            <w:tcBorders>
              <w:top w:val="single" w:sz="4" w:space="0" w:color="auto"/>
              <w:left w:val="single" w:sz="4" w:space="0" w:color="auto"/>
              <w:bottom w:val="single" w:sz="4" w:space="0" w:color="auto"/>
              <w:right w:val="single" w:sz="4" w:space="0" w:color="auto"/>
            </w:tcBorders>
          </w:tcPr>
          <w:p w14:paraId="524914D1" w14:textId="77777777" w:rsidR="00FC42AF" w:rsidRPr="00FC42AF" w:rsidRDefault="00FC42AF" w:rsidP="00FC42AF">
            <w:pPr>
              <w:spacing w:before="40" w:after="40" w:line="240" w:lineRule="auto"/>
              <w:rPr>
                <w:rFonts w:ascii="Arial" w:hAnsi="Arial" w:cs="Arial"/>
                <w:sz w:val="20"/>
                <w:lang w:eastAsia="zh-TW"/>
              </w:rPr>
            </w:pPr>
            <w:r w:rsidRPr="00FC42AF">
              <w:rPr>
                <w:rFonts w:ascii="Arial" w:hAnsi="Arial" w:cs="Arial"/>
                <w:sz w:val="20"/>
                <w:lang w:eastAsia="zh-TW"/>
              </w:rPr>
              <w:t>Tutorial</w:t>
            </w:r>
          </w:p>
        </w:tc>
        <w:tc>
          <w:tcPr>
            <w:tcW w:w="3686" w:type="dxa"/>
            <w:tcBorders>
              <w:top w:val="single" w:sz="4" w:space="0" w:color="auto"/>
              <w:left w:val="single" w:sz="4" w:space="0" w:color="auto"/>
              <w:bottom w:val="single" w:sz="4" w:space="0" w:color="auto"/>
              <w:right w:val="single" w:sz="4" w:space="0" w:color="auto"/>
            </w:tcBorders>
            <w:vAlign w:val="center"/>
          </w:tcPr>
          <w:p w14:paraId="58B0650D" w14:textId="77777777" w:rsidR="00FC42AF" w:rsidRPr="00FC42AF" w:rsidRDefault="00FC42AF" w:rsidP="00F315DF">
            <w:pPr>
              <w:spacing w:before="40" w:after="40" w:line="240" w:lineRule="auto"/>
              <w:jc w:val="center"/>
              <w:rPr>
                <w:rFonts w:ascii="Arial" w:hAnsi="Arial" w:cs="Arial"/>
                <w:sz w:val="20"/>
                <w:lang w:eastAsia="zh-TW"/>
              </w:rPr>
            </w:pPr>
            <w:r w:rsidRPr="00FC42AF">
              <w:rPr>
                <w:rFonts w:ascii="Arial" w:hAnsi="Arial" w:cs="Arial"/>
                <w:sz w:val="20"/>
                <w:lang w:eastAsia="zh-TW"/>
              </w:rPr>
              <w:t>3</w:t>
            </w:r>
            <w:r w:rsidR="00F315DF">
              <w:rPr>
                <w:rFonts w:ascii="Arial" w:hAnsi="Arial" w:cs="Arial"/>
                <w:sz w:val="20"/>
                <w:lang w:eastAsia="zh-TW"/>
              </w:rPr>
              <w:t xml:space="preserve"> hours</w:t>
            </w:r>
          </w:p>
        </w:tc>
      </w:tr>
      <w:tr w:rsidR="00FC42AF" w:rsidRPr="00F1402B" w14:paraId="58527622" w14:textId="77777777" w:rsidTr="00FC42AF">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C6DB66" w14:textId="77777777" w:rsidR="00FC42AF" w:rsidRPr="00962DF3" w:rsidRDefault="00FC42AF" w:rsidP="00F304E0">
            <w:pPr>
              <w:spacing w:before="40" w:after="40" w:line="240" w:lineRule="auto"/>
              <w:jc w:val="center"/>
              <w:rPr>
                <w:rFonts w:ascii="Arial" w:hAnsi="Arial" w:cs="Arial"/>
                <w:sz w:val="20"/>
                <w:lang w:eastAsia="zh-TW"/>
              </w:rPr>
            </w:pPr>
            <w:r>
              <w:rPr>
                <w:rFonts w:ascii="Arial" w:hAnsi="Arial" w:cs="Arial"/>
                <w:sz w:val="20"/>
                <w:lang w:eastAsia="zh-TW"/>
              </w:rPr>
              <w:t>9130</w:t>
            </w:r>
          </w:p>
        </w:tc>
        <w:tc>
          <w:tcPr>
            <w:tcW w:w="4394" w:type="dxa"/>
            <w:tcBorders>
              <w:top w:val="single" w:sz="4" w:space="0" w:color="auto"/>
              <w:left w:val="single" w:sz="4" w:space="0" w:color="auto"/>
              <w:bottom w:val="single" w:sz="4" w:space="0" w:color="auto"/>
              <w:right w:val="single" w:sz="4" w:space="0" w:color="auto"/>
            </w:tcBorders>
          </w:tcPr>
          <w:p w14:paraId="5FDBBD6F" w14:textId="77777777" w:rsidR="00FC42AF" w:rsidRPr="00FC42AF" w:rsidRDefault="00FC42AF" w:rsidP="00FC42AF">
            <w:pPr>
              <w:spacing w:before="40" w:after="40" w:line="240" w:lineRule="auto"/>
              <w:rPr>
                <w:rFonts w:ascii="Arial" w:hAnsi="Arial" w:cs="Arial"/>
                <w:sz w:val="20"/>
                <w:lang w:eastAsia="zh-TW"/>
              </w:rPr>
            </w:pPr>
            <w:r w:rsidRPr="00FC42AF">
              <w:rPr>
                <w:rFonts w:ascii="Arial" w:hAnsi="Arial" w:cs="Arial"/>
                <w:sz w:val="20"/>
                <w:lang w:eastAsia="zh-TW"/>
              </w:rPr>
              <w:t>Tutorial - Repeat</w:t>
            </w:r>
          </w:p>
        </w:tc>
        <w:tc>
          <w:tcPr>
            <w:tcW w:w="3686" w:type="dxa"/>
            <w:tcBorders>
              <w:top w:val="single" w:sz="4" w:space="0" w:color="auto"/>
              <w:left w:val="single" w:sz="4" w:space="0" w:color="auto"/>
              <w:bottom w:val="single" w:sz="4" w:space="0" w:color="auto"/>
              <w:right w:val="single" w:sz="4" w:space="0" w:color="auto"/>
            </w:tcBorders>
            <w:vAlign w:val="center"/>
          </w:tcPr>
          <w:p w14:paraId="0BFF32F4" w14:textId="77777777" w:rsidR="00FC42AF" w:rsidRPr="00564A7F" w:rsidRDefault="00FC42AF" w:rsidP="00F315DF">
            <w:pPr>
              <w:spacing w:before="40" w:after="40" w:line="240" w:lineRule="auto"/>
              <w:jc w:val="center"/>
              <w:rPr>
                <w:rFonts w:ascii="Arial" w:hAnsi="Arial" w:cs="Arial"/>
                <w:sz w:val="20"/>
                <w:lang w:eastAsia="zh-TW"/>
              </w:rPr>
            </w:pPr>
            <w:r>
              <w:rPr>
                <w:rFonts w:ascii="Arial" w:hAnsi="Arial" w:cs="Arial"/>
                <w:sz w:val="20"/>
                <w:lang w:eastAsia="zh-TW"/>
              </w:rPr>
              <w:t>2</w:t>
            </w:r>
            <w:r w:rsidR="00F315DF">
              <w:rPr>
                <w:rFonts w:ascii="Arial" w:hAnsi="Arial" w:cs="Arial"/>
                <w:sz w:val="20"/>
                <w:lang w:eastAsia="zh-TW"/>
              </w:rPr>
              <w:t xml:space="preserve"> hours</w:t>
            </w:r>
          </w:p>
        </w:tc>
      </w:tr>
      <w:tr w:rsidR="00FC42AF" w:rsidRPr="00F1402B" w14:paraId="4DE84BAC" w14:textId="77777777" w:rsidTr="00FC42AF">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8AD8BB" w14:textId="77777777" w:rsidR="00FC42AF" w:rsidRPr="00962DF3" w:rsidRDefault="00FC42AF" w:rsidP="00F304E0">
            <w:pPr>
              <w:spacing w:before="40" w:after="40" w:line="240" w:lineRule="auto"/>
              <w:jc w:val="center"/>
              <w:rPr>
                <w:rFonts w:ascii="Arial" w:hAnsi="Arial" w:cs="Arial"/>
                <w:sz w:val="20"/>
                <w:lang w:eastAsia="zh-TW"/>
              </w:rPr>
            </w:pPr>
            <w:r>
              <w:rPr>
                <w:rFonts w:ascii="Arial" w:hAnsi="Arial" w:cs="Arial"/>
                <w:sz w:val="20"/>
                <w:lang w:eastAsia="zh-TW"/>
              </w:rPr>
              <w:t>9131</w:t>
            </w:r>
          </w:p>
        </w:tc>
        <w:tc>
          <w:tcPr>
            <w:tcW w:w="4394" w:type="dxa"/>
            <w:tcBorders>
              <w:top w:val="single" w:sz="4" w:space="0" w:color="auto"/>
              <w:left w:val="single" w:sz="4" w:space="0" w:color="auto"/>
              <w:bottom w:val="single" w:sz="4" w:space="0" w:color="auto"/>
              <w:right w:val="single" w:sz="4" w:space="0" w:color="auto"/>
            </w:tcBorders>
          </w:tcPr>
          <w:p w14:paraId="5FA96ABA" w14:textId="77777777" w:rsidR="00FC42AF" w:rsidRPr="00FC42AF" w:rsidRDefault="00FC42AF" w:rsidP="00FC42AF">
            <w:pPr>
              <w:spacing w:before="40" w:after="40" w:line="240" w:lineRule="auto"/>
              <w:rPr>
                <w:rFonts w:ascii="Arial" w:hAnsi="Arial" w:cs="Arial"/>
                <w:sz w:val="20"/>
                <w:lang w:eastAsia="zh-TW"/>
              </w:rPr>
            </w:pPr>
            <w:r w:rsidRPr="00FC42AF">
              <w:rPr>
                <w:rFonts w:ascii="Arial" w:hAnsi="Arial" w:cs="Arial"/>
                <w:sz w:val="20"/>
                <w:lang w:eastAsia="zh-TW"/>
              </w:rPr>
              <w:t>Tutorial - PhD</w:t>
            </w:r>
          </w:p>
        </w:tc>
        <w:tc>
          <w:tcPr>
            <w:tcW w:w="3686" w:type="dxa"/>
            <w:tcBorders>
              <w:top w:val="single" w:sz="4" w:space="0" w:color="auto"/>
              <w:left w:val="single" w:sz="4" w:space="0" w:color="auto"/>
              <w:bottom w:val="single" w:sz="4" w:space="0" w:color="auto"/>
              <w:right w:val="single" w:sz="4" w:space="0" w:color="auto"/>
            </w:tcBorders>
            <w:vAlign w:val="center"/>
          </w:tcPr>
          <w:p w14:paraId="017057E3" w14:textId="77777777" w:rsidR="00FC42AF" w:rsidRPr="00564A7F" w:rsidRDefault="00FC42AF" w:rsidP="00F315DF">
            <w:pPr>
              <w:spacing w:before="40" w:after="40" w:line="240" w:lineRule="auto"/>
              <w:jc w:val="center"/>
              <w:rPr>
                <w:rFonts w:ascii="Arial" w:hAnsi="Arial" w:cs="Arial"/>
                <w:sz w:val="20"/>
                <w:lang w:eastAsia="zh-TW"/>
              </w:rPr>
            </w:pPr>
            <w:r>
              <w:rPr>
                <w:rFonts w:ascii="Arial" w:hAnsi="Arial" w:cs="Arial"/>
                <w:sz w:val="20"/>
                <w:lang w:eastAsia="zh-TW"/>
              </w:rPr>
              <w:t>3</w:t>
            </w:r>
            <w:r w:rsidR="00F315DF">
              <w:rPr>
                <w:rFonts w:ascii="Arial" w:hAnsi="Arial" w:cs="Arial"/>
                <w:sz w:val="20"/>
                <w:lang w:eastAsia="zh-TW"/>
              </w:rPr>
              <w:t xml:space="preserve"> hours</w:t>
            </w:r>
          </w:p>
        </w:tc>
      </w:tr>
      <w:tr w:rsidR="00FC42AF" w:rsidRPr="00F1402B" w14:paraId="0822AAEF" w14:textId="77777777" w:rsidTr="00FC42AF">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ABE5C4" w14:textId="77777777" w:rsidR="00FC42AF" w:rsidRPr="00962DF3" w:rsidRDefault="00FC42AF" w:rsidP="00F304E0">
            <w:pPr>
              <w:spacing w:before="40" w:after="40" w:line="240" w:lineRule="auto"/>
              <w:jc w:val="center"/>
              <w:rPr>
                <w:rFonts w:ascii="Arial" w:hAnsi="Arial" w:cs="Arial"/>
                <w:sz w:val="20"/>
                <w:lang w:eastAsia="zh-TW"/>
              </w:rPr>
            </w:pPr>
            <w:r>
              <w:rPr>
                <w:rFonts w:ascii="Arial" w:hAnsi="Arial" w:cs="Arial"/>
                <w:sz w:val="20"/>
                <w:lang w:eastAsia="zh-TW"/>
              </w:rPr>
              <w:t>9132</w:t>
            </w:r>
          </w:p>
        </w:tc>
        <w:tc>
          <w:tcPr>
            <w:tcW w:w="4394" w:type="dxa"/>
            <w:tcBorders>
              <w:top w:val="single" w:sz="4" w:space="0" w:color="auto"/>
              <w:left w:val="single" w:sz="4" w:space="0" w:color="auto"/>
              <w:bottom w:val="single" w:sz="4" w:space="0" w:color="auto"/>
              <w:right w:val="single" w:sz="4" w:space="0" w:color="auto"/>
            </w:tcBorders>
          </w:tcPr>
          <w:p w14:paraId="549A852A" w14:textId="77777777" w:rsidR="00FC42AF" w:rsidRPr="00FC42AF" w:rsidRDefault="00FC42AF" w:rsidP="00FC42AF">
            <w:pPr>
              <w:spacing w:before="40" w:after="40" w:line="240" w:lineRule="auto"/>
              <w:rPr>
                <w:rFonts w:ascii="Arial" w:hAnsi="Arial" w:cs="Arial"/>
                <w:sz w:val="20"/>
                <w:lang w:eastAsia="zh-TW"/>
              </w:rPr>
            </w:pPr>
            <w:r w:rsidRPr="00FC42AF">
              <w:rPr>
                <w:rFonts w:ascii="Arial" w:hAnsi="Arial" w:cs="Arial"/>
                <w:sz w:val="20"/>
                <w:lang w:eastAsia="zh-TW"/>
              </w:rPr>
              <w:t>Tutorial - Repeat PhD</w:t>
            </w:r>
          </w:p>
        </w:tc>
        <w:tc>
          <w:tcPr>
            <w:tcW w:w="3686" w:type="dxa"/>
            <w:tcBorders>
              <w:top w:val="single" w:sz="4" w:space="0" w:color="auto"/>
              <w:left w:val="single" w:sz="4" w:space="0" w:color="auto"/>
              <w:bottom w:val="single" w:sz="4" w:space="0" w:color="auto"/>
              <w:right w:val="single" w:sz="4" w:space="0" w:color="auto"/>
            </w:tcBorders>
            <w:vAlign w:val="center"/>
          </w:tcPr>
          <w:p w14:paraId="46F38ADA" w14:textId="77777777" w:rsidR="00FC42AF" w:rsidRPr="00564A7F" w:rsidRDefault="00FC42AF" w:rsidP="00F315DF">
            <w:pPr>
              <w:spacing w:before="40" w:after="40" w:line="240" w:lineRule="auto"/>
              <w:jc w:val="center"/>
              <w:rPr>
                <w:rFonts w:ascii="Arial" w:hAnsi="Arial" w:cs="Arial"/>
                <w:sz w:val="20"/>
                <w:lang w:eastAsia="zh-TW"/>
              </w:rPr>
            </w:pPr>
            <w:r>
              <w:rPr>
                <w:rFonts w:ascii="Arial" w:hAnsi="Arial" w:cs="Arial"/>
                <w:sz w:val="20"/>
                <w:lang w:eastAsia="zh-TW"/>
              </w:rPr>
              <w:t>2</w:t>
            </w:r>
            <w:r w:rsidR="00F315DF">
              <w:rPr>
                <w:rFonts w:ascii="Arial" w:hAnsi="Arial" w:cs="Arial"/>
                <w:sz w:val="20"/>
                <w:lang w:eastAsia="zh-TW"/>
              </w:rPr>
              <w:t xml:space="preserve"> hours</w:t>
            </w:r>
          </w:p>
        </w:tc>
      </w:tr>
      <w:tr w:rsidR="00FC42AF" w:rsidRPr="00F1402B" w14:paraId="4C1F0B3C" w14:textId="77777777" w:rsidTr="00FC42AF">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044F38" w14:textId="77777777" w:rsidR="00FC42AF" w:rsidRPr="00962DF3" w:rsidRDefault="00FC42AF" w:rsidP="00F304E0">
            <w:pPr>
              <w:spacing w:before="40" w:after="40" w:line="240" w:lineRule="auto"/>
              <w:jc w:val="center"/>
              <w:rPr>
                <w:rFonts w:ascii="Arial" w:hAnsi="Arial" w:cs="Arial"/>
                <w:sz w:val="20"/>
                <w:lang w:eastAsia="zh-TW"/>
              </w:rPr>
            </w:pPr>
            <w:r>
              <w:rPr>
                <w:rFonts w:ascii="Arial" w:hAnsi="Arial" w:cs="Arial"/>
                <w:sz w:val="20"/>
                <w:lang w:eastAsia="zh-TW"/>
              </w:rPr>
              <w:t>9133</w:t>
            </w:r>
          </w:p>
        </w:tc>
        <w:tc>
          <w:tcPr>
            <w:tcW w:w="4394" w:type="dxa"/>
            <w:tcBorders>
              <w:top w:val="single" w:sz="4" w:space="0" w:color="auto"/>
              <w:left w:val="single" w:sz="4" w:space="0" w:color="auto"/>
              <w:bottom w:val="single" w:sz="4" w:space="0" w:color="auto"/>
              <w:right w:val="single" w:sz="4" w:space="0" w:color="auto"/>
            </w:tcBorders>
          </w:tcPr>
          <w:p w14:paraId="015FDA42" w14:textId="77777777" w:rsidR="00FC42AF" w:rsidRPr="00FC42AF" w:rsidRDefault="00FC42AF" w:rsidP="00FC42AF">
            <w:pPr>
              <w:spacing w:before="40" w:after="40" w:line="240" w:lineRule="auto"/>
              <w:rPr>
                <w:rFonts w:ascii="Arial" w:hAnsi="Arial" w:cs="Arial"/>
                <w:sz w:val="20"/>
                <w:lang w:eastAsia="zh-TW"/>
              </w:rPr>
            </w:pPr>
            <w:r w:rsidRPr="00FC42AF">
              <w:rPr>
                <w:rFonts w:ascii="Arial" w:hAnsi="Arial" w:cs="Arial"/>
                <w:sz w:val="20"/>
                <w:lang w:eastAsia="zh-TW"/>
              </w:rPr>
              <w:t>Musical Accompanying</w:t>
            </w:r>
          </w:p>
        </w:tc>
        <w:tc>
          <w:tcPr>
            <w:tcW w:w="3686" w:type="dxa"/>
            <w:tcBorders>
              <w:top w:val="single" w:sz="4" w:space="0" w:color="auto"/>
              <w:left w:val="single" w:sz="4" w:space="0" w:color="auto"/>
              <w:bottom w:val="single" w:sz="4" w:space="0" w:color="auto"/>
              <w:right w:val="single" w:sz="4" w:space="0" w:color="auto"/>
            </w:tcBorders>
            <w:vAlign w:val="center"/>
          </w:tcPr>
          <w:p w14:paraId="5544D152" w14:textId="77777777" w:rsidR="00FC42AF" w:rsidRPr="00FC42AF" w:rsidRDefault="00FC42AF" w:rsidP="00F315DF">
            <w:pPr>
              <w:spacing w:before="40" w:after="40" w:line="240" w:lineRule="auto"/>
              <w:jc w:val="center"/>
              <w:rPr>
                <w:rFonts w:ascii="Arial" w:hAnsi="Arial" w:cs="Arial"/>
                <w:sz w:val="20"/>
                <w:lang w:eastAsia="zh-TW"/>
              </w:rPr>
            </w:pPr>
            <w:r w:rsidRPr="00FC42AF">
              <w:rPr>
                <w:rFonts w:ascii="Arial" w:hAnsi="Arial" w:cs="Arial"/>
                <w:sz w:val="20"/>
                <w:lang w:eastAsia="zh-TW"/>
              </w:rPr>
              <w:t>2</w:t>
            </w:r>
            <w:r w:rsidR="00F315DF">
              <w:rPr>
                <w:rFonts w:ascii="Arial" w:hAnsi="Arial" w:cs="Arial"/>
                <w:sz w:val="20"/>
                <w:lang w:eastAsia="zh-TW"/>
              </w:rPr>
              <w:t xml:space="preserve"> hours</w:t>
            </w:r>
          </w:p>
        </w:tc>
      </w:tr>
      <w:tr w:rsidR="00FC42AF" w:rsidRPr="00F1402B" w14:paraId="5D610598" w14:textId="77777777" w:rsidTr="00FC42AF">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FED6EF" w14:textId="77777777" w:rsidR="00FC42AF" w:rsidRPr="00962DF3" w:rsidRDefault="00FC42AF" w:rsidP="00F304E0">
            <w:pPr>
              <w:spacing w:before="40" w:after="40" w:line="240" w:lineRule="auto"/>
              <w:jc w:val="center"/>
              <w:rPr>
                <w:rFonts w:ascii="Arial" w:hAnsi="Arial" w:cs="Arial"/>
                <w:sz w:val="20"/>
                <w:lang w:eastAsia="zh-TW"/>
              </w:rPr>
            </w:pPr>
            <w:r>
              <w:rPr>
                <w:rFonts w:ascii="Arial" w:hAnsi="Arial" w:cs="Arial"/>
                <w:sz w:val="20"/>
                <w:lang w:eastAsia="zh-TW"/>
              </w:rPr>
              <w:t>9134</w:t>
            </w:r>
          </w:p>
        </w:tc>
        <w:tc>
          <w:tcPr>
            <w:tcW w:w="4394" w:type="dxa"/>
            <w:tcBorders>
              <w:top w:val="single" w:sz="4" w:space="0" w:color="auto"/>
              <w:left w:val="single" w:sz="4" w:space="0" w:color="auto"/>
              <w:bottom w:val="single" w:sz="4" w:space="0" w:color="auto"/>
              <w:right w:val="single" w:sz="4" w:space="0" w:color="auto"/>
            </w:tcBorders>
          </w:tcPr>
          <w:p w14:paraId="14887C5F" w14:textId="77777777" w:rsidR="00FC42AF" w:rsidRPr="00FC42AF" w:rsidRDefault="00FC42AF" w:rsidP="00FC42AF">
            <w:pPr>
              <w:spacing w:before="40" w:after="40" w:line="240" w:lineRule="auto"/>
              <w:rPr>
                <w:rFonts w:ascii="Arial" w:hAnsi="Arial" w:cs="Arial"/>
                <w:sz w:val="20"/>
                <w:lang w:eastAsia="zh-TW"/>
              </w:rPr>
            </w:pPr>
            <w:r w:rsidRPr="00FC42AF">
              <w:rPr>
                <w:rFonts w:ascii="Arial" w:hAnsi="Arial" w:cs="Arial"/>
                <w:sz w:val="20"/>
                <w:lang w:eastAsia="zh-TW"/>
              </w:rPr>
              <w:t>Musical Accompanying PhD</w:t>
            </w:r>
          </w:p>
        </w:tc>
        <w:tc>
          <w:tcPr>
            <w:tcW w:w="3686" w:type="dxa"/>
            <w:tcBorders>
              <w:top w:val="single" w:sz="4" w:space="0" w:color="auto"/>
              <w:left w:val="single" w:sz="4" w:space="0" w:color="auto"/>
              <w:bottom w:val="single" w:sz="4" w:space="0" w:color="auto"/>
              <w:right w:val="single" w:sz="4" w:space="0" w:color="auto"/>
            </w:tcBorders>
            <w:vAlign w:val="center"/>
          </w:tcPr>
          <w:p w14:paraId="5318116B" w14:textId="77777777" w:rsidR="00FC42AF" w:rsidRPr="00FC42AF" w:rsidRDefault="00FC42AF" w:rsidP="00F315DF">
            <w:pPr>
              <w:spacing w:before="40" w:after="40" w:line="240" w:lineRule="auto"/>
              <w:jc w:val="center"/>
              <w:rPr>
                <w:rFonts w:ascii="Arial" w:hAnsi="Arial" w:cs="Arial"/>
                <w:sz w:val="20"/>
                <w:lang w:eastAsia="zh-TW"/>
              </w:rPr>
            </w:pPr>
            <w:r w:rsidRPr="00FC42AF">
              <w:rPr>
                <w:rFonts w:ascii="Arial" w:hAnsi="Arial" w:cs="Arial"/>
                <w:sz w:val="20"/>
                <w:lang w:eastAsia="zh-TW"/>
              </w:rPr>
              <w:t>2</w:t>
            </w:r>
            <w:r w:rsidR="00F315DF">
              <w:rPr>
                <w:rFonts w:ascii="Arial" w:hAnsi="Arial" w:cs="Arial"/>
                <w:sz w:val="20"/>
                <w:lang w:eastAsia="zh-TW"/>
              </w:rPr>
              <w:t xml:space="preserve"> hours</w:t>
            </w:r>
          </w:p>
        </w:tc>
      </w:tr>
      <w:tr w:rsidR="00FC42AF" w:rsidRPr="00F1402B" w14:paraId="4CD88949" w14:textId="77777777" w:rsidTr="00FC42AF">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207C3F" w14:textId="77777777" w:rsidR="00FC42AF" w:rsidRPr="00962DF3" w:rsidRDefault="00FC42AF" w:rsidP="00F304E0">
            <w:pPr>
              <w:spacing w:before="40" w:after="40" w:line="240" w:lineRule="auto"/>
              <w:jc w:val="center"/>
              <w:rPr>
                <w:rFonts w:ascii="Arial" w:hAnsi="Arial" w:cs="Arial"/>
                <w:sz w:val="20"/>
                <w:lang w:eastAsia="zh-TW"/>
              </w:rPr>
            </w:pPr>
            <w:r>
              <w:rPr>
                <w:rFonts w:ascii="Arial" w:hAnsi="Arial" w:cs="Arial"/>
                <w:sz w:val="20"/>
                <w:lang w:eastAsia="zh-TW"/>
              </w:rPr>
              <w:t>9135</w:t>
            </w:r>
          </w:p>
        </w:tc>
        <w:tc>
          <w:tcPr>
            <w:tcW w:w="4394" w:type="dxa"/>
            <w:tcBorders>
              <w:top w:val="single" w:sz="4" w:space="0" w:color="auto"/>
              <w:left w:val="single" w:sz="4" w:space="0" w:color="auto"/>
              <w:bottom w:val="single" w:sz="4" w:space="0" w:color="auto"/>
              <w:right w:val="single" w:sz="4" w:space="0" w:color="auto"/>
            </w:tcBorders>
          </w:tcPr>
          <w:p w14:paraId="6F4B6988" w14:textId="77777777" w:rsidR="00FC42AF" w:rsidRPr="00FC42AF" w:rsidRDefault="00FC42AF" w:rsidP="00FC42AF">
            <w:pPr>
              <w:spacing w:before="40" w:after="40" w:line="240" w:lineRule="auto"/>
              <w:rPr>
                <w:rFonts w:ascii="Arial" w:hAnsi="Arial" w:cs="Arial"/>
                <w:sz w:val="20"/>
                <w:lang w:eastAsia="zh-TW"/>
              </w:rPr>
            </w:pPr>
            <w:r w:rsidRPr="00FC42AF">
              <w:rPr>
                <w:rFonts w:ascii="Arial" w:hAnsi="Arial" w:cs="Arial"/>
                <w:sz w:val="20"/>
                <w:lang w:eastAsia="zh-TW"/>
              </w:rPr>
              <w:t>Clin. Nurse - Little Prep</w:t>
            </w:r>
          </w:p>
        </w:tc>
        <w:tc>
          <w:tcPr>
            <w:tcW w:w="3686" w:type="dxa"/>
            <w:tcBorders>
              <w:top w:val="single" w:sz="4" w:space="0" w:color="auto"/>
              <w:left w:val="single" w:sz="4" w:space="0" w:color="auto"/>
              <w:bottom w:val="single" w:sz="4" w:space="0" w:color="auto"/>
              <w:right w:val="single" w:sz="4" w:space="0" w:color="auto"/>
            </w:tcBorders>
            <w:vAlign w:val="center"/>
          </w:tcPr>
          <w:p w14:paraId="3B1C6EEF" w14:textId="77777777" w:rsidR="00FC42AF" w:rsidRPr="00564A7F" w:rsidRDefault="00FC42AF" w:rsidP="00F315DF">
            <w:pPr>
              <w:spacing w:before="40" w:after="40" w:line="240" w:lineRule="auto"/>
              <w:jc w:val="center"/>
              <w:rPr>
                <w:rFonts w:ascii="Arial" w:hAnsi="Arial" w:cs="Arial"/>
                <w:sz w:val="20"/>
                <w:lang w:eastAsia="zh-TW"/>
              </w:rPr>
            </w:pPr>
            <w:r>
              <w:rPr>
                <w:rFonts w:ascii="Arial" w:hAnsi="Arial" w:cs="Arial"/>
                <w:sz w:val="20"/>
                <w:lang w:eastAsia="zh-TW"/>
              </w:rPr>
              <w:t>1.5</w:t>
            </w:r>
            <w:r w:rsidR="00F315DF">
              <w:rPr>
                <w:rFonts w:ascii="Arial" w:hAnsi="Arial" w:cs="Arial"/>
                <w:sz w:val="20"/>
                <w:lang w:eastAsia="zh-TW"/>
              </w:rPr>
              <w:t xml:space="preserve"> hours</w:t>
            </w:r>
          </w:p>
        </w:tc>
      </w:tr>
      <w:tr w:rsidR="00FC42AF" w:rsidRPr="00F1402B" w14:paraId="4C0D645C" w14:textId="77777777" w:rsidTr="00FC42AF">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1793C8" w14:textId="77777777" w:rsidR="00FC42AF" w:rsidRPr="00962DF3" w:rsidRDefault="00FC42AF" w:rsidP="00F304E0">
            <w:pPr>
              <w:spacing w:before="40" w:after="40" w:line="240" w:lineRule="auto"/>
              <w:jc w:val="center"/>
              <w:rPr>
                <w:rFonts w:ascii="Arial" w:hAnsi="Arial" w:cs="Arial"/>
                <w:sz w:val="20"/>
                <w:lang w:eastAsia="zh-TW"/>
              </w:rPr>
            </w:pPr>
            <w:r>
              <w:rPr>
                <w:rFonts w:ascii="Arial" w:hAnsi="Arial" w:cs="Arial"/>
                <w:sz w:val="20"/>
                <w:lang w:eastAsia="zh-TW"/>
              </w:rPr>
              <w:t>9136</w:t>
            </w:r>
          </w:p>
        </w:tc>
        <w:tc>
          <w:tcPr>
            <w:tcW w:w="4394" w:type="dxa"/>
            <w:tcBorders>
              <w:top w:val="single" w:sz="4" w:space="0" w:color="auto"/>
              <w:left w:val="single" w:sz="4" w:space="0" w:color="auto"/>
              <w:bottom w:val="single" w:sz="4" w:space="0" w:color="auto"/>
              <w:right w:val="single" w:sz="4" w:space="0" w:color="auto"/>
            </w:tcBorders>
          </w:tcPr>
          <w:p w14:paraId="658D2676" w14:textId="77777777" w:rsidR="00FC42AF" w:rsidRPr="00FC42AF" w:rsidRDefault="00FC42AF" w:rsidP="00FC42AF">
            <w:pPr>
              <w:spacing w:before="40" w:after="40" w:line="240" w:lineRule="auto"/>
              <w:rPr>
                <w:rFonts w:ascii="Arial" w:hAnsi="Arial" w:cs="Arial"/>
                <w:sz w:val="20"/>
                <w:lang w:eastAsia="zh-TW"/>
              </w:rPr>
            </w:pPr>
            <w:r w:rsidRPr="00FC42AF">
              <w:rPr>
                <w:rFonts w:ascii="Arial" w:hAnsi="Arial" w:cs="Arial"/>
                <w:sz w:val="20"/>
                <w:lang w:eastAsia="zh-TW"/>
              </w:rPr>
              <w:t>Clin. Nurse</w:t>
            </w:r>
          </w:p>
        </w:tc>
        <w:tc>
          <w:tcPr>
            <w:tcW w:w="3686" w:type="dxa"/>
            <w:tcBorders>
              <w:top w:val="single" w:sz="4" w:space="0" w:color="auto"/>
              <w:left w:val="single" w:sz="4" w:space="0" w:color="auto"/>
              <w:bottom w:val="single" w:sz="4" w:space="0" w:color="auto"/>
              <w:right w:val="single" w:sz="4" w:space="0" w:color="auto"/>
            </w:tcBorders>
            <w:vAlign w:val="center"/>
          </w:tcPr>
          <w:p w14:paraId="73096FA8" w14:textId="77777777" w:rsidR="00FC42AF" w:rsidRPr="00564A7F" w:rsidRDefault="00FC42AF" w:rsidP="00F315DF">
            <w:pPr>
              <w:spacing w:before="40" w:after="40" w:line="240" w:lineRule="auto"/>
              <w:jc w:val="center"/>
              <w:rPr>
                <w:rFonts w:ascii="Arial" w:hAnsi="Arial" w:cs="Arial"/>
                <w:sz w:val="20"/>
                <w:lang w:eastAsia="zh-TW"/>
              </w:rPr>
            </w:pPr>
            <w:r>
              <w:rPr>
                <w:rFonts w:ascii="Arial" w:hAnsi="Arial" w:cs="Arial"/>
                <w:sz w:val="20"/>
                <w:lang w:eastAsia="zh-TW"/>
              </w:rPr>
              <w:t>2</w:t>
            </w:r>
            <w:r w:rsidR="00F315DF">
              <w:rPr>
                <w:rFonts w:ascii="Arial" w:hAnsi="Arial" w:cs="Arial"/>
                <w:sz w:val="20"/>
                <w:lang w:eastAsia="zh-TW"/>
              </w:rPr>
              <w:t xml:space="preserve"> hours</w:t>
            </w:r>
          </w:p>
        </w:tc>
      </w:tr>
      <w:tr w:rsidR="00FC42AF" w:rsidRPr="00F1402B" w14:paraId="4D057E9E" w14:textId="77777777" w:rsidTr="00FC42AF">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CFFFA7" w14:textId="77777777" w:rsidR="00FC42AF" w:rsidRPr="00962DF3" w:rsidRDefault="00FC42AF" w:rsidP="00F304E0">
            <w:pPr>
              <w:spacing w:before="40" w:after="40" w:line="240" w:lineRule="auto"/>
              <w:jc w:val="center"/>
              <w:rPr>
                <w:rFonts w:ascii="Arial" w:hAnsi="Arial" w:cs="Arial"/>
                <w:sz w:val="20"/>
                <w:lang w:eastAsia="zh-TW"/>
              </w:rPr>
            </w:pPr>
            <w:r>
              <w:rPr>
                <w:rFonts w:ascii="Arial" w:hAnsi="Arial" w:cs="Arial"/>
                <w:sz w:val="20"/>
                <w:lang w:eastAsia="zh-TW"/>
              </w:rPr>
              <w:t>9137</w:t>
            </w:r>
          </w:p>
        </w:tc>
        <w:tc>
          <w:tcPr>
            <w:tcW w:w="4394" w:type="dxa"/>
            <w:tcBorders>
              <w:top w:val="single" w:sz="4" w:space="0" w:color="auto"/>
              <w:left w:val="single" w:sz="4" w:space="0" w:color="auto"/>
              <w:bottom w:val="single" w:sz="4" w:space="0" w:color="auto"/>
              <w:right w:val="single" w:sz="4" w:space="0" w:color="auto"/>
            </w:tcBorders>
          </w:tcPr>
          <w:p w14:paraId="1E8F8888" w14:textId="77777777" w:rsidR="00FC42AF" w:rsidRPr="00FC42AF" w:rsidRDefault="00FC42AF" w:rsidP="00FC42AF">
            <w:pPr>
              <w:spacing w:before="40" w:after="40" w:line="240" w:lineRule="auto"/>
              <w:rPr>
                <w:rFonts w:ascii="Arial" w:hAnsi="Arial" w:cs="Arial"/>
                <w:sz w:val="20"/>
                <w:lang w:eastAsia="zh-TW"/>
              </w:rPr>
            </w:pPr>
            <w:r w:rsidRPr="00FC42AF">
              <w:rPr>
                <w:rFonts w:ascii="Arial" w:hAnsi="Arial" w:cs="Arial"/>
                <w:sz w:val="20"/>
                <w:lang w:eastAsia="zh-TW"/>
              </w:rPr>
              <w:t xml:space="preserve">Clin. Nurse PhD - </w:t>
            </w:r>
            <w:proofErr w:type="spellStart"/>
            <w:r w:rsidRPr="00FC42AF">
              <w:rPr>
                <w:rFonts w:ascii="Arial" w:hAnsi="Arial" w:cs="Arial"/>
                <w:sz w:val="20"/>
                <w:lang w:eastAsia="zh-TW"/>
              </w:rPr>
              <w:t>LilPrep</w:t>
            </w:r>
            <w:proofErr w:type="spellEnd"/>
          </w:p>
        </w:tc>
        <w:tc>
          <w:tcPr>
            <w:tcW w:w="3686" w:type="dxa"/>
            <w:tcBorders>
              <w:top w:val="single" w:sz="4" w:space="0" w:color="auto"/>
              <w:left w:val="single" w:sz="4" w:space="0" w:color="auto"/>
              <w:bottom w:val="single" w:sz="4" w:space="0" w:color="auto"/>
              <w:right w:val="single" w:sz="4" w:space="0" w:color="auto"/>
            </w:tcBorders>
            <w:vAlign w:val="center"/>
          </w:tcPr>
          <w:p w14:paraId="03757B3D" w14:textId="77777777" w:rsidR="00FC42AF" w:rsidRPr="00564A7F" w:rsidRDefault="00FC42AF" w:rsidP="00F315DF">
            <w:pPr>
              <w:spacing w:before="40" w:after="40" w:line="240" w:lineRule="auto"/>
              <w:jc w:val="center"/>
              <w:rPr>
                <w:rFonts w:ascii="Arial" w:hAnsi="Arial" w:cs="Arial"/>
                <w:sz w:val="20"/>
                <w:lang w:eastAsia="zh-TW"/>
              </w:rPr>
            </w:pPr>
            <w:r>
              <w:rPr>
                <w:rFonts w:ascii="Arial" w:hAnsi="Arial" w:cs="Arial"/>
                <w:sz w:val="20"/>
                <w:lang w:eastAsia="zh-TW"/>
              </w:rPr>
              <w:t>1.5</w:t>
            </w:r>
            <w:r w:rsidR="00F315DF">
              <w:rPr>
                <w:rFonts w:ascii="Arial" w:hAnsi="Arial" w:cs="Arial"/>
                <w:sz w:val="20"/>
                <w:lang w:eastAsia="zh-TW"/>
              </w:rPr>
              <w:t xml:space="preserve"> hours</w:t>
            </w:r>
          </w:p>
        </w:tc>
      </w:tr>
      <w:tr w:rsidR="00FC42AF" w:rsidRPr="00F1402B" w14:paraId="63A8CA5D" w14:textId="77777777" w:rsidTr="00FC42AF">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D75AB9" w14:textId="77777777" w:rsidR="00FC42AF" w:rsidRPr="00962DF3" w:rsidRDefault="00FC42AF" w:rsidP="00F304E0">
            <w:pPr>
              <w:spacing w:before="40" w:after="40" w:line="240" w:lineRule="auto"/>
              <w:jc w:val="center"/>
              <w:rPr>
                <w:rFonts w:ascii="Arial" w:hAnsi="Arial" w:cs="Arial"/>
                <w:sz w:val="20"/>
                <w:lang w:eastAsia="zh-TW"/>
              </w:rPr>
            </w:pPr>
            <w:r>
              <w:rPr>
                <w:rFonts w:ascii="Arial" w:hAnsi="Arial" w:cs="Arial"/>
                <w:sz w:val="20"/>
                <w:lang w:eastAsia="zh-TW"/>
              </w:rPr>
              <w:t>9138</w:t>
            </w:r>
          </w:p>
        </w:tc>
        <w:tc>
          <w:tcPr>
            <w:tcW w:w="4394" w:type="dxa"/>
            <w:tcBorders>
              <w:top w:val="single" w:sz="4" w:space="0" w:color="auto"/>
              <w:left w:val="single" w:sz="4" w:space="0" w:color="auto"/>
              <w:bottom w:val="single" w:sz="4" w:space="0" w:color="auto"/>
              <w:right w:val="single" w:sz="4" w:space="0" w:color="auto"/>
            </w:tcBorders>
          </w:tcPr>
          <w:p w14:paraId="6EC0578D" w14:textId="77777777" w:rsidR="00FC42AF" w:rsidRPr="00FC42AF" w:rsidRDefault="00FC42AF" w:rsidP="00FC42AF">
            <w:pPr>
              <w:spacing w:before="40" w:after="40" w:line="240" w:lineRule="auto"/>
              <w:rPr>
                <w:rFonts w:ascii="Arial" w:hAnsi="Arial" w:cs="Arial"/>
                <w:sz w:val="20"/>
                <w:lang w:eastAsia="zh-TW"/>
              </w:rPr>
            </w:pPr>
            <w:r w:rsidRPr="00FC42AF">
              <w:rPr>
                <w:rFonts w:ascii="Arial" w:hAnsi="Arial" w:cs="Arial"/>
                <w:sz w:val="20"/>
                <w:lang w:eastAsia="zh-TW"/>
              </w:rPr>
              <w:t>Clin. Nurse PhD</w:t>
            </w:r>
          </w:p>
        </w:tc>
        <w:tc>
          <w:tcPr>
            <w:tcW w:w="3686" w:type="dxa"/>
            <w:tcBorders>
              <w:top w:val="single" w:sz="4" w:space="0" w:color="auto"/>
              <w:left w:val="single" w:sz="4" w:space="0" w:color="auto"/>
              <w:bottom w:val="single" w:sz="4" w:space="0" w:color="auto"/>
              <w:right w:val="single" w:sz="4" w:space="0" w:color="auto"/>
            </w:tcBorders>
            <w:vAlign w:val="center"/>
          </w:tcPr>
          <w:p w14:paraId="63EBAF16" w14:textId="77777777" w:rsidR="00FC42AF" w:rsidRPr="00564A7F" w:rsidRDefault="00FC42AF" w:rsidP="00F315DF">
            <w:pPr>
              <w:spacing w:before="40" w:after="40" w:line="240" w:lineRule="auto"/>
              <w:jc w:val="center"/>
              <w:rPr>
                <w:rFonts w:ascii="Arial" w:hAnsi="Arial" w:cs="Arial"/>
                <w:sz w:val="20"/>
                <w:lang w:eastAsia="zh-TW"/>
              </w:rPr>
            </w:pPr>
            <w:r>
              <w:rPr>
                <w:rFonts w:ascii="Arial" w:hAnsi="Arial" w:cs="Arial"/>
                <w:sz w:val="20"/>
                <w:lang w:eastAsia="zh-TW"/>
              </w:rPr>
              <w:t>2</w:t>
            </w:r>
            <w:r w:rsidR="00F315DF">
              <w:rPr>
                <w:rFonts w:ascii="Arial" w:hAnsi="Arial" w:cs="Arial"/>
                <w:sz w:val="20"/>
                <w:lang w:eastAsia="zh-TW"/>
              </w:rPr>
              <w:t xml:space="preserve"> hours</w:t>
            </w:r>
          </w:p>
        </w:tc>
      </w:tr>
      <w:tr w:rsidR="00FC42AF" w:rsidRPr="00F1402B" w14:paraId="6B95C3F0" w14:textId="77777777" w:rsidTr="00FC42AF">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6836C9" w14:textId="77777777" w:rsidR="00FC42AF" w:rsidRPr="00962DF3" w:rsidRDefault="00FC42AF" w:rsidP="00F304E0">
            <w:pPr>
              <w:spacing w:before="40" w:after="40" w:line="240" w:lineRule="auto"/>
              <w:jc w:val="center"/>
              <w:rPr>
                <w:rFonts w:ascii="Arial" w:hAnsi="Arial" w:cs="Arial"/>
                <w:sz w:val="20"/>
                <w:lang w:eastAsia="zh-TW"/>
              </w:rPr>
            </w:pPr>
            <w:r>
              <w:rPr>
                <w:rFonts w:ascii="Arial" w:hAnsi="Arial" w:cs="Arial"/>
                <w:sz w:val="20"/>
                <w:lang w:eastAsia="zh-TW"/>
              </w:rPr>
              <w:t>9152</w:t>
            </w:r>
          </w:p>
        </w:tc>
        <w:tc>
          <w:tcPr>
            <w:tcW w:w="4394" w:type="dxa"/>
            <w:tcBorders>
              <w:top w:val="single" w:sz="4" w:space="0" w:color="auto"/>
              <w:left w:val="single" w:sz="4" w:space="0" w:color="auto"/>
              <w:bottom w:val="single" w:sz="4" w:space="0" w:color="auto"/>
              <w:right w:val="single" w:sz="4" w:space="0" w:color="auto"/>
            </w:tcBorders>
          </w:tcPr>
          <w:p w14:paraId="020AB788" w14:textId="77777777" w:rsidR="00FC42AF" w:rsidRPr="00FC42AF" w:rsidRDefault="00FC42AF" w:rsidP="00FC42AF">
            <w:pPr>
              <w:spacing w:before="40" w:after="40" w:line="240" w:lineRule="auto"/>
              <w:rPr>
                <w:rFonts w:ascii="Arial" w:hAnsi="Arial" w:cs="Arial"/>
                <w:sz w:val="20"/>
                <w:lang w:eastAsia="zh-TW"/>
              </w:rPr>
            </w:pPr>
            <w:r w:rsidRPr="00FC42AF">
              <w:rPr>
                <w:rFonts w:ascii="Arial" w:hAnsi="Arial" w:cs="Arial"/>
                <w:sz w:val="20"/>
                <w:lang w:eastAsia="zh-TW"/>
              </w:rPr>
              <w:t>Lecture - Assoc. Degree</w:t>
            </w:r>
          </w:p>
        </w:tc>
        <w:tc>
          <w:tcPr>
            <w:tcW w:w="3686" w:type="dxa"/>
            <w:tcBorders>
              <w:top w:val="single" w:sz="4" w:space="0" w:color="auto"/>
              <w:left w:val="single" w:sz="4" w:space="0" w:color="auto"/>
              <w:bottom w:val="single" w:sz="4" w:space="0" w:color="auto"/>
              <w:right w:val="single" w:sz="4" w:space="0" w:color="auto"/>
            </w:tcBorders>
            <w:vAlign w:val="center"/>
          </w:tcPr>
          <w:p w14:paraId="702F8F34" w14:textId="77777777" w:rsidR="00FC42AF" w:rsidRPr="00564A7F" w:rsidRDefault="00FC42AF" w:rsidP="00F315DF">
            <w:pPr>
              <w:spacing w:before="40" w:after="40" w:line="240" w:lineRule="auto"/>
              <w:jc w:val="center"/>
              <w:rPr>
                <w:rFonts w:ascii="Arial" w:hAnsi="Arial" w:cs="Arial"/>
                <w:sz w:val="20"/>
                <w:lang w:eastAsia="zh-TW"/>
              </w:rPr>
            </w:pPr>
            <w:r>
              <w:rPr>
                <w:rFonts w:ascii="Arial" w:hAnsi="Arial" w:cs="Arial"/>
                <w:sz w:val="20"/>
                <w:lang w:eastAsia="zh-TW"/>
              </w:rPr>
              <w:t>3</w:t>
            </w:r>
            <w:r w:rsidR="00F315DF">
              <w:rPr>
                <w:rFonts w:ascii="Arial" w:hAnsi="Arial" w:cs="Arial"/>
                <w:sz w:val="20"/>
                <w:lang w:eastAsia="zh-TW"/>
              </w:rPr>
              <w:t xml:space="preserve"> hours</w:t>
            </w:r>
          </w:p>
        </w:tc>
      </w:tr>
      <w:tr w:rsidR="00FC42AF" w:rsidRPr="00F1402B" w14:paraId="2BDF3F16" w14:textId="77777777" w:rsidTr="00FC42AF">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ABD4E" w14:textId="77777777" w:rsidR="00FC42AF" w:rsidRPr="00962DF3" w:rsidRDefault="00FC42AF" w:rsidP="00F304E0">
            <w:pPr>
              <w:spacing w:before="40" w:after="40" w:line="240" w:lineRule="auto"/>
              <w:jc w:val="center"/>
              <w:rPr>
                <w:rFonts w:ascii="Arial" w:hAnsi="Arial" w:cs="Arial"/>
                <w:sz w:val="20"/>
                <w:lang w:eastAsia="zh-TW"/>
              </w:rPr>
            </w:pPr>
            <w:r>
              <w:rPr>
                <w:rFonts w:ascii="Arial" w:hAnsi="Arial" w:cs="Arial"/>
                <w:sz w:val="20"/>
                <w:lang w:eastAsia="zh-TW"/>
              </w:rPr>
              <w:t>9153</w:t>
            </w:r>
          </w:p>
        </w:tc>
        <w:tc>
          <w:tcPr>
            <w:tcW w:w="4394" w:type="dxa"/>
            <w:tcBorders>
              <w:top w:val="single" w:sz="4" w:space="0" w:color="auto"/>
              <w:left w:val="single" w:sz="4" w:space="0" w:color="auto"/>
              <w:bottom w:val="single" w:sz="4" w:space="0" w:color="auto"/>
              <w:right w:val="single" w:sz="4" w:space="0" w:color="auto"/>
            </w:tcBorders>
          </w:tcPr>
          <w:p w14:paraId="448D4190" w14:textId="77777777" w:rsidR="00FC42AF" w:rsidRPr="00FC42AF" w:rsidRDefault="00FC42AF" w:rsidP="00FC42AF">
            <w:pPr>
              <w:spacing w:before="40" w:after="40" w:line="240" w:lineRule="auto"/>
              <w:rPr>
                <w:rFonts w:ascii="Arial" w:hAnsi="Arial" w:cs="Arial"/>
                <w:sz w:val="20"/>
                <w:lang w:eastAsia="zh-TW"/>
              </w:rPr>
            </w:pPr>
            <w:r w:rsidRPr="00FC42AF">
              <w:rPr>
                <w:rFonts w:ascii="Arial" w:hAnsi="Arial" w:cs="Arial"/>
                <w:sz w:val="20"/>
                <w:lang w:eastAsia="zh-TW"/>
              </w:rPr>
              <w:t xml:space="preserve">Lecture - Assoc. Deg. </w:t>
            </w:r>
            <w:proofErr w:type="spellStart"/>
            <w:r w:rsidRPr="00FC42AF">
              <w:rPr>
                <w:rFonts w:ascii="Arial" w:hAnsi="Arial" w:cs="Arial"/>
                <w:sz w:val="20"/>
                <w:lang w:eastAsia="zh-TW"/>
              </w:rPr>
              <w:t>Rpt</w:t>
            </w:r>
            <w:proofErr w:type="spellEnd"/>
          </w:p>
        </w:tc>
        <w:tc>
          <w:tcPr>
            <w:tcW w:w="3686" w:type="dxa"/>
            <w:tcBorders>
              <w:top w:val="single" w:sz="4" w:space="0" w:color="auto"/>
              <w:left w:val="single" w:sz="4" w:space="0" w:color="auto"/>
              <w:bottom w:val="single" w:sz="4" w:space="0" w:color="auto"/>
              <w:right w:val="single" w:sz="4" w:space="0" w:color="auto"/>
            </w:tcBorders>
            <w:vAlign w:val="center"/>
          </w:tcPr>
          <w:p w14:paraId="7A18FE43" w14:textId="77777777" w:rsidR="00FC42AF" w:rsidRPr="00564A7F" w:rsidRDefault="00FC42AF" w:rsidP="00F315DF">
            <w:pPr>
              <w:spacing w:before="40" w:after="40" w:line="240" w:lineRule="auto"/>
              <w:jc w:val="center"/>
              <w:rPr>
                <w:rFonts w:ascii="Arial" w:hAnsi="Arial" w:cs="Arial"/>
                <w:sz w:val="20"/>
                <w:lang w:eastAsia="zh-TW"/>
              </w:rPr>
            </w:pPr>
            <w:r>
              <w:rPr>
                <w:rFonts w:ascii="Arial" w:hAnsi="Arial" w:cs="Arial"/>
                <w:sz w:val="20"/>
                <w:lang w:eastAsia="zh-TW"/>
              </w:rPr>
              <w:t>2</w:t>
            </w:r>
            <w:r w:rsidR="00F315DF">
              <w:rPr>
                <w:rFonts w:ascii="Arial" w:hAnsi="Arial" w:cs="Arial"/>
                <w:sz w:val="20"/>
                <w:lang w:eastAsia="zh-TW"/>
              </w:rPr>
              <w:t xml:space="preserve"> hours</w:t>
            </w:r>
          </w:p>
        </w:tc>
      </w:tr>
      <w:tr w:rsidR="00FC42AF" w:rsidRPr="00F1402B" w14:paraId="2821989C" w14:textId="77777777" w:rsidTr="00FC42AF">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83F474" w14:textId="77777777" w:rsidR="00FC42AF" w:rsidRPr="00962DF3" w:rsidRDefault="00FC42AF" w:rsidP="00F304E0">
            <w:pPr>
              <w:spacing w:before="40" w:after="40" w:line="240" w:lineRule="auto"/>
              <w:jc w:val="center"/>
              <w:rPr>
                <w:rFonts w:ascii="Arial" w:hAnsi="Arial" w:cs="Arial"/>
                <w:sz w:val="20"/>
                <w:lang w:eastAsia="zh-TW"/>
              </w:rPr>
            </w:pPr>
            <w:r>
              <w:rPr>
                <w:rFonts w:ascii="Arial" w:hAnsi="Arial" w:cs="Arial"/>
                <w:sz w:val="20"/>
                <w:lang w:eastAsia="zh-TW"/>
              </w:rPr>
              <w:t>9154</w:t>
            </w:r>
          </w:p>
        </w:tc>
        <w:tc>
          <w:tcPr>
            <w:tcW w:w="4394" w:type="dxa"/>
            <w:tcBorders>
              <w:top w:val="single" w:sz="4" w:space="0" w:color="auto"/>
              <w:left w:val="single" w:sz="4" w:space="0" w:color="auto"/>
              <w:bottom w:val="single" w:sz="4" w:space="0" w:color="auto"/>
              <w:right w:val="single" w:sz="4" w:space="0" w:color="auto"/>
            </w:tcBorders>
          </w:tcPr>
          <w:p w14:paraId="1745C83B" w14:textId="77777777" w:rsidR="00FC42AF" w:rsidRPr="00FC42AF" w:rsidRDefault="00FC42AF" w:rsidP="00FC42AF">
            <w:pPr>
              <w:spacing w:before="40" w:after="40" w:line="240" w:lineRule="auto"/>
              <w:rPr>
                <w:rFonts w:ascii="Arial" w:hAnsi="Arial" w:cs="Arial"/>
                <w:sz w:val="20"/>
                <w:lang w:eastAsia="zh-TW"/>
              </w:rPr>
            </w:pPr>
            <w:r w:rsidRPr="00FC42AF">
              <w:rPr>
                <w:rFonts w:ascii="Arial" w:hAnsi="Arial" w:cs="Arial"/>
                <w:sz w:val="20"/>
                <w:lang w:eastAsia="zh-TW"/>
              </w:rPr>
              <w:t>Tutorial - Assoc. Degree</w:t>
            </w:r>
          </w:p>
        </w:tc>
        <w:tc>
          <w:tcPr>
            <w:tcW w:w="3686" w:type="dxa"/>
            <w:tcBorders>
              <w:top w:val="single" w:sz="4" w:space="0" w:color="auto"/>
              <w:left w:val="single" w:sz="4" w:space="0" w:color="auto"/>
              <w:bottom w:val="single" w:sz="4" w:space="0" w:color="auto"/>
              <w:right w:val="single" w:sz="4" w:space="0" w:color="auto"/>
            </w:tcBorders>
            <w:vAlign w:val="center"/>
          </w:tcPr>
          <w:p w14:paraId="6B1F3AD9" w14:textId="77777777" w:rsidR="00FC42AF" w:rsidRPr="00564A7F" w:rsidRDefault="00FC42AF" w:rsidP="00F315DF">
            <w:pPr>
              <w:spacing w:before="40" w:after="40" w:line="240" w:lineRule="auto"/>
              <w:jc w:val="center"/>
              <w:rPr>
                <w:rFonts w:ascii="Arial" w:hAnsi="Arial" w:cs="Arial"/>
                <w:sz w:val="20"/>
                <w:lang w:eastAsia="zh-TW"/>
              </w:rPr>
            </w:pPr>
            <w:r>
              <w:rPr>
                <w:rFonts w:ascii="Arial" w:hAnsi="Arial" w:cs="Arial"/>
                <w:sz w:val="20"/>
                <w:lang w:eastAsia="zh-TW"/>
              </w:rPr>
              <w:t>3</w:t>
            </w:r>
            <w:r w:rsidR="00F315DF">
              <w:rPr>
                <w:rFonts w:ascii="Arial" w:hAnsi="Arial" w:cs="Arial"/>
                <w:sz w:val="20"/>
                <w:lang w:eastAsia="zh-TW"/>
              </w:rPr>
              <w:t xml:space="preserve"> hours</w:t>
            </w:r>
          </w:p>
        </w:tc>
      </w:tr>
      <w:tr w:rsidR="00FC42AF" w:rsidRPr="00F1402B" w14:paraId="3056E6CC" w14:textId="77777777" w:rsidTr="00FC42AF">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E8633A" w14:textId="77777777" w:rsidR="00FC42AF" w:rsidRPr="00962DF3" w:rsidRDefault="00FC42AF" w:rsidP="00F304E0">
            <w:pPr>
              <w:spacing w:before="40" w:after="40" w:line="240" w:lineRule="auto"/>
              <w:jc w:val="center"/>
              <w:rPr>
                <w:rFonts w:ascii="Arial" w:hAnsi="Arial" w:cs="Arial"/>
                <w:sz w:val="20"/>
                <w:lang w:eastAsia="zh-TW"/>
              </w:rPr>
            </w:pPr>
            <w:r>
              <w:rPr>
                <w:rFonts w:ascii="Arial" w:hAnsi="Arial" w:cs="Arial"/>
                <w:sz w:val="20"/>
                <w:lang w:eastAsia="zh-TW"/>
              </w:rPr>
              <w:t>9155</w:t>
            </w:r>
          </w:p>
        </w:tc>
        <w:tc>
          <w:tcPr>
            <w:tcW w:w="4394" w:type="dxa"/>
            <w:tcBorders>
              <w:top w:val="single" w:sz="4" w:space="0" w:color="auto"/>
              <w:left w:val="single" w:sz="4" w:space="0" w:color="auto"/>
              <w:bottom w:val="single" w:sz="4" w:space="0" w:color="auto"/>
              <w:right w:val="single" w:sz="4" w:space="0" w:color="auto"/>
            </w:tcBorders>
          </w:tcPr>
          <w:p w14:paraId="0D3377A6" w14:textId="77777777" w:rsidR="00FC42AF" w:rsidRPr="00FC42AF" w:rsidRDefault="00FC42AF" w:rsidP="00FC42AF">
            <w:pPr>
              <w:spacing w:before="40" w:after="40" w:line="240" w:lineRule="auto"/>
              <w:rPr>
                <w:rFonts w:ascii="Arial" w:hAnsi="Arial" w:cs="Arial"/>
                <w:sz w:val="20"/>
                <w:lang w:eastAsia="zh-TW"/>
              </w:rPr>
            </w:pPr>
            <w:r w:rsidRPr="00FC42AF">
              <w:rPr>
                <w:rFonts w:ascii="Arial" w:hAnsi="Arial" w:cs="Arial"/>
                <w:sz w:val="20"/>
                <w:lang w:eastAsia="zh-TW"/>
              </w:rPr>
              <w:t xml:space="preserve">Tutorial - Assoc. </w:t>
            </w:r>
            <w:proofErr w:type="spellStart"/>
            <w:r w:rsidRPr="00FC42AF">
              <w:rPr>
                <w:rFonts w:ascii="Arial" w:hAnsi="Arial" w:cs="Arial"/>
                <w:sz w:val="20"/>
                <w:lang w:eastAsia="zh-TW"/>
              </w:rPr>
              <w:t>Deg.Rpt</w:t>
            </w:r>
            <w:proofErr w:type="spellEnd"/>
          </w:p>
        </w:tc>
        <w:tc>
          <w:tcPr>
            <w:tcW w:w="3686" w:type="dxa"/>
            <w:tcBorders>
              <w:top w:val="single" w:sz="4" w:space="0" w:color="auto"/>
              <w:left w:val="single" w:sz="4" w:space="0" w:color="auto"/>
              <w:bottom w:val="single" w:sz="4" w:space="0" w:color="auto"/>
              <w:right w:val="single" w:sz="4" w:space="0" w:color="auto"/>
            </w:tcBorders>
            <w:vAlign w:val="center"/>
          </w:tcPr>
          <w:p w14:paraId="0A81CB0A" w14:textId="77777777" w:rsidR="00FC42AF" w:rsidRPr="00564A7F" w:rsidRDefault="00FC42AF" w:rsidP="00F315DF">
            <w:pPr>
              <w:spacing w:before="40" w:after="40" w:line="240" w:lineRule="auto"/>
              <w:jc w:val="center"/>
              <w:rPr>
                <w:rFonts w:ascii="Arial" w:hAnsi="Arial" w:cs="Arial"/>
                <w:sz w:val="20"/>
                <w:lang w:eastAsia="zh-TW"/>
              </w:rPr>
            </w:pPr>
            <w:r>
              <w:rPr>
                <w:rFonts w:ascii="Arial" w:hAnsi="Arial" w:cs="Arial"/>
                <w:sz w:val="20"/>
                <w:lang w:eastAsia="zh-TW"/>
              </w:rPr>
              <w:t>2</w:t>
            </w:r>
            <w:r w:rsidR="00F315DF">
              <w:rPr>
                <w:rFonts w:ascii="Arial" w:hAnsi="Arial" w:cs="Arial"/>
                <w:sz w:val="20"/>
                <w:lang w:eastAsia="zh-TW"/>
              </w:rPr>
              <w:t xml:space="preserve"> hours</w:t>
            </w:r>
          </w:p>
        </w:tc>
      </w:tr>
      <w:tr w:rsidR="001750C5" w:rsidRPr="00F1402B" w14:paraId="1B5A32D7" w14:textId="77777777" w:rsidTr="00FC42AF">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E0E160" w14:textId="77777777" w:rsidR="001750C5" w:rsidRDefault="001750C5" w:rsidP="00F304E0">
            <w:pPr>
              <w:spacing w:before="40" w:after="40" w:line="240" w:lineRule="auto"/>
              <w:jc w:val="center"/>
              <w:rPr>
                <w:rFonts w:ascii="Arial" w:hAnsi="Arial" w:cs="Arial"/>
                <w:sz w:val="20"/>
                <w:lang w:eastAsia="zh-TW"/>
              </w:rPr>
            </w:pPr>
            <w:r>
              <w:rPr>
                <w:rFonts w:ascii="Arial" w:hAnsi="Arial" w:cs="Arial"/>
                <w:sz w:val="20"/>
                <w:lang w:eastAsia="zh-TW"/>
              </w:rPr>
              <w:t>9171</w:t>
            </w:r>
          </w:p>
        </w:tc>
        <w:tc>
          <w:tcPr>
            <w:tcW w:w="4394" w:type="dxa"/>
            <w:tcBorders>
              <w:top w:val="single" w:sz="4" w:space="0" w:color="auto"/>
              <w:left w:val="single" w:sz="4" w:space="0" w:color="auto"/>
              <w:bottom w:val="single" w:sz="4" w:space="0" w:color="auto"/>
              <w:right w:val="single" w:sz="4" w:space="0" w:color="auto"/>
            </w:tcBorders>
          </w:tcPr>
          <w:p w14:paraId="1E32DB5F" w14:textId="77777777" w:rsidR="001750C5" w:rsidRPr="00FC42AF" w:rsidRDefault="001750C5" w:rsidP="00FC42AF">
            <w:pPr>
              <w:spacing w:before="40" w:after="40" w:line="240" w:lineRule="auto"/>
              <w:rPr>
                <w:rFonts w:ascii="Arial" w:hAnsi="Arial" w:cs="Arial"/>
                <w:sz w:val="20"/>
                <w:lang w:eastAsia="zh-TW"/>
              </w:rPr>
            </w:pPr>
            <w:r>
              <w:rPr>
                <w:rFonts w:ascii="Arial" w:hAnsi="Arial" w:cs="Arial"/>
                <w:sz w:val="20"/>
                <w:lang w:eastAsia="zh-TW"/>
              </w:rPr>
              <w:t xml:space="preserve">Test Ops – Speaking </w:t>
            </w:r>
          </w:p>
        </w:tc>
        <w:tc>
          <w:tcPr>
            <w:tcW w:w="3686" w:type="dxa"/>
            <w:tcBorders>
              <w:top w:val="single" w:sz="4" w:space="0" w:color="auto"/>
              <w:left w:val="single" w:sz="4" w:space="0" w:color="auto"/>
              <w:bottom w:val="single" w:sz="4" w:space="0" w:color="auto"/>
              <w:right w:val="single" w:sz="4" w:space="0" w:color="auto"/>
            </w:tcBorders>
            <w:vAlign w:val="center"/>
          </w:tcPr>
          <w:p w14:paraId="20168788" w14:textId="77777777" w:rsidR="001750C5" w:rsidRDefault="001750C5" w:rsidP="00F315DF">
            <w:pPr>
              <w:spacing w:before="40" w:after="40" w:line="240" w:lineRule="auto"/>
              <w:jc w:val="center"/>
              <w:rPr>
                <w:rFonts w:ascii="Arial" w:hAnsi="Arial" w:cs="Arial"/>
                <w:sz w:val="20"/>
                <w:lang w:eastAsia="zh-TW"/>
              </w:rPr>
            </w:pPr>
            <w:r>
              <w:rPr>
                <w:rFonts w:ascii="Arial" w:hAnsi="Arial" w:cs="Arial"/>
                <w:sz w:val="20"/>
                <w:lang w:eastAsia="zh-TW"/>
              </w:rPr>
              <w:t>0.3333 hours</w:t>
            </w:r>
          </w:p>
        </w:tc>
      </w:tr>
      <w:tr w:rsidR="001750C5" w:rsidRPr="00F1402B" w:rsidDel="00B74047" w14:paraId="61F6DC4D" w14:textId="7E8428C2" w:rsidTr="00FC42AF">
        <w:trPr>
          <w:cantSplit/>
          <w:trHeight w:val="255"/>
          <w:del w:id="97" w:author="Dawson, Bre (ESI)" w:date="2020-03-23T11:18:00Z"/>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5D320D" w14:textId="09577079" w:rsidR="001750C5" w:rsidDel="00B74047" w:rsidRDefault="001750C5" w:rsidP="00F304E0">
            <w:pPr>
              <w:spacing w:before="40" w:after="40" w:line="240" w:lineRule="auto"/>
              <w:jc w:val="center"/>
              <w:rPr>
                <w:del w:id="98" w:author="Dawson, Bre (ESI)" w:date="2020-03-23T11:18:00Z"/>
                <w:rFonts w:ascii="Arial" w:hAnsi="Arial" w:cs="Arial"/>
                <w:sz w:val="20"/>
                <w:lang w:eastAsia="zh-TW"/>
              </w:rPr>
            </w:pPr>
            <w:del w:id="99" w:author="Dawson, Bre (ESI)" w:date="2020-03-23T11:18:00Z">
              <w:r w:rsidDel="00B74047">
                <w:rPr>
                  <w:rFonts w:ascii="Arial" w:hAnsi="Arial" w:cs="Arial"/>
                  <w:sz w:val="20"/>
                  <w:lang w:eastAsia="zh-TW"/>
                </w:rPr>
                <w:delText>9172</w:delText>
              </w:r>
            </w:del>
          </w:p>
        </w:tc>
        <w:tc>
          <w:tcPr>
            <w:tcW w:w="4394" w:type="dxa"/>
            <w:tcBorders>
              <w:top w:val="single" w:sz="4" w:space="0" w:color="auto"/>
              <w:left w:val="single" w:sz="4" w:space="0" w:color="auto"/>
              <w:bottom w:val="single" w:sz="4" w:space="0" w:color="auto"/>
              <w:right w:val="single" w:sz="4" w:space="0" w:color="auto"/>
            </w:tcBorders>
          </w:tcPr>
          <w:p w14:paraId="085615A9" w14:textId="7BEF88DF" w:rsidR="001750C5" w:rsidRPr="00FC42AF" w:rsidDel="00B74047" w:rsidRDefault="001750C5" w:rsidP="00FC42AF">
            <w:pPr>
              <w:spacing w:before="40" w:after="40" w:line="240" w:lineRule="auto"/>
              <w:rPr>
                <w:del w:id="100" w:author="Dawson, Bre (ESI)" w:date="2020-03-23T11:18:00Z"/>
                <w:rFonts w:ascii="Arial" w:hAnsi="Arial" w:cs="Arial"/>
                <w:sz w:val="20"/>
                <w:lang w:eastAsia="zh-TW"/>
              </w:rPr>
            </w:pPr>
            <w:del w:id="101" w:author="Dawson, Bre (ESI)" w:date="2020-03-23T11:18:00Z">
              <w:r w:rsidDel="00B74047">
                <w:rPr>
                  <w:rFonts w:ascii="Arial" w:hAnsi="Arial" w:cs="Arial"/>
                  <w:sz w:val="20"/>
                  <w:lang w:eastAsia="zh-TW"/>
                </w:rPr>
                <w:delText xml:space="preserve">Test Ops – Writing </w:delText>
              </w:r>
            </w:del>
          </w:p>
        </w:tc>
        <w:tc>
          <w:tcPr>
            <w:tcW w:w="3686" w:type="dxa"/>
            <w:tcBorders>
              <w:top w:val="single" w:sz="4" w:space="0" w:color="auto"/>
              <w:left w:val="single" w:sz="4" w:space="0" w:color="auto"/>
              <w:bottom w:val="single" w:sz="4" w:space="0" w:color="auto"/>
              <w:right w:val="single" w:sz="4" w:space="0" w:color="auto"/>
            </w:tcBorders>
            <w:vAlign w:val="center"/>
          </w:tcPr>
          <w:p w14:paraId="6989AE76" w14:textId="2F62DB4F" w:rsidR="001750C5" w:rsidDel="00B74047" w:rsidRDefault="001750C5" w:rsidP="00F315DF">
            <w:pPr>
              <w:spacing w:before="40" w:after="40" w:line="240" w:lineRule="auto"/>
              <w:jc w:val="center"/>
              <w:rPr>
                <w:del w:id="102" w:author="Dawson, Bre (ESI)" w:date="2020-03-23T11:18:00Z"/>
                <w:rFonts w:ascii="Arial" w:hAnsi="Arial" w:cs="Arial"/>
                <w:sz w:val="20"/>
                <w:lang w:eastAsia="zh-TW"/>
              </w:rPr>
            </w:pPr>
            <w:del w:id="103" w:author="Dawson, Bre (ESI)" w:date="2020-03-23T11:18:00Z">
              <w:r w:rsidDel="00B74047">
                <w:rPr>
                  <w:rFonts w:ascii="Arial" w:hAnsi="Arial" w:cs="Arial"/>
                  <w:sz w:val="20"/>
                  <w:lang w:eastAsia="zh-TW"/>
                </w:rPr>
                <w:delText>0.0834 hours</w:delText>
              </w:r>
            </w:del>
          </w:p>
        </w:tc>
      </w:tr>
      <w:tr w:rsidR="001750C5" w:rsidRPr="00F1402B" w14:paraId="44CD2238" w14:textId="77777777" w:rsidTr="00FC42AF">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6E6457" w14:textId="77777777" w:rsidR="001750C5" w:rsidRDefault="001750C5" w:rsidP="00F304E0">
            <w:pPr>
              <w:spacing w:before="40" w:after="40" w:line="240" w:lineRule="auto"/>
              <w:jc w:val="center"/>
              <w:rPr>
                <w:rFonts w:ascii="Arial" w:hAnsi="Arial" w:cs="Arial"/>
                <w:sz w:val="20"/>
                <w:lang w:eastAsia="zh-TW"/>
              </w:rPr>
            </w:pPr>
            <w:r>
              <w:rPr>
                <w:rFonts w:ascii="Arial" w:hAnsi="Arial" w:cs="Arial"/>
                <w:sz w:val="20"/>
                <w:lang w:eastAsia="zh-TW"/>
              </w:rPr>
              <w:t>9173</w:t>
            </w:r>
          </w:p>
        </w:tc>
        <w:tc>
          <w:tcPr>
            <w:tcW w:w="4394" w:type="dxa"/>
            <w:tcBorders>
              <w:top w:val="single" w:sz="4" w:space="0" w:color="auto"/>
              <w:left w:val="single" w:sz="4" w:space="0" w:color="auto"/>
              <w:bottom w:val="single" w:sz="4" w:space="0" w:color="auto"/>
              <w:right w:val="single" w:sz="4" w:space="0" w:color="auto"/>
            </w:tcBorders>
          </w:tcPr>
          <w:p w14:paraId="640C4CCC" w14:textId="77777777" w:rsidR="001750C5" w:rsidRPr="00FC42AF" w:rsidRDefault="001750C5" w:rsidP="00FC42AF">
            <w:pPr>
              <w:spacing w:before="40" w:after="40" w:line="240" w:lineRule="auto"/>
              <w:rPr>
                <w:rFonts w:ascii="Arial" w:hAnsi="Arial" w:cs="Arial"/>
                <w:sz w:val="20"/>
                <w:lang w:eastAsia="zh-TW"/>
              </w:rPr>
            </w:pPr>
            <w:r>
              <w:rPr>
                <w:rFonts w:ascii="Arial" w:hAnsi="Arial" w:cs="Arial"/>
                <w:sz w:val="20"/>
                <w:lang w:eastAsia="zh-TW"/>
              </w:rPr>
              <w:t>Test Ops – Jagged Profile</w:t>
            </w:r>
          </w:p>
        </w:tc>
        <w:tc>
          <w:tcPr>
            <w:tcW w:w="3686" w:type="dxa"/>
            <w:tcBorders>
              <w:top w:val="single" w:sz="4" w:space="0" w:color="auto"/>
              <w:left w:val="single" w:sz="4" w:space="0" w:color="auto"/>
              <w:bottom w:val="single" w:sz="4" w:space="0" w:color="auto"/>
              <w:right w:val="single" w:sz="4" w:space="0" w:color="auto"/>
            </w:tcBorders>
            <w:vAlign w:val="center"/>
          </w:tcPr>
          <w:p w14:paraId="46EB1D3A" w14:textId="77777777" w:rsidR="001750C5" w:rsidRDefault="001750C5" w:rsidP="00F315DF">
            <w:pPr>
              <w:spacing w:before="40" w:after="40" w:line="240" w:lineRule="auto"/>
              <w:jc w:val="center"/>
              <w:rPr>
                <w:rFonts w:ascii="Arial" w:hAnsi="Arial" w:cs="Arial"/>
                <w:sz w:val="20"/>
                <w:lang w:eastAsia="zh-TW"/>
              </w:rPr>
            </w:pPr>
            <w:r>
              <w:rPr>
                <w:rFonts w:ascii="Arial" w:hAnsi="Arial" w:cs="Arial"/>
                <w:sz w:val="20"/>
                <w:lang w:eastAsia="zh-TW"/>
              </w:rPr>
              <w:t>0.25 hours</w:t>
            </w:r>
          </w:p>
        </w:tc>
      </w:tr>
      <w:tr w:rsidR="00B74047" w:rsidRPr="00F1402B" w14:paraId="0551D037" w14:textId="77777777" w:rsidTr="00FC42AF">
        <w:trPr>
          <w:cantSplit/>
          <w:trHeight w:val="255"/>
          <w:ins w:id="104" w:author="Dawson, Bre (ESI)" w:date="2020-03-23T11:18:00Z"/>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BA09AF" w14:textId="45F4B574" w:rsidR="00B74047" w:rsidRDefault="00B74047" w:rsidP="00F304E0">
            <w:pPr>
              <w:spacing w:before="40" w:after="40" w:line="240" w:lineRule="auto"/>
              <w:jc w:val="center"/>
              <w:rPr>
                <w:ins w:id="105" w:author="Dawson, Bre (ESI)" w:date="2020-03-23T11:18:00Z"/>
                <w:rFonts w:ascii="Arial" w:hAnsi="Arial" w:cs="Arial"/>
                <w:sz w:val="20"/>
                <w:lang w:eastAsia="zh-TW"/>
              </w:rPr>
            </w:pPr>
            <w:ins w:id="106" w:author="Dawson, Bre (ESI)" w:date="2020-03-23T11:19:00Z">
              <w:r>
                <w:rPr>
                  <w:rFonts w:ascii="Arial" w:hAnsi="Arial" w:cs="Arial"/>
                  <w:sz w:val="20"/>
                  <w:lang w:eastAsia="zh-TW"/>
                </w:rPr>
                <w:t>9150</w:t>
              </w:r>
            </w:ins>
          </w:p>
        </w:tc>
        <w:tc>
          <w:tcPr>
            <w:tcW w:w="4394" w:type="dxa"/>
            <w:tcBorders>
              <w:top w:val="single" w:sz="4" w:space="0" w:color="auto"/>
              <w:left w:val="single" w:sz="4" w:space="0" w:color="auto"/>
              <w:bottom w:val="single" w:sz="4" w:space="0" w:color="auto"/>
              <w:right w:val="single" w:sz="4" w:space="0" w:color="auto"/>
            </w:tcBorders>
          </w:tcPr>
          <w:p w14:paraId="23125857" w14:textId="3C84A0ED" w:rsidR="00B74047" w:rsidRDefault="00B74047" w:rsidP="00FC42AF">
            <w:pPr>
              <w:spacing w:before="40" w:after="40" w:line="240" w:lineRule="auto"/>
              <w:rPr>
                <w:ins w:id="107" w:author="Dawson, Bre (ESI)" w:date="2020-03-23T11:18:00Z"/>
                <w:rFonts w:ascii="Arial" w:hAnsi="Arial" w:cs="Arial"/>
                <w:sz w:val="20"/>
                <w:lang w:eastAsia="zh-TW"/>
              </w:rPr>
            </w:pPr>
            <w:ins w:id="108" w:author="Dawson, Bre (ESI)" w:date="2020-03-23T11:19:00Z">
              <w:r w:rsidRPr="00B74047">
                <w:rPr>
                  <w:rFonts w:ascii="Arial" w:hAnsi="Arial" w:cs="Arial"/>
                  <w:sz w:val="20"/>
                  <w:lang w:eastAsia="zh-TW"/>
                </w:rPr>
                <w:t>Teaching - Certificate IV</w:t>
              </w:r>
            </w:ins>
          </w:p>
        </w:tc>
        <w:tc>
          <w:tcPr>
            <w:tcW w:w="3686" w:type="dxa"/>
            <w:tcBorders>
              <w:top w:val="single" w:sz="4" w:space="0" w:color="auto"/>
              <w:left w:val="single" w:sz="4" w:space="0" w:color="auto"/>
              <w:bottom w:val="single" w:sz="4" w:space="0" w:color="auto"/>
              <w:right w:val="single" w:sz="4" w:space="0" w:color="auto"/>
            </w:tcBorders>
            <w:vAlign w:val="center"/>
          </w:tcPr>
          <w:p w14:paraId="11D3CC50" w14:textId="42C3FA8B" w:rsidR="00B74047" w:rsidRDefault="00B74047" w:rsidP="00F315DF">
            <w:pPr>
              <w:spacing w:before="40" w:after="40" w:line="240" w:lineRule="auto"/>
              <w:jc w:val="center"/>
              <w:rPr>
                <w:ins w:id="109" w:author="Dawson, Bre (ESI)" w:date="2020-03-23T11:18:00Z"/>
                <w:rFonts w:ascii="Arial" w:hAnsi="Arial" w:cs="Arial"/>
                <w:sz w:val="20"/>
                <w:lang w:eastAsia="zh-TW"/>
              </w:rPr>
            </w:pPr>
            <w:ins w:id="110" w:author="Dawson, Bre (ESI)" w:date="2020-03-23T11:19:00Z">
              <w:r>
                <w:rPr>
                  <w:rFonts w:ascii="Arial" w:hAnsi="Arial" w:cs="Arial"/>
                  <w:sz w:val="20"/>
                  <w:lang w:eastAsia="zh-TW"/>
                </w:rPr>
                <w:t>1.5 hours</w:t>
              </w:r>
            </w:ins>
          </w:p>
        </w:tc>
      </w:tr>
      <w:tr w:rsidR="00B74047" w:rsidRPr="00F1402B" w14:paraId="7D1B8F52" w14:textId="77777777" w:rsidTr="00FC42AF">
        <w:trPr>
          <w:cantSplit/>
          <w:trHeight w:val="255"/>
          <w:ins w:id="111" w:author="Dawson, Bre (ESI)" w:date="2020-03-23T11:18:00Z"/>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561D31" w14:textId="6399DC3F" w:rsidR="00B74047" w:rsidRDefault="00B74047" w:rsidP="00F304E0">
            <w:pPr>
              <w:spacing w:before="40" w:after="40" w:line="240" w:lineRule="auto"/>
              <w:jc w:val="center"/>
              <w:rPr>
                <w:ins w:id="112" w:author="Dawson, Bre (ESI)" w:date="2020-03-23T11:18:00Z"/>
                <w:rFonts w:ascii="Arial" w:hAnsi="Arial" w:cs="Arial"/>
                <w:sz w:val="20"/>
                <w:lang w:eastAsia="zh-TW"/>
              </w:rPr>
            </w:pPr>
            <w:ins w:id="113" w:author="Dawson, Bre (ESI)" w:date="2020-03-23T11:19:00Z">
              <w:r>
                <w:rPr>
                  <w:rFonts w:ascii="Arial" w:hAnsi="Arial" w:cs="Arial"/>
                  <w:sz w:val="20"/>
                  <w:lang w:eastAsia="zh-TW"/>
                </w:rPr>
                <w:t>9151</w:t>
              </w:r>
            </w:ins>
          </w:p>
        </w:tc>
        <w:tc>
          <w:tcPr>
            <w:tcW w:w="4394" w:type="dxa"/>
            <w:tcBorders>
              <w:top w:val="single" w:sz="4" w:space="0" w:color="auto"/>
              <w:left w:val="single" w:sz="4" w:space="0" w:color="auto"/>
              <w:bottom w:val="single" w:sz="4" w:space="0" w:color="auto"/>
              <w:right w:val="single" w:sz="4" w:space="0" w:color="auto"/>
            </w:tcBorders>
          </w:tcPr>
          <w:p w14:paraId="3DAAE26D" w14:textId="47BA2ADB" w:rsidR="00B74047" w:rsidRDefault="00B74047" w:rsidP="00FC42AF">
            <w:pPr>
              <w:spacing w:before="40" w:after="40" w:line="240" w:lineRule="auto"/>
              <w:rPr>
                <w:ins w:id="114" w:author="Dawson, Bre (ESI)" w:date="2020-03-23T11:18:00Z"/>
                <w:rFonts w:ascii="Arial" w:hAnsi="Arial" w:cs="Arial"/>
                <w:sz w:val="20"/>
                <w:lang w:eastAsia="zh-TW"/>
              </w:rPr>
            </w:pPr>
            <w:ins w:id="115" w:author="Dawson, Bre (ESI)" w:date="2020-03-23T11:19:00Z">
              <w:r w:rsidRPr="00B74047">
                <w:rPr>
                  <w:rFonts w:ascii="Arial" w:hAnsi="Arial" w:cs="Arial"/>
                  <w:sz w:val="20"/>
                  <w:lang w:eastAsia="zh-TW"/>
                </w:rPr>
                <w:t>Teaching - Diploma</w:t>
              </w:r>
            </w:ins>
          </w:p>
        </w:tc>
        <w:tc>
          <w:tcPr>
            <w:tcW w:w="3686" w:type="dxa"/>
            <w:tcBorders>
              <w:top w:val="single" w:sz="4" w:space="0" w:color="auto"/>
              <w:left w:val="single" w:sz="4" w:space="0" w:color="auto"/>
              <w:bottom w:val="single" w:sz="4" w:space="0" w:color="auto"/>
              <w:right w:val="single" w:sz="4" w:space="0" w:color="auto"/>
            </w:tcBorders>
            <w:vAlign w:val="center"/>
          </w:tcPr>
          <w:p w14:paraId="5FBD52BA" w14:textId="5A10BD93" w:rsidR="00B74047" w:rsidRDefault="00B74047" w:rsidP="00F315DF">
            <w:pPr>
              <w:spacing w:before="40" w:after="40" w:line="240" w:lineRule="auto"/>
              <w:jc w:val="center"/>
              <w:rPr>
                <w:ins w:id="116" w:author="Dawson, Bre (ESI)" w:date="2020-03-23T11:18:00Z"/>
                <w:rFonts w:ascii="Arial" w:hAnsi="Arial" w:cs="Arial"/>
                <w:sz w:val="20"/>
                <w:lang w:eastAsia="zh-TW"/>
              </w:rPr>
            </w:pPr>
            <w:ins w:id="117" w:author="Dawson, Bre (ESI)" w:date="2020-03-23T11:19:00Z">
              <w:r>
                <w:rPr>
                  <w:rFonts w:ascii="Arial" w:hAnsi="Arial" w:cs="Arial"/>
                  <w:sz w:val="20"/>
                  <w:lang w:eastAsia="zh-TW"/>
                </w:rPr>
                <w:t>1.5 hours</w:t>
              </w:r>
            </w:ins>
          </w:p>
        </w:tc>
      </w:tr>
    </w:tbl>
    <w:p w14:paraId="0CA6AA9E" w14:textId="77777777" w:rsidR="002E294F" w:rsidRDefault="002E294F" w:rsidP="00F5296F">
      <w:pPr>
        <w:rPr>
          <w:rFonts w:ascii="Arial" w:hAnsi="Arial" w:cs="Arial"/>
          <w:sz w:val="22"/>
          <w:szCs w:val="22"/>
          <w:highlight w:val="yellow"/>
        </w:rPr>
      </w:pPr>
    </w:p>
    <w:p w14:paraId="70EC34EE" w14:textId="77777777" w:rsidR="00881C39" w:rsidRPr="006F4D27" w:rsidRDefault="00881C39" w:rsidP="00F5296F">
      <w:pPr>
        <w:rPr>
          <w:rFonts w:ascii="Arial" w:hAnsi="Arial" w:cs="Arial"/>
          <w:sz w:val="22"/>
          <w:szCs w:val="22"/>
        </w:rPr>
      </w:pPr>
      <w:r w:rsidRPr="006F4D27">
        <w:rPr>
          <w:rFonts w:ascii="Arial" w:hAnsi="Arial" w:cs="Arial"/>
          <w:sz w:val="22"/>
          <w:szCs w:val="22"/>
        </w:rPr>
        <w:t xml:space="preserve">The below attendance types will not accrue any </w:t>
      </w:r>
      <w:r w:rsidR="00965F54" w:rsidRPr="006F4D27">
        <w:rPr>
          <w:rFonts w:ascii="Arial" w:hAnsi="Arial" w:cs="Arial"/>
          <w:sz w:val="22"/>
          <w:szCs w:val="22"/>
        </w:rPr>
        <w:t>leave</w:t>
      </w:r>
      <w:r w:rsidRPr="006F4D27">
        <w:rPr>
          <w:rFonts w:ascii="Arial" w:hAnsi="Arial" w:cs="Arial"/>
          <w:sz w:val="22"/>
          <w:szCs w:val="22"/>
        </w:rPr>
        <w:t xml:space="preserve"> for </w:t>
      </w:r>
      <w:r w:rsidR="00965F54" w:rsidRPr="006F4D27">
        <w:rPr>
          <w:rFonts w:ascii="Arial" w:hAnsi="Arial" w:cs="Arial"/>
          <w:sz w:val="22"/>
          <w:szCs w:val="22"/>
        </w:rPr>
        <w:t>Continuing (Full Time or Part Time) or C</w:t>
      </w:r>
      <w:r w:rsidRPr="006F4D27">
        <w:rPr>
          <w:rFonts w:ascii="Arial" w:hAnsi="Arial" w:cs="Arial"/>
          <w:sz w:val="22"/>
          <w:szCs w:val="22"/>
        </w:rPr>
        <w:t>asual</w:t>
      </w:r>
      <w:r w:rsidR="00965F54" w:rsidRPr="006F4D27">
        <w:rPr>
          <w:rFonts w:ascii="Arial" w:hAnsi="Arial" w:cs="Arial"/>
          <w:sz w:val="22"/>
          <w:szCs w:val="22"/>
        </w:rPr>
        <w:t xml:space="preserve"> employees – </w:t>
      </w:r>
    </w:p>
    <w:p w14:paraId="30B77DE1" w14:textId="77777777" w:rsidR="00965F54" w:rsidRPr="006F4D27" w:rsidRDefault="00965F54" w:rsidP="005D44D6">
      <w:pPr>
        <w:pStyle w:val="ListParagraph"/>
        <w:numPr>
          <w:ilvl w:val="0"/>
          <w:numId w:val="40"/>
        </w:numPr>
        <w:rPr>
          <w:rFonts w:ascii="Arial" w:hAnsi="Arial" w:cs="Arial"/>
          <w:sz w:val="22"/>
          <w:szCs w:val="22"/>
        </w:rPr>
      </w:pPr>
      <w:r w:rsidRPr="006F4D27">
        <w:rPr>
          <w:rFonts w:ascii="Arial" w:hAnsi="Arial" w:cs="Arial"/>
          <w:sz w:val="22"/>
          <w:szCs w:val="22"/>
        </w:rPr>
        <w:t xml:space="preserve">Excess Teaching </w:t>
      </w:r>
    </w:p>
    <w:p w14:paraId="0A64FE7A" w14:textId="77777777" w:rsidR="00965F54" w:rsidRPr="006F4D27" w:rsidRDefault="00965F54" w:rsidP="005D44D6">
      <w:pPr>
        <w:pStyle w:val="ListParagraph"/>
        <w:numPr>
          <w:ilvl w:val="0"/>
          <w:numId w:val="40"/>
        </w:numPr>
        <w:rPr>
          <w:rFonts w:ascii="Arial" w:hAnsi="Arial" w:cs="Arial"/>
          <w:sz w:val="22"/>
          <w:szCs w:val="22"/>
        </w:rPr>
      </w:pPr>
      <w:r w:rsidRPr="006F4D27">
        <w:rPr>
          <w:rFonts w:ascii="Arial" w:hAnsi="Arial" w:cs="Arial"/>
          <w:sz w:val="22"/>
          <w:szCs w:val="22"/>
        </w:rPr>
        <w:t xml:space="preserve">Call Back / Call Out / Call Out Remote </w:t>
      </w:r>
    </w:p>
    <w:p w14:paraId="5F834AB6" w14:textId="77777777" w:rsidR="00965F54" w:rsidRPr="006F4D27" w:rsidRDefault="00965F54" w:rsidP="005D44D6">
      <w:pPr>
        <w:pStyle w:val="ListParagraph"/>
        <w:numPr>
          <w:ilvl w:val="0"/>
          <w:numId w:val="40"/>
        </w:numPr>
        <w:rPr>
          <w:rFonts w:ascii="Arial" w:hAnsi="Arial" w:cs="Arial"/>
          <w:sz w:val="22"/>
          <w:szCs w:val="22"/>
        </w:rPr>
      </w:pPr>
      <w:r w:rsidRPr="006F4D27">
        <w:rPr>
          <w:rFonts w:ascii="Arial" w:hAnsi="Arial" w:cs="Arial"/>
          <w:sz w:val="22"/>
          <w:szCs w:val="22"/>
        </w:rPr>
        <w:t xml:space="preserve">Time in Lieu  </w:t>
      </w:r>
    </w:p>
    <w:p w14:paraId="4AD61164" w14:textId="77777777" w:rsidR="00965F54" w:rsidRPr="006F4D27" w:rsidRDefault="00965F54" w:rsidP="005D44D6">
      <w:pPr>
        <w:pStyle w:val="ListParagraph"/>
        <w:numPr>
          <w:ilvl w:val="0"/>
          <w:numId w:val="40"/>
        </w:numPr>
        <w:rPr>
          <w:rFonts w:ascii="Arial" w:hAnsi="Arial" w:cs="Arial"/>
          <w:sz w:val="22"/>
          <w:szCs w:val="22"/>
        </w:rPr>
      </w:pPr>
      <w:r w:rsidRPr="006F4D27">
        <w:rPr>
          <w:rFonts w:ascii="Arial" w:hAnsi="Arial" w:cs="Arial"/>
          <w:sz w:val="22"/>
          <w:szCs w:val="22"/>
        </w:rPr>
        <w:t xml:space="preserve">Public Holiday Worked </w:t>
      </w:r>
    </w:p>
    <w:p w14:paraId="11660B0A" w14:textId="77777777" w:rsidR="00965F54" w:rsidRPr="006F4D27" w:rsidRDefault="00965F54" w:rsidP="005D44D6">
      <w:pPr>
        <w:pStyle w:val="ListParagraph"/>
        <w:numPr>
          <w:ilvl w:val="0"/>
          <w:numId w:val="40"/>
        </w:numPr>
        <w:rPr>
          <w:rFonts w:ascii="Arial" w:hAnsi="Arial" w:cs="Arial"/>
          <w:sz w:val="22"/>
          <w:szCs w:val="22"/>
        </w:rPr>
      </w:pPr>
      <w:r w:rsidRPr="006F4D27">
        <w:rPr>
          <w:rFonts w:ascii="Arial" w:hAnsi="Arial" w:cs="Arial"/>
          <w:sz w:val="22"/>
          <w:szCs w:val="22"/>
        </w:rPr>
        <w:t xml:space="preserve">No Minimum Break </w:t>
      </w:r>
    </w:p>
    <w:p w14:paraId="12C22CB8" w14:textId="77777777" w:rsidR="00965F54" w:rsidRPr="006F4D27" w:rsidRDefault="00965F54" w:rsidP="005D44D6">
      <w:pPr>
        <w:pStyle w:val="ListParagraph"/>
        <w:numPr>
          <w:ilvl w:val="0"/>
          <w:numId w:val="40"/>
        </w:numPr>
        <w:rPr>
          <w:rFonts w:ascii="Arial" w:hAnsi="Arial" w:cs="Arial"/>
          <w:sz w:val="22"/>
          <w:szCs w:val="22"/>
        </w:rPr>
      </w:pPr>
      <w:r w:rsidRPr="006F4D27">
        <w:rPr>
          <w:rFonts w:ascii="Arial" w:hAnsi="Arial" w:cs="Arial"/>
          <w:sz w:val="22"/>
          <w:szCs w:val="22"/>
        </w:rPr>
        <w:t xml:space="preserve">Extended Travel / Extended Travel OT </w:t>
      </w:r>
    </w:p>
    <w:p w14:paraId="3E3A3728" w14:textId="77777777" w:rsidR="00F5296F" w:rsidRDefault="00F5296F" w:rsidP="00F5296F">
      <w:pPr>
        <w:rPr>
          <w:rFonts w:ascii="Arial" w:hAnsi="Arial" w:cs="Arial"/>
          <w:sz w:val="22"/>
          <w:szCs w:val="22"/>
        </w:rPr>
      </w:pPr>
    </w:p>
    <w:p w14:paraId="5A62C8BB" w14:textId="77777777" w:rsidR="0003739B" w:rsidRDefault="0003739B" w:rsidP="0003739B">
      <w:pPr>
        <w:rPr>
          <w:rFonts w:ascii="Arial" w:hAnsi="Arial" w:cs="Arial"/>
          <w:sz w:val="22"/>
          <w:szCs w:val="22"/>
        </w:rPr>
      </w:pPr>
      <w:r w:rsidRPr="008D76AF">
        <w:rPr>
          <w:rFonts w:ascii="Arial" w:hAnsi="Arial" w:cs="Arial"/>
          <w:sz w:val="22"/>
          <w:szCs w:val="22"/>
        </w:rPr>
        <w:t>Please refer to the Time Blueprint Configuration Worksheet ‘Time Rule Overview</w:t>
      </w:r>
      <w:r>
        <w:rPr>
          <w:rFonts w:ascii="Arial" w:hAnsi="Arial" w:cs="Arial"/>
          <w:sz w:val="22"/>
          <w:szCs w:val="22"/>
        </w:rPr>
        <w:t>’ and</w:t>
      </w:r>
      <w:r w:rsidRPr="008D76AF">
        <w:rPr>
          <w:rFonts w:ascii="Arial" w:hAnsi="Arial" w:cs="Arial"/>
          <w:sz w:val="22"/>
          <w:szCs w:val="22"/>
        </w:rPr>
        <w:t xml:space="preserve"> ‘</w:t>
      </w:r>
      <w:proofErr w:type="spellStart"/>
      <w:r w:rsidRPr="00ED4337">
        <w:rPr>
          <w:rFonts w:ascii="Arial" w:hAnsi="Arial" w:cs="Arial"/>
          <w:sz w:val="22"/>
          <w:szCs w:val="22"/>
        </w:rPr>
        <w:t>Overview_Quotas</w:t>
      </w:r>
      <w:proofErr w:type="spellEnd"/>
      <w:r w:rsidRPr="008D76AF">
        <w:rPr>
          <w:rFonts w:ascii="Arial" w:hAnsi="Arial" w:cs="Arial"/>
          <w:sz w:val="22"/>
          <w:szCs w:val="22"/>
        </w:rPr>
        <w:t xml:space="preserve">’ tabs for details </w:t>
      </w:r>
      <w:r>
        <w:rPr>
          <w:rFonts w:ascii="Arial" w:hAnsi="Arial" w:cs="Arial"/>
          <w:sz w:val="22"/>
          <w:szCs w:val="22"/>
        </w:rPr>
        <w:t xml:space="preserve">part time additional and casual hour accrual rates. </w:t>
      </w:r>
    </w:p>
    <w:p w14:paraId="1ABB878D" w14:textId="63657399" w:rsidR="00C81A7C" w:rsidRDefault="00C81A7C" w:rsidP="004339BC">
      <w:pPr>
        <w:rPr>
          <w:ins w:id="118" w:author="Dawson, Bre (ESI)" w:date="2020-03-23T14:19:00Z"/>
          <w:rFonts w:ascii="Arial" w:hAnsi="Arial" w:cs="Arial"/>
          <w:sz w:val="22"/>
          <w:szCs w:val="22"/>
        </w:rPr>
      </w:pPr>
    </w:p>
    <w:p w14:paraId="4610ADD1" w14:textId="33702055" w:rsidR="00B63727" w:rsidRDefault="00B63727" w:rsidP="004339BC">
      <w:pPr>
        <w:rPr>
          <w:ins w:id="119" w:author="Dawson, Bre (ESI)" w:date="2020-03-23T14:19:00Z"/>
          <w:rFonts w:ascii="Arial" w:hAnsi="Arial" w:cs="Arial"/>
          <w:sz w:val="22"/>
          <w:szCs w:val="22"/>
        </w:rPr>
      </w:pPr>
    </w:p>
    <w:p w14:paraId="6F95364E" w14:textId="77777777" w:rsidR="00B63727" w:rsidRDefault="00B63727" w:rsidP="004339BC">
      <w:pPr>
        <w:rPr>
          <w:rFonts w:ascii="Arial" w:hAnsi="Arial" w:cs="Arial"/>
          <w:sz w:val="22"/>
          <w:szCs w:val="22"/>
        </w:rPr>
      </w:pPr>
    </w:p>
    <w:p w14:paraId="274BE8FE" w14:textId="77777777" w:rsidR="00C81A7C" w:rsidRDefault="00C81A7C" w:rsidP="00C81A7C">
      <w:pPr>
        <w:pStyle w:val="Heading3"/>
      </w:pPr>
      <w:bookmarkStart w:id="120" w:name="_Toc20471433"/>
      <w:r>
        <w:lastRenderedPageBreak/>
        <w:t>Minimum Hours</w:t>
      </w:r>
      <w:bookmarkEnd w:id="120"/>
      <w:r>
        <w:t xml:space="preserve">  </w:t>
      </w:r>
    </w:p>
    <w:p w14:paraId="263617AA" w14:textId="77777777" w:rsidR="004438EC" w:rsidRDefault="00600CE3" w:rsidP="00C81A7C">
      <w:pPr>
        <w:rPr>
          <w:rFonts w:ascii="Arial" w:hAnsi="Arial" w:cs="Arial"/>
          <w:sz w:val="22"/>
          <w:szCs w:val="22"/>
        </w:rPr>
      </w:pPr>
      <w:r>
        <w:rPr>
          <w:rFonts w:ascii="Arial" w:hAnsi="Arial" w:cs="Arial"/>
          <w:sz w:val="22"/>
          <w:szCs w:val="22"/>
        </w:rPr>
        <w:t xml:space="preserve">Where a time entry claim has minimum hour conditions as per the relevant Enterprise Agreement, these minimum hours will be generated for payment by </w:t>
      </w:r>
      <w:proofErr w:type="spellStart"/>
      <w:r>
        <w:rPr>
          <w:rFonts w:ascii="Arial" w:hAnsi="Arial" w:cs="Arial"/>
          <w:sz w:val="22"/>
          <w:szCs w:val="22"/>
        </w:rPr>
        <w:t>GlobalView</w:t>
      </w:r>
      <w:proofErr w:type="spellEnd"/>
      <w:r w:rsidRPr="003F141A">
        <w:rPr>
          <w:rFonts w:ascii="Arial" w:hAnsi="Arial" w:cs="Arial"/>
          <w:sz w:val="22"/>
          <w:szCs w:val="22"/>
          <w:vertAlign w:val="superscript"/>
        </w:rPr>
        <w:t>®</w:t>
      </w:r>
      <w:r>
        <w:rPr>
          <w:rFonts w:ascii="Arial" w:hAnsi="Arial" w:cs="Arial"/>
          <w:sz w:val="22"/>
          <w:szCs w:val="22"/>
        </w:rPr>
        <w:t xml:space="preserve"> regardless of the number of hours received. </w:t>
      </w:r>
    </w:p>
    <w:p w14:paraId="0436A1DD" w14:textId="77777777" w:rsidR="00600CE3" w:rsidRDefault="00600CE3" w:rsidP="00C81A7C">
      <w:pPr>
        <w:rPr>
          <w:rFonts w:ascii="Arial" w:hAnsi="Arial" w:cs="Arial"/>
          <w:sz w:val="22"/>
          <w:szCs w:val="22"/>
        </w:rPr>
      </w:pPr>
      <w:r>
        <w:rPr>
          <w:rFonts w:ascii="Arial" w:hAnsi="Arial" w:cs="Arial"/>
          <w:sz w:val="22"/>
          <w:szCs w:val="22"/>
        </w:rPr>
        <w:t xml:space="preserve">For example, RMIT Professional employees are entitled to a minimum 3hrs payable for a </w:t>
      </w:r>
      <w:r w:rsidR="00F00964">
        <w:rPr>
          <w:rFonts w:ascii="Arial" w:hAnsi="Arial" w:cs="Arial"/>
          <w:sz w:val="22"/>
          <w:szCs w:val="22"/>
        </w:rPr>
        <w:t>‘</w:t>
      </w:r>
      <w:r>
        <w:rPr>
          <w:rFonts w:ascii="Arial" w:hAnsi="Arial" w:cs="Arial"/>
          <w:sz w:val="22"/>
          <w:szCs w:val="22"/>
        </w:rPr>
        <w:t xml:space="preserve">Remote </w:t>
      </w:r>
      <w:proofErr w:type="gramStart"/>
      <w:r>
        <w:rPr>
          <w:rFonts w:ascii="Arial" w:hAnsi="Arial" w:cs="Arial"/>
          <w:sz w:val="22"/>
          <w:szCs w:val="22"/>
        </w:rPr>
        <w:t>On</w:t>
      </w:r>
      <w:proofErr w:type="gramEnd"/>
      <w:r>
        <w:rPr>
          <w:rFonts w:ascii="Arial" w:hAnsi="Arial" w:cs="Arial"/>
          <w:sz w:val="22"/>
          <w:szCs w:val="22"/>
        </w:rPr>
        <w:t xml:space="preserve"> Call</w:t>
      </w:r>
      <w:r w:rsidR="00F00964">
        <w:rPr>
          <w:rFonts w:ascii="Arial" w:hAnsi="Arial" w:cs="Arial"/>
          <w:sz w:val="22"/>
          <w:szCs w:val="22"/>
        </w:rPr>
        <w:t>’</w:t>
      </w:r>
      <w:r>
        <w:rPr>
          <w:rFonts w:ascii="Arial" w:hAnsi="Arial" w:cs="Arial"/>
          <w:sz w:val="22"/>
          <w:szCs w:val="22"/>
        </w:rPr>
        <w:t xml:space="preserve"> attendance. If only 2hrs was claimed, 3hrs would be paid</w:t>
      </w:r>
      <w:r w:rsidR="00F00964">
        <w:rPr>
          <w:rFonts w:ascii="Arial" w:hAnsi="Arial" w:cs="Arial"/>
          <w:sz w:val="22"/>
          <w:szCs w:val="22"/>
        </w:rPr>
        <w:t xml:space="preserve"> by </w:t>
      </w:r>
      <w:proofErr w:type="spellStart"/>
      <w:r w:rsidR="00F00964">
        <w:rPr>
          <w:rFonts w:ascii="Arial" w:hAnsi="Arial" w:cs="Arial"/>
          <w:sz w:val="22"/>
          <w:szCs w:val="22"/>
        </w:rPr>
        <w:t>GlobalView</w:t>
      </w:r>
      <w:proofErr w:type="spellEnd"/>
      <w:r w:rsidR="00F00964" w:rsidRPr="003F141A">
        <w:rPr>
          <w:rFonts w:ascii="Arial" w:hAnsi="Arial" w:cs="Arial"/>
          <w:sz w:val="22"/>
          <w:szCs w:val="22"/>
          <w:vertAlign w:val="superscript"/>
        </w:rPr>
        <w:t>®</w:t>
      </w:r>
      <w:r>
        <w:rPr>
          <w:rFonts w:ascii="Arial" w:hAnsi="Arial" w:cs="Arial"/>
          <w:sz w:val="22"/>
          <w:szCs w:val="22"/>
        </w:rPr>
        <w:t xml:space="preserve">. </w:t>
      </w:r>
    </w:p>
    <w:p w14:paraId="3EEC4B3D" w14:textId="77777777" w:rsidR="0084520E" w:rsidRDefault="00600CE3" w:rsidP="00C81A7C">
      <w:pPr>
        <w:rPr>
          <w:rFonts w:ascii="Arial" w:hAnsi="Arial" w:cs="Arial"/>
          <w:sz w:val="22"/>
          <w:szCs w:val="22"/>
        </w:rPr>
      </w:pPr>
      <w:r>
        <w:rPr>
          <w:rFonts w:ascii="Arial" w:hAnsi="Arial" w:cs="Arial"/>
          <w:sz w:val="22"/>
          <w:szCs w:val="22"/>
        </w:rPr>
        <w:t>The exception to this is RMIT Professional Casual employees whose minimum hours depends on whether the casual hours is for a secondary position (1hr minimum), the casual is a student (1hr minimum) or the casual hours is for the employee’s primary position (3hr minimum).</w:t>
      </w:r>
      <w:r w:rsidR="0084520E">
        <w:rPr>
          <w:rFonts w:ascii="Arial" w:hAnsi="Arial" w:cs="Arial"/>
          <w:sz w:val="22"/>
          <w:szCs w:val="22"/>
        </w:rPr>
        <w:t xml:space="preserve"> Workday will not distinguish these scenarios in the time entry data provided therefore </w:t>
      </w:r>
      <w:proofErr w:type="spellStart"/>
      <w:r w:rsidR="0084520E">
        <w:rPr>
          <w:rFonts w:ascii="Arial" w:hAnsi="Arial" w:cs="Arial"/>
          <w:sz w:val="22"/>
          <w:szCs w:val="22"/>
        </w:rPr>
        <w:t>GlobalView</w:t>
      </w:r>
      <w:proofErr w:type="spellEnd"/>
      <w:r w:rsidR="0084520E" w:rsidRPr="003F141A">
        <w:rPr>
          <w:rFonts w:ascii="Arial" w:hAnsi="Arial" w:cs="Arial"/>
          <w:sz w:val="22"/>
          <w:szCs w:val="22"/>
          <w:vertAlign w:val="superscript"/>
        </w:rPr>
        <w:t>®</w:t>
      </w:r>
      <w:r w:rsidR="0084520E">
        <w:rPr>
          <w:rFonts w:ascii="Arial" w:hAnsi="Arial" w:cs="Arial"/>
          <w:sz w:val="22"/>
          <w:szCs w:val="22"/>
        </w:rPr>
        <w:t xml:space="preserve"> will not be able to accurately calculate the associated minimum hours. It is expected these will be managed manually so only hours received will be paid. </w:t>
      </w:r>
    </w:p>
    <w:p w14:paraId="0A0F4698" w14:textId="77777777" w:rsidR="00D877A0" w:rsidRDefault="00D877A0" w:rsidP="00C81A7C">
      <w:pPr>
        <w:rPr>
          <w:rFonts w:ascii="Arial" w:hAnsi="Arial" w:cs="Arial"/>
          <w:sz w:val="22"/>
          <w:szCs w:val="22"/>
        </w:rPr>
      </w:pPr>
    </w:p>
    <w:p w14:paraId="0713EA1F" w14:textId="77777777" w:rsidR="008D76AF" w:rsidRDefault="0084520E" w:rsidP="008D76AF">
      <w:pPr>
        <w:pStyle w:val="Heading3"/>
      </w:pPr>
      <w:bookmarkStart w:id="121" w:name="_Toc20471434"/>
      <w:r>
        <w:t xml:space="preserve">Eligibility </w:t>
      </w:r>
      <w:r w:rsidR="00C81A7C">
        <w:t>Restrictions</w:t>
      </w:r>
      <w:bookmarkEnd w:id="121"/>
      <w:r w:rsidR="00C81A7C">
        <w:t xml:space="preserve"> </w:t>
      </w:r>
      <w:r w:rsidR="008D76AF">
        <w:t xml:space="preserve"> </w:t>
      </w:r>
    </w:p>
    <w:p w14:paraId="220963E2" w14:textId="77777777" w:rsidR="0084520E" w:rsidRDefault="0084520E" w:rsidP="004339BC">
      <w:pPr>
        <w:rPr>
          <w:rFonts w:ascii="Arial" w:hAnsi="Arial" w:cs="Arial"/>
          <w:sz w:val="22"/>
          <w:szCs w:val="22"/>
        </w:rPr>
      </w:pPr>
      <w:r>
        <w:rPr>
          <w:rFonts w:ascii="Arial" w:hAnsi="Arial" w:cs="Arial"/>
          <w:sz w:val="22"/>
          <w:szCs w:val="22"/>
        </w:rPr>
        <w:t xml:space="preserve">All eligibility restrictions on what attendances an employee </w:t>
      </w:r>
      <w:proofErr w:type="gramStart"/>
      <w:r>
        <w:rPr>
          <w:rFonts w:ascii="Arial" w:hAnsi="Arial" w:cs="Arial"/>
          <w:sz w:val="22"/>
          <w:szCs w:val="22"/>
        </w:rPr>
        <w:t>is able to</w:t>
      </w:r>
      <w:proofErr w:type="gramEnd"/>
      <w:r>
        <w:rPr>
          <w:rFonts w:ascii="Arial" w:hAnsi="Arial" w:cs="Arial"/>
          <w:sz w:val="22"/>
          <w:szCs w:val="22"/>
        </w:rPr>
        <w:t xml:space="preserve"> claim will be controlled by Workday, there will be no restrictions built into </w:t>
      </w:r>
      <w:proofErr w:type="spellStart"/>
      <w:r>
        <w:rPr>
          <w:rFonts w:ascii="Arial" w:hAnsi="Arial" w:cs="Arial"/>
          <w:sz w:val="22"/>
          <w:szCs w:val="22"/>
        </w:rPr>
        <w:t>GlobalView</w:t>
      </w:r>
      <w:proofErr w:type="spellEnd"/>
      <w:r w:rsidRPr="003F141A">
        <w:rPr>
          <w:rFonts w:ascii="Arial" w:hAnsi="Arial" w:cs="Arial"/>
          <w:sz w:val="22"/>
          <w:szCs w:val="22"/>
          <w:vertAlign w:val="superscript"/>
        </w:rPr>
        <w:t>®</w:t>
      </w:r>
      <w:r>
        <w:rPr>
          <w:rFonts w:ascii="Arial" w:hAnsi="Arial" w:cs="Arial"/>
          <w:sz w:val="22"/>
          <w:szCs w:val="22"/>
        </w:rPr>
        <w:t xml:space="preserve"> on entering the attendance. </w:t>
      </w:r>
    </w:p>
    <w:p w14:paraId="5D49868E" w14:textId="77777777" w:rsidR="009E0A39" w:rsidRDefault="009E0A39" w:rsidP="00F00964">
      <w:pPr>
        <w:rPr>
          <w:rFonts w:ascii="Arial" w:hAnsi="Arial" w:cs="Arial"/>
          <w:sz w:val="22"/>
          <w:szCs w:val="22"/>
        </w:rPr>
      </w:pPr>
      <w:proofErr w:type="gramStart"/>
      <w:r>
        <w:rPr>
          <w:rFonts w:ascii="Arial" w:hAnsi="Arial" w:cs="Arial"/>
          <w:sz w:val="22"/>
          <w:szCs w:val="22"/>
        </w:rPr>
        <w:t>However</w:t>
      </w:r>
      <w:proofErr w:type="gramEnd"/>
      <w:r>
        <w:rPr>
          <w:rFonts w:ascii="Arial" w:hAnsi="Arial" w:cs="Arial"/>
          <w:sz w:val="22"/>
          <w:szCs w:val="22"/>
        </w:rPr>
        <w:t xml:space="preserve"> although </w:t>
      </w:r>
      <w:proofErr w:type="spellStart"/>
      <w:r>
        <w:rPr>
          <w:rFonts w:ascii="Arial" w:hAnsi="Arial" w:cs="Arial"/>
          <w:sz w:val="22"/>
          <w:szCs w:val="22"/>
        </w:rPr>
        <w:t>GlobalView</w:t>
      </w:r>
      <w:proofErr w:type="spellEnd"/>
      <w:r w:rsidRPr="003F141A">
        <w:rPr>
          <w:rFonts w:ascii="Arial" w:hAnsi="Arial" w:cs="Arial"/>
          <w:sz w:val="22"/>
          <w:szCs w:val="22"/>
          <w:vertAlign w:val="superscript"/>
        </w:rPr>
        <w:t>®</w:t>
      </w:r>
      <w:r>
        <w:rPr>
          <w:rFonts w:ascii="Arial" w:hAnsi="Arial" w:cs="Arial"/>
          <w:sz w:val="22"/>
          <w:szCs w:val="22"/>
        </w:rPr>
        <w:t xml:space="preserve"> may allow the attendance entry to be loaded, all rules around what payments will be generated for the attendance is based on what has been defined in the </w:t>
      </w:r>
      <w:r w:rsidRPr="008D76AF">
        <w:rPr>
          <w:rFonts w:ascii="Arial" w:hAnsi="Arial" w:cs="Arial"/>
          <w:sz w:val="22"/>
          <w:szCs w:val="22"/>
        </w:rPr>
        <w:t>‘Time Rule Overview</w:t>
      </w:r>
      <w:r>
        <w:rPr>
          <w:rFonts w:ascii="Arial" w:hAnsi="Arial" w:cs="Arial"/>
          <w:sz w:val="22"/>
          <w:szCs w:val="22"/>
        </w:rPr>
        <w:t>’ and</w:t>
      </w:r>
      <w:r w:rsidRPr="008D76AF">
        <w:rPr>
          <w:rFonts w:ascii="Arial" w:hAnsi="Arial" w:cs="Arial"/>
          <w:sz w:val="22"/>
          <w:szCs w:val="22"/>
        </w:rPr>
        <w:t xml:space="preserve"> ‘</w:t>
      </w:r>
      <w:proofErr w:type="spellStart"/>
      <w:r w:rsidRPr="00ED4337">
        <w:rPr>
          <w:rFonts w:ascii="Arial" w:hAnsi="Arial" w:cs="Arial"/>
          <w:sz w:val="22"/>
          <w:szCs w:val="22"/>
        </w:rPr>
        <w:t>Overview_</w:t>
      </w:r>
      <w:r>
        <w:rPr>
          <w:rFonts w:ascii="Arial" w:hAnsi="Arial" w:cs="Arial"/>
          <w:sz w:val="22"/>
          <w:szCs w:val="22"/>
        </w:rPr>
        <w:t>Attendances</w:t>
      </w:r>
      <w:proofErr w:type="spellEnd"/>
      <w:r w:rsidRPr="008D76AF">
        <w:rPr>
          <w:rFonts w:ascii="Arial" w:hAnsi="Arial" w:cs="Arial"/>
          <w:sz w:val="22"/>
          <w:szCs w:val="22"/>
        </w:rPr>
        <w:t>’ tabs</w:t>
      </w:r>
      <w:r>
        <w:rPr>
          <w:rFonts w:ascii="Arial" w:hAnsi="Arial" w:cs="Arial"/>
          <w:sz w:val="22"/>
          <w:szCs w:val="22"/>
        </w:rPr>
        <w:t xml:space="preserve">. </w:t>
      </w:r>
      <w:r w:rsidR="00F00964">
        <w:rPr>
          <w:rFonts w:ascii="Arial" w:hAnsi="Arial" w:cs="Arial"/>
          <w:sz w:val="22"/>
          <w:szCs w:val="22"/>
        </w:rPr>
        <w:t xml:space="preserve">This will mean that if </w:t>
      </w:r>
      <w:r>
        <w:rPr>
          <w:rFonts w:ascii="Arial" w:hAnsi="Arial" w:cs="Arial"/>
          <w:sz w:val="22"/>
          <w:szCs w:val="22"/>
        </w:rPr>
        <w:t>a Part Time Additional Hours attendance was received for an RMIT Professional employee</w:t>
      </w:r>
      <w:r w:rsidR="00F00964">
        <w:rPr>
          <w:rFonts w:ascii="Arial" w:hAnsi="Arial" w:cs="Arial"/>
          <w:sz w:val="22"/>
          <w:szCs w:val="22"/>
        </w:rPr>
        <w:t>,</w:t>
      </w:r>
      <w:r>
        <w:rPr>
          <w:rFonts w:ascii="Arial" w:hAnsi="Arial" w:cs="Arial"/>
          <w:sz w:val="22"/>
          <w:szCs w:val="22"/>
        </w:rPr>
        <w:t xml:space="preserve"> there are no rules defined for this </w:t>
      </w:r>
      <w:proofErr w:type="gramStart"/>
      <w:r>
        <w:rPr>
          <w:rFonts w:ascii="Arial" w:hAnsi="Arial" w:cs="Arial"/>
          <w:sz w:val="22"/>
          <w:szCs w:val="22"/>
        </w:rPr>
        <w:t>grouping</w:t>
      </w:r>
      <w:proofErr w:type="gramEnd"/>
      <w:r>
        <w:rPr>
          <w:rFonts w:ascii="Arial" w:hAnsi="Arial" w:cs="Arial"/>
          <w:sz w:val="22"/>
          <w:szCs w:val="22"/>
        </w:rPr>
        <w:t xml:space="preserve"> so no payment would be generated</w:t>
      </w:r>
      <w:r w:rsidR="00F00964">
        <w:rPr>
          <w:rFonts w:ascii="Arial" w:hAnsi="Arial" w:cs="Arial"/>
          <w:sz w:val="22"/>
          <w:szCs w:val="22"/>
        </w:rPr>
        <w:t xml:space="preserve"> from the attendance entry</w:t>
      </w:r>
      <w:r>
        <w:rPr>
          <w:rFonts w:ascii="Arial" w:hAnsi="Arial" w:cs="Arial"/>
          <w:sz w:val="22"/>
          <w:szCs w:val="22"/>
        </w:rPr>
        <w:t xml:space="preserve">. </w:t>
      </w:r>
    </w:p>
    <w:p w14:paraId="68BBCAED" w14:textId="77777777" w:rsidR="009E0A39" w:rsidRDefault="009E0A39" w:rsidP="004339BC">
      <w:pPr>
        <w:rPr>
          <w:rFonts w:ascii="Arial" w:hAnsi="Arial" w:cs="Arial"/>
          <w:sz w:val="22"/>
          <w:szCs w:val="22"/>
        </w:rPr>
      </w:pPr>
    </w:p>
    <w:p w14:paraId="0764E208" w14:textId="77777777" w:rsidR="0084520E" w:rsidRPr="0084520E" w:rsidRDefault="00C81A7C" w:rsidP="00C81A7C">
      <w:pPr>
        <w:rPr>
          <w:rFonts w:ascii="Arial" w:hAnsi="Arial" w:cs="Arial"/>
          <w:sz w:val="22"/>
          <w:szCs w:val="22"/>
        </w:rPr>
      </w:pPr>
      <w:r w:rsidRPr="0084520E">
        <w:rPr>
          <w:rFonts w:ascii="Arial" w:hAnsi="Arial" w:cs="Arial"/>
          <w:sz w:val="22"/>
          <w:szCs w:val="22"/>
        </w:rPr>
        <w:t>Please refer to the Time Blueprint Configuration Worksheet ‘Time Rule Overview’ and ‘</w:t>
      </w:r>
      <w:proofErr w:type="spellStart"/>
      <w:r w:rsidRPr="0084520E">
        <w:rPr>
          <w:rFonts w:ascii="Arial" w:hAnsi="Arial" w:cs="Arial"/>
          <w:sz w:val="22"/>
          <w:szCs w:val="22"/>
        </w:rPr>
        <w:t>Overview_</w:t>
      </w:r>
      <w:r w:rsidR="0091043A" w:rsidRPr="0084520E">
        <w:rPr>
          <w:rFonts w:ascii="Arial" w:hAnsi="Arial" w:cs="Arial"/>
          <w:sz w:val="22"/>
          <w:szCs w:val="22"/>
        </w:rPr>
        <w:t>Attendances</w:t>
      </w:r>
      <w:proofErr w:type="spellEnd"/>
      <w:r w:rsidRPr="0084520E">
        <w:rPr>
          <w:rFonts w:ascii="Arial" w:hAnsi="Arial" w:cs="Arial"/>
          <w:sz w:val="22"/>
          <w:szCs w:val="22"/>
        </w:rPr>
        <w:t>’ tabs for</w:t>
      </w:r>
      <w:r w:rsidR="0084520E" w:rsidRPr="0084520E">
        <w:rPr>
          <w:rFonts w:ascii="Arial" w:hAnsi="Arial" w:cs="Arial"/>
          <w:sz w:val="22"/>
          <w:szCs w:val="22"/>
        </w:rPr>
        <w:t xml:space="preserve"> details on attendance eligibility and conditions payable. </w:t>
      </w:r>
    </w:p>
    <w:p w14:paraId="44401104" w14:textId="77777777" w:rsidR="0082238F" w:rsidRPr="00A4141B" w:rsidRDefault="0082238F" w:rsidP="00A4141B">
      <w:pPr>
        <w:rPr>
          <w:rFonts w:ascii="Arial" w:hAnsi="Arial" w:cs="Arial"/>
          <w:sz w:val="22"/>
          <w:szCs w:val="22"/>
        </w:rPr>
      </w:pPr>
    </w:p>
    <w:p w14:paraId="68D9A490" w14:textId="77777777" w:rsidR="00100BD7" w:rsidRDefault="003D386F" w:rsidP="00D66F94">
      <w:pPr>
        <w:pStyle w:val="Heading2"/>
        <w:numPr>
          <w:ilvl w:val="1"/>
          <w:numId w:val="17"/>
        </w:numPr>
      </w:pPr>
      <w:bookmarkStart w:id="122" w:name="_Toc20471435"/>
      <w:bookmarkStart w:id="123" w:name="_Toc73610159"/>
      <w:bookmarkStart w:id="124" w:name="_Toc120703655"/>
      <w:bookmarkStart w:id="125" w:name="_Toc200178084"/>
      <w:bookmarkStart w:id="126" w:name="_Toc417995054"/>
      <w:bookmarkStart w:id="127" w:name="_Toc517444243"/>
      <w:r>
        <w:t>Absences</w:t>
      </w:r>
      <w:bookmarkEnd w:id="122"/>
      <w:r>
        <w:t xml:space="preserve"> </w:t>
      </w:r>
      <w:bookmarkEnd w:id="123"/>
      <w:bookmarkEnd w:id="124"/>
      <w:bookmarkEnd w:id="125"/>
      <w:bookmarkEnd w:id="126"/>
      <w:bookmarkEnd w:id="127"/>
    </w:p>
    <w:p w14:paraId="008B078D" w14:textId="77777777" w:rsidR="006F2416" w:rsidRDefault="003F141A" w:rsidP="003F141A">
      <w:pPr>
        <w:rPr>
          <w:rFonts w:ascii="Arial" w:hAnsi="Arial" w:cs="Arial"/>
          <w:sz w:val="22"/>
          <w:szCs w:val="22"/>
        </w:rPr>
      </w:pPr>
      <w:bookmarkStart w:id="128" w:name="_Toc73610160"/>
      <w:bookmarkStart w:id="129" w:name="_Toc120703656"/>
      <w:bookmarkStart w:id="130" w:name="_Toc200178085"/>
      <w:bookmarkStart w:id="131" w:name="_Toc417995055"/>
      <w:bookmarkStart w:id="132" w:name="_Toc517444244"/>
      <w:r>
        <w:rPr>
          <w:rFonts w:ascii="Arial" w:hAnsi="Arial" w:cs="Arial"/>
          <w:sz w:val="22"/>
          <w:szCs w:val="22"/>
        </w:rPr>
        <w:t>Absences (</w:t>
      </w:r>
      <w:proofErr w:type="spellStart"/>
      <w:r>
        <w:rPr>
          <w:rFonts w:ascii="Arial" w:hAnsi="Arial" w:cs="Arial"/>
          <w:sz w:val="22"/>
          <w:szCs w:val="22"/>
        </w:rPr>
        <w:t>Infotype</w:t>
      </w:r>
      <w:proofErr w:type="spellEnd"/>
      <w:r>
        <w:rPr>
          <w:rFonts w:ascii="Arial" w:hAnsi="Arial" w:cs="Arial"/>
          <w:sz w:val="22"/>
          <w:szCs w:val="22"/>
        </w:rPr>
        <w:t xml:space="preserve"> 2001) </w:t>
      </w:r>
      <w:r w:rsidR="006F2416">
        <w:rPr>
          <w:rFonts w:ascii="Arial" w:hAnsi="Arial" w:cs="Arial"/>
          <w:sz w:val="22"/>
          <w:szCs w:val="22"/>
        </w:rPr>
        <w:t>are</w:t>
      </w:r>
      <w:r>
        <w:rPr>
          <w:rFonts w:ascii="Arial" w:hAnsi="Arial" w:cs="Arial"/>
          <w:sz w:val="22"/>
          <w:szCs w:val="22"/>
        </w:rPr>
        <w:t xml:space="preserve"> the method used to record an employee’s authorised</w:t>
      </w:r>
      <w:r w:rsidR="004339BC">
        <w:rPr>
          <w:rFonts w:ascii="Arial" w:hAnsi="Arial" w:cs="Arial"/>
          <w:sz w:val="22"/>
          <w:szCs w:val="22"/>
        </w:rPr>
        <w:t xml:space="preserve"> and </w:t>
      </w:r>
      <w:r>
        <w:rPr>
          <w:rFonts w:ascii="Arial" w:hAnsi="Arial" w:cs="Arial"/>
          <w:sz w:val="22"/>
          <w:szCs w:val="22"/>
        </w:rPr>
        <w:t xml:space="preserve">unauthorised time away from work. </w:t>
      </w:r>
      <w:r w:rsidR="00444D9F">
        <w:rPr>
          <w:rFonts w:ascii="Arial" w:hAnsi="Arial" w:cs="Arial"/>
          <w:sz w:val="22"/>
          <w:szCs w:val="22"/>
        </w:rPr>
        <w:t>They may be paid or unpaid and may or may not require an absence quota to store entitlement.</w:t>
      </w:r>
    </w:p>
    <w:p w14:paraId="70AD5A87" w14:textId="4AF06F85" w:rsidR="00444D9F" w:rsidRDefault="00444D9F" w:rsidP="00444D9F">
      <w:pPr>
        <w:rPr>
          <w:ins w:id="133" w:author="Dawson, Bre (ESI)" w:date="2020-03-23T14:19:00Z"/>
          <w:rFonts w:ascii="Arial" w:hAnsi="Arial" w:cs="Arial"/>
          <w:sz w:val="22"/>
          <w:szCs w:val="22"/>
        </w:rPr>
      </w:pPr>
      <w:r>
        <w:rPr>
          <w:rFonts w:ascii="Arial" w:hAnsi="Arial" w:cs="Arial"/>
          <w:sz w:val="22"/>
          <w:szCs w:val="22"/>
        </w:rPr>
        <w:t xml:space="preserve">The following </w:t>
      </w:r>
      <w:ins w:id="134" w:author="Dawson, Bre (ESI)" w:date="2020-03-23T12:22:00Z">
        <w:r w:rsidR="00497C2F">
          <w:rPr>
            <w:rFonts w:ascii="Arial" w:hAnsi="Arial" w:cs="Arial"/>
            <w:sz w:val="22"/>
            <w:szCs w:val="22"/>
          </w:rPr>
          <w:t xml:space="preserve">paid </w:t>
        </w:r>
      </w:ins>
      <w:r>
        <w:rPr>
          <w:rFonts w:ascii="Arial" w:hAnsi="Arial" w:cs="Arial"/>
          <w:sz w:val="22"/>
          <w:szCs w:val="22"/>
        </w:rPr>
        <w:t>Absence</w:t>
      </w:r>
      <w:ins w:id="135" w:author="Dawson, Bre (ESI)" w:date="2020-03-23T12:33:00Z">
        <w:r w:rsidR="00AC2E82">
          <w:rPr>
            <w:rFonts w:ascii="Arial" w:hAnsi="Arial" w:cs="Arial"/>
            <w:sz w:val="22"/>
            <w:szCs w:val="22"/>
          </w:rPr>
          <w:t>s</w:t>
        </w:r>
      </w:ins>
      <w:r>
        <w:rPr>
          <w:rFonts w:ascii="Arial" w:hAnsi="Arial" w:cs="Arial"/>
          <w:sz w:val="22"/>
          <w:szCs w:val="22"/>
        </w:rPr>
        <w:t xml:space="preserve"> </w:t>
      </w:r>
      <w:del w:id="136" w:author="Dawson, Bre (ESI)" w:date="2020-03-23T12:33:00Z">
        <w:r w:rsidDel="00AC2E82">
          <w:rPr>
            <w:rFonts w:ascii="Arial" w:hAnsi="Arial" w:cs="Arial"/>
            <w:sz w:val="22"/>
            <w:szCs w:val="22"/>
          </w:rPr>
          <w:delText xml:space="preserve">types </w:delText>
        </w:r>
      </w:del>
      <w:ins w:id="137" w:author="Dawson, Bre (ESI)" w:date="2020-03-23T12:21:00Z">
        <w:r w:rsidR="00DA36A7">
          <w:rPr>
            <w:rFonts w:ascii="Arial" w:hAnsi="Arial" w:cs="Arial"/>
            <w:sz w:val="22"/>
            <w:szCs w:val="22"/>
          </w:rPr>
          <w:t xml:space="preserve">with quota deduction </w:t>
        </w:r>
      </w:ins>
      <w:r>
        <w:rPr>
          <w:rFonts w:ascii="Arial" w:hAnsi="Arial" w:cs="Arial"/>
          <w:sz w:val="22"/>
          <w:szCs w:val="22"/>
        </w:rPr>
        <w:t xml:space="preserve">will be available – </w:t>
      </w:r>
    </w:p>
    <w:p w14:paraId="04F321E7" w14:textId="7A3D4773" w:rsidR="00B63727" w:rsidRDefault="00B63727" w:rsidP="00444D9F">
      <w:pPr>
        <w:rPr>
          <w:ins w:id="138" w:author="Dawson, Bre (ESI)" w:date="2020-03-23T14:19:00Z"/>
          <w:rFonts w:ascii="Arial" w:hAnsi="Arial" w:cs="Arial"/>
          <w:sz w:val="22"/>
          <w:szCs w:val="22"/>
        </w:rPr>
      </w:pPr>
    </w:p>
    <w:p w14:paraId="1BEAF17A" w14:textId="3C1AF1BD" w:rsidR="00B63727" w:rsidRDefault="00B63727" w:rsidP="00444D9F">
      <w:pPr>
        <w:rPr>
          <w:ins w:id="139" w:author="Dawson, Bre (ESI)" w:date="2020-03-23T14:19:00Z"/>
          <w:rFonts w:ascii="Arial" w:hAnsi="Arial" w:cs="Arial"/>
          <w:sz w:val="22"/>
          <w:szCs w:val="22"/>
        </w:rPr>
      </w:pPr>
    </w:p>
    <w:p w14:paraId="70B8C449" w14:textId="77777777" w:rsidR="00B63727" w:rsidRDefault="00B63727" w:rsidP="00444D9F">
      <w:pPr>
        <w:rPr>
          <w:rFonts w:ascii="Arial" w:hAnsi="Arial" w:cs="Arial"/>
          <w:sz w:val="22"/>
          <w:szCs w:val="22"/>
        </w:rPr>
      </w:pPr>
    </w:p>
    <w:tbl>
      <w:tblPr>
        <w:tblW w:w="9498" w:type="dxa"/>
        <w:tblInd w:w="108" w:type="dxa"/>
        <w:tblLayout w:type="fixed"/>
        <w:tblLook w:val="0000" w:firstRow="0" w:lastRow="0" w:firstColumn="0" w:lastColumn="0" w:noHBand="0" w:noVBand="0"/>
      </w:tblPr>
      <w:tblGrid>
        <w:gridCol w:w="1134"/>
        <w:gridCol w:w="2977"/>
        <w:gridCol w:w="992"/>
        <w:gridCol w:w="4395"/>
      </w:tblGrid>
      <w:tr w:rsidR="003F141A" w:rsidRPr="00F1402B" w14:paraId="7A794858" w14:textId="77777777" w:rsidTr="00341E57">
        <w:trPr>
          <w:cantSplit/>
          <w:trHeight w:val="353"/>
          <w:tblHeader/>
        </w:trPr>
        <w:tc>
          <w:tcPr>
            <w:tcW w:w="1134"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4576D0A0" w14:textId="77777777" w:rsidR="003F141A" w:rsidRPr="00F1402B" w:rsidRDefault="00CD6D1B" w:rsidP="0002341C">
            <w:pPr>
              <w:spacing w:before="40" w:after="40" w:line="240" w:lineRule="auto"/>
              <w:jc w:val="center"/>
              <w:rPr>
                <w:rFonts w:ascii="Arial" w:hAnsi="Arial" w:cs="Arial"/>
                <w:b/>
                <w:bCs/>
                <w:color w:val="FFFFFF"/>
                <w:sz w:val="20"/>
                <w:lang w:eastAsia="zh-TW"/>
              </w:rPr>
            </w:pPr>
            <w:r>
              <w:rPr>
                <w:rFonts w:ascii="Arial" w:hAnsi="Arial" w:cs="Arial"/>
                <w:b/>
                <w:bCs/>
                <w:color w:val="FFFFFF"/>
                <w:sz w:val="20"/>
                <w:lang w:eastAsia="zh-TW"/>
              </w:rPr>
              <w:lastRenderedPageBreak/>
              <w:t>Absence</w:t>
            </w:r>
            <w:r w:rsidR="003F141A">
              <w:rPr>
                <w:rFonts w:ascii="Arial" w:hAnsi="Arial" w:cs="Arial"/>
                <w:b/>
                <w:bCs/>
                <w:color w:val="FFFFFF"/>
                <w:sz w:val="20"/>
                <w:lang w:eastAsia="zh-TW"/>
              </w:rPr>
              <w:t xml:space="preserve"> Type</w:t>
            </w:r>
          </w:p>
        </w:tc>
        <w:tc>
          <w:tcPr>
            <w:tcW w:w="2977"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7A2E5892" w14:textId="77777777" w:rsidR="003F141A" w:rsidRPr="00F1402B" w:rsidRDefault="00CD6D1B" w:rsidP="00EE02C0">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Absence</w:t>
            </w:r>
            <w:r w:rsidR="003F141A">
              <w:rPr>
                <w:rFonts w:ascii="Arial" w:hAnsi="Arial" w:cs="Arial"/>
                <w:b/>
                <w:bCs/>
                <w:color w:val="FFFFFF"/>
                <w:sz w:val="20"/>
                <w:lang w:eastAsia="zh-TW"/>
              </w:rPr>
              <w:t xml:space="preserve"> </w:t>
            </w:r>
            <w:r w:rsidR="00EE02C0">
              <w:rPr>
                <w:rFonts w:ascii="Arial" w:hAnsi="Arial" w:cs="Arial"/>
                <w:b/>
                <w:bCs/>
                <w:color w:val="FFFFFF"/>
                <w:sz w:val="20"/>
                <w:lang w:eastAsia="zh-TW"/>
              </w:rPr>
              <w:t>t</w:t>
            </w:r>
            <w:r w:rsidR="003F141A">
              <w:rPr>
                <w:rFonts w:ascii="Arial" w:hAnsi="Arial" w:cs="Arial"/>
                <w:b/>
                <w:bCs/>
                <w:color w:val="FFFFFF"/>
                <w:sz w:val="20"/>
                <w:lang w:eastAsia="zh-TW"/>
              </w:rPr>
              <w:t>ext</w:t>
            </w:r>
          </w:p>
        </w:tc>
        <w:tc>
          <w:tcPr>
            <w:tcW w:w="992"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5F08E00F" w14:textId="77777777" w:rsidR="003F141A" w:rsidRPr="00F1402B" w:rsidRDefault="003F141A" w:rsidP="00F304E0">
            <w:pPr>
              <w:spacing w:before="40" w:after="40" w:line="240" w:lineRule="auto"/>
              <w:jc w:val="center"/>
              <w:rPr>
                <w:rFonts w:ascii="Arial" w:hAnsi="Arial" w:cs="Arial"/>
                <w:b/>
                <w:bCs/>
                <w:color w:val="FFFFFF"/>
                <w:sz w:val="20"/>
                <w:lang w:eastAsia="zh-TW"/>
              </w:rPr>
            </w:pPr>
            <w:r>
              <w:rPr>
                <w:rFonts w:ascii="Arial" w:hAnsi="Arial" w:cs="Arial"/>
                <w:b/>
                <w:bCs/>
                <w:color w:val="FFFFFF"/>
                <w:sz w:val="20"/>
                <w:lang w:eastAsia="zh-TW"/>
              </w:rPr>
              <w:t>Entity</w:t>
            </w:r>
          </w:p>
        </w:tc>
        <w:tc>
          <w:tcPr>
            <w:tcW w:w="439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72888593" w14:textId="77777777" w:rsidR="003F141A" w:rsidRPr="00F1402B" w:rsidRDefault="003F141A" w:rsidP="0002341C">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Meaning / Use</w:t>
            </w:r>
          </w:p>
        </w:tc>
      </w:tr>
      <w:tr w:rsidR="00F304E0" w:rsidRPr="00F1402B" w14:paraId="3746C365"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D94032" w14:textId="77777777" w:rsidR="00F304E0" w:rsidRPr="00F304E0" w:rsidRDefault="00F304E0" w:rsidP="00F304E0">
            <w:pPr>
              <w:spacing w:before="40" w:after="40" w:line="240" w:lineRule="auto"/>
              <w:jc w:val="center"/>
              <w:rPr>
                <w:rFonts w:ascii="Arial" w:hAnsi="Arial" w:cs="Arial"/>
                <w:sz w:val="20"/>
                <w:lang w:eastAsia="zh-TW"/>
              </w:rPr>
            </w:pPr>
            <w:r w:rsidRPr="00F304E0">
              <w:rPr>
                <w:rFonts w:ascii="Arial" w:hAnsi="Arial" w:cs="Arial"/>
                <w:sz w:val="20"/>
                <w:lang w:eastAsia="zh-TW"/>
              </w:rPr>
              <w:t>1000</w:t>
            </w:r>
          </w:p>
        </w:tc>
        <w:tc>
          <w:tcPr>
            <w:tcW w:w="2977" w:type="dxa"/>
            <w:tcBorders>
              <w:top w:val="single" w:sz="4" w:space="0" w:color="auto"/>
              <w:left w:val="single" w:sz="4" w:space="0" w:color="auto"/>
              <w:bottom w:val="single" w:sz="4" w:space="0" w:color="auto"/>
              <w:right w:val="single" w:sz="4" w:space="0" w:color="auto"/>
            </w:tcBorders>
            <w:vAlign w:val="center"/>
          </w:tcPr>
          <w:p w14:paraId="3E808B1E" w14:textId="77777777" w:rsidR="00F304E0" w:rsidRPr="00F304E0" w:rsidRDefault="00F304E0" w:rsidP="00F304E0">
            <w:pPr>
              <w:spacing w:before="40" w:after="40" w:line="240" w:lineRule="auto"/>
              <w:rPr>
                <w:rFonts w:ascii="Arial" w:hAnsi="Arial" w:cs="Arial"/>
                <w:sz w:val="20"/>
                <w:lang w:eastAsia="zh-TW"/>
              </w:rPr>
            </w:pPr>
            <w:r w:rsidRPr="00F304E0">
              <w:rPr>
                <w:rFonts w:ascii="Arial" w:hAnsi="Arial" w:cs="Arial"/>
                <w:sz w:val="20"/>
                <w:lang w:eastAsia="zh-TW"/>
              </w:rPr>
              <w:t>Annual Leave FP</w:t>
            </w:r>
          </w:p>
        </w:tc>
        <w:tc>
          <w:tcPr>
            <w:tcW w:w="992" w:type="dxa"/>
            <w:tcBorders>
              <w:top w:val="single" w:sz="4" w:space="0" w:color="auto"/>
              <w:left w:val="single" w:sz="4" w:space="0" w:color="auto"/>
              <w:bottom w:val="single" w:sz="4" w:space="0" w:color="auto"/>
              <w:right w:val="single" w:sz="4" w:space="0" w:color="auto"/>
            </w:tcBorders>
            <w:vAlign w:val="center"/>
          </w:tcPr>
          <w:p w14:paraId="6465C647" w14:textId="77777777" w:rsidR="00F304E0" w:rsidRPr="00564A7F" w:rsidRDefault="00F304E0" w:rsidP="00F304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2F747D77" w14:textId="77777777" w:rsidR="00F304E0" w:rsidRDefault="00F304E0" w:rsidP="00E4704E">
            <w:pPr>
              <w:spacing w:before="40" w:after="40" w:line="240" w:lineRule="auto"/>
              <w:rPr>
                <w:rFonts w:ascii="Arial" w:hAnsi="Arial" w:cs="Arial"/>
                <w:sz w:val="20"/>
                <w:lang w:eastAsia="zh-TW"/>
              </w:rPr>
            </w:pPr>
            <w:r>
              <w:rPr>
                <w:rFonts w:ascii="Arial" w:hAnsi="Arial" w:cs="Arial"/>
                <w:sz w:val="20"/>
                <w:lang w:eastAsia="zh-TW"/>
              </w:rPr>
              <w:t xml:space="preserve">Paid absence </w:t>
            </w:r>
          </w:p>
          <w:p w14:paraId="22FE18BF" w14:textId="77777777" w:rsidR="00341E57" w:rsidRPr="003E4012" w:rsidRDefault="00341E57" w:rsidP="001B755A">
            <w:pPr>
              <w:widowControl w:val="0"/>
              <w:spacing w:before="40" w:after="40" w:line="240" w:lineRule="auto"/>
              <w:jc w:val="both"/>
              <w:rPr>
                <w:rFonts w:ascii="Arial" w:hAnsi="Arial" w:cs="Arial"/>
                <w:sz w:val="20"/>
                <w:lang w:eastAsia="zh-TW"/>
              </w:rPr>
            </w:pPr>
            <w:r w:rsidRPr="003E4012">
              <w:rPr>
                <w:rFonts w:ascii="Arial" w:hAnsi="Arial" w:cs="Arial"/>
                <w:sz w:val="20"/>
                <w:lang w:eastAsia="zh-TW"/>
              </w:rPr>
              <w:t>Absence w</w:t>
            </w:r>
            <w:r w:rsidR="00F304E0" w:rsidRPr="003E4012">
              <w:rPr>
                <w:rFonts w:ascii="Arial" w:hAnsi="Arial" w:cs="Arial"/>
                <w:sz w:val="20"/>
                <w:lang w:eastAsia="zh-TW"/>
              </w:rPr>
              <w:t xml:space="preserve">ill </w:t>
            </w:r>
            <w:r w:rsidR="00965F54" w:rsidRPr="003E4012">
              <w:rPr>
                <w:rFonts w:ascii="Arial" w:hAnsi="Arial" w:cs="Arial"/>
                <w:sz w:val="20"/>
                <w:lang w:eastAsia="zh-TW"/>
              </w:rPr>
              <w:t>be valuated based on Hourly Rate /001</w:t>
            </w:r>
            <w:r w:rsidRPr="003E4012">
              <w:rPr>
                <w:rFonts w:ascii="Arial" w:hAnsi="Arial" w:cs="Arial"/>
                <w:sz w:val="20"/>
                <w:lang w:eastAsia="zh-TW"/>
              </w:rPr>
              <w:t>,</w:t>
            </w:r>
            <w:r w:rsidR="00965F54" w:rsidRPr="003E4012">
              <w:rPr>
                <w:rFonts w:ascii="Arial" w:hAnsi="Arial" w:cs="Arial"/>
                <w:sz w:val="20"/>
                <w:lang w:eastAsia="zh-TW"/>
              </w:rPr>
              <w:t xml:space="preserve"> salary factored accordingly </w:t>
            </w:r>
          </w:p>
          <w:p w14:paraId="09081B0D" w14:textId="77777777" w:rsidR="00341E57" w:rsidRPr="003E4012" w:rsidRDefault="00341E57" w:rsidP="00E4704E">
            <w:pPr>
              <w:spacing w:before="40" w:after="40" w:line="240" w:lineRule="auto"/>
              <w:rPr>
                <w:rFonts w:ascii="Arial" w:hAnsi="Arial" w:cs="Arial"/>
                <w:sz w:val="20"/>
                <w:lang w:eastAsia="zh-TW"/>
              </w:rPr>
            </w:pPr>
            <w:r w:rsidRPr="003E4012">
              <w:rPr>
                <w:rFonts w:ascii="Arial" w:hAnsi="Arial" w:cs="Arial"/>
                <w:sz w:val="20"/>
                <w:lang w:eastAsia="zh-TW"/>
              </w:rPr>
              <w:t xml:space="preserve">Payslip displays </w:t>
            </w:r>
            <w:r w:rsidR="00F304E0" w:rsidRPr="003E4012">
              <w:rPr>
                <w:rFonts w:ascii="Arial" w:hAnsi="Arial" w:cs="Arial"/>
                <w:sz w:val="20"/>
                <w:lang w:eastAsia="zh-TW"/>
              </w:rPr>
              <w:t>date</w:t>
            </w:r>
            <w:r w:rsidR="00965F54" w:rsidRPr="003E4012">
              <w:rPr>
                <w:rFonts w:ascii="Arial" w:hAnsi="Arial" w:cs="Arial"/>
                <w:sz w:val="20"/>
                <w:lang w:eastAsia="zh-TW"/>
              </w:rPr>
              <w:t xml:space="preserve">, hours and amount </w:t>
            </w:r>
          </w:p>
          <w:p w14:paraId="17027607" w14:textId="77777777" w:rsidR="00F304E0" w:rsidRDefault="00F304E0" w:rsidP="00E4704E">
            <w:pPr>
              <w:spacing w:before="40" w:after="40" w:line="240" w:lineRule="auto"/>
              <w:rPr>
                <w:rFonts w:ascii="Arial" w:hAnsi="Arial" w:cs="Arial"/>
                <w:sz w:val="20"/>
                <w:lang w:eastAsia="zh-TW"/>
              </w:rPr>
            </w:pPr>
            <w:r>
              <w:rPr>
                <w:rFonts w:ascii="Arial" w:hAnsi="Arial" w:cs="Arial"/>
                <w:sz w:val="20"/>
                <w:lang w:eastAsia="zh-TW"/>
              </w:rPr>
              <w:t xml:space="preserve">Reduce from Quota 50 Annual Leave </w:t>
            </w:r>
          </w:p>
          <w:p w14:paraId="547695C7" w14:textId="77777777" w:rsidR="00341E57" w:rsidRDefault="00F304E0" w:rsidP="00F304E0">
            <w:pPr>
              <w:spacing w:before="40" w:after="40" w:line="240" w:lineRule="auto"/>
              <w:rPr>
                <w:rFonts w:ascii="Arial" w:hAnsi="Arial" w:cs="Arial"/>
                <w:sz w:val="20"/>
                <w:lang w:eastAsia="zh-TW"/>
              </w:rPr>
            </w:pPr>
            <w:r>
              <w:rPr>
                <w:rFonts w:ascii="Arial" w:hAnsi="Arial" w:cs="Arial"/>
                <w:sz w:val="20"/>
                <w:lang w:eastAsia="zh-TW"/>
              </w:rPr>
              <w:t>Reduce entitlements at a rate of 100%</w:t>
            </w:r>
          </w:p>
          <w:p w14:paraId="645CC5B6" w14:textId="77777777" w:rsidR="00341E57" w:rsidRDefault="00341E57" w:rsidP="00F304E0">
            <w:pPr>
              <w:spacing w:before="40" w:after="40" w:line="240" w:lineRule="auto"/>
              <w:rPr>
                <w:rFonts w:ascii="Arial" w:hAnsi="Arial" w:cs="Arial"/>
                <w:sz w:val="20"/>
                <w:lang w:eastAsia="zh-TW"/>
              </w:rPr>
            </w:pPr>
            <w:r>
              <w:rPr>
                <w:rFonts w:ascii="Arial" w:hAnsi="Arial" w:cs="Arial"/>
                <w:sz w:val="20"/>
                <w:lang w:eastAsia="zh-TW"/>
              </w:rPr>
              <w:t xml:space="preserve">No impact to accruals </w:t>
            </w:r>
          </w:p>
          <w:p w14:paraId="5619CFD3" w14:textId="77777777" w:rsidR="00F304E0" w:rsidRPr="00564A7F" w:rsidRDefault="003877E0" w:rsidP="003877E0">
            <w:pPr>
              <w:spacing w:before="40" w:after="40" w:line="240" w:lineRule="auto"/>
              <w:rPr>
                <w:rFonts w:ascii="Arial" w:hAnsi="Arial" w:cs="Arial"/>
                <w:sz w:val="20"/>
                <w:lang w:eastAsia="zh-TW"/>
              </w:rPr>
            </w:pPr>
            <w:r w:rsidRPr="003877E0">
              <w:rPr>
                <w:rFonts w:ascii="Arial" w:hAnsi="Arial" w:cs="Arial"/>
                <w:sz w:val="20"/>
                <w:lang w:eastAsia="zh-TW"/>
              </w:rPr>
              <w:t>Not counted/paid on PH</w:t>
            </w:r>
            <w:r>
              <w:rPr>
                <w:rFonts w:ascii="Arial" w:hAnsi="Arial" w:cs="Arial"/>
                <w:sz w:val="20"/>
                <w:highlight w:val="yellow"/>
                <w:lang w:eastAsia="zh-TW"/>
              </w:rPr>
              <w:t xml:space="preserve"> </w:t>
            </w:r>
          </w:p>
        </w:tc>
      </w:tr>
      <w:tr w:rsidR="00341E57" w:rsidRPr="00F1402B" w14:paraId="1A74A22C"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C2C931" w14:textId="77777777" w:rsidR="00341E57" w:rsidRPr="00F304E0" w:rsidRDefault="00341E57" w:rsidP="00F304E0">
            <w:pPr>
              <w:spacing w:before="40" w:after="40" w:line="240" w:lineRule="auto"/>
              <w:jc w:val="center"/>
              <w:rPr>
                <w:rFonts w:ascii="Arial" w:hAnsi="Arial" w:cs="Arial"/>
                <w:sz w:val="20"/>
                <w:lang w:eastAsia="zh-TW"/>
              </w:rPr>
            </w:pPr>
            <w:r w:rsidRPr="00F304E0">
              <w:rPr>
                <w:rFonts w:ascii="Arial" w:hAnsi="Arial" w:cs="Arial"/>
                <w:sz w:val="20"/>
                <w:lang w:eastAsia="zh-TW"/>
              </w:rPr>
              <w:t>1001</w:t>
            </w:r>
          </w:p>
        </w:tc>
        <w:tc>
          <w:tcPr>
            <w:tcW w:w="2977" w:type="dxa"/>
            <w:tcBorders>
              <w:top w:val="single" w:sz="4" w:space="0" w:color="auto"/>
              <w:left w:val="single" w:sz="4" w:space="0" w:color="auto"/>
              <w:bottom w:val="single" w:sz="4" w:space="0" w:color="auto"/>
              <w:right w:val="single" w:sz="4" w:space="0" w:color="auto"/>
            </w:tcBorders>
            <w:vAlign w:val="center"/>
          </w:tcPr>
          <w:p w14:paraId="3BAD2BED" w14:textId="77777777" w:rsidR="00341E57" w:rsidRPr="00F304E0" w:rsidRDefault="00341E57" w:rsidP="00F304E0">
            <w:pPr>
              <w:spacing w:before="40" w:after="40" w:line="240" w:lineRule="auto"/>
              <w:rPr>
                <w:rFonts w:ascii="Arial" w:hAnsi="Arial" w:cs="Arial"/>
                <w:sz w:val="20"/>
                <w:lang w:eastAsia="zh-TW"/>
              </w:rPr>
            </w:pPr>
            <w:r w:rsidRPr="00F304E0">
              <w:rPr>
                <w:rFonts w:ascii="Arial" w:hAnsi="Arial" w:cs="Arial"/>
                <w:sz w:val="20"/>
                <w:lang w:eastAsia="zh-TW"/>
              </w:rPr>
              <w:t>Annual Leave HP</w:t>
            </w:r>
          </w:p>
        </w:tc>
        <w:tc>
          <w:tcPr>
            <w:tcW w:w="992" w:type="dxa"/>
            <w:tcBorders>
              <w:top w:val="single" w:sz="4" w:space="0" w:color="auto"/>
              <w:left w:val="single" w:sz="4" w:space="0" w:color="auto"/>
              <w:bottom w:val="single" w:sz="4" w:space="0" w:color="auto"/>
              <w:right w:val="single" w:sz="4" w:space="0" w:color="auto"/>
            </w:tcBorders>
            <w:vAlign w:val="center"/>
          </w:tcPr>
          <w:p w14:paraId="7D7AF5BD" w14:textId="77777777" w:rsidR="00341E57" w:rsidRPr="00564A7F" w:rsidRDefault="00341E57" w:rsidP="00F304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71326146" w14:textId="77777777" w:rsidR="00341E57" w:rsidRDefault="00341E57" w:rsidP="00181FE0">
            <w:pPr>
              <w:spacing w:before="40" w:after="40" w:line="240" w:lineRule="auto"/>
              <w:rPr>
                <w:rFonts w:ascii="Arial" w:hAnsi="Arial" w:cs="Arial"/>
                <w:sz w:val="20"/>
                <w:lang w:eastAsia="zh-TW"/>
              </w:rPr>
            </w:pPr>
            <w:r>
              <w:rPr>
                <w:rFonts w:ascii="Arial" w:hAnsi="Arial" w:cs="Arial"/>
                <w:sz w:val="20"/>
                <w:lang w:eastAsia="zh-TW"/>
              </w:rPr>
              <w:t xml:space="preserve">Paid absence </w:t>
            </w:r>
          </w:p>
          <w:p w14:paraId="34CA9FF5" w14:textId="77777777" w:rsidR="00965F54" w:rsidRPr="003E4012" w:rsidRDefault="00341E57" w:rsidP="001B755A">
            <w:pPr>
              <w:widowControl w:val="0"/>
              <w:spacing w:before="40" w:after="40" w:line="240" w:lineRule="auto"/>
              <w:jc w:val="both"/>
              <w:rPr>
                <w:rFonts w:ascii="Arial" w:hAnsi="Arial" w:cs="Arial"/>
                <w:sz w:val="20"/>
                <w:lang w:eastAsia="zh-TW"/>
              </w:rPr>
            </w:pPr>
            <w:r w:rsidRPr="003E4012">
              <w:rPr>
                <w:rFonts w:ascii="Arial" w:hAnsi="Arial" w:cs="Arial"/>
                <w:sz w:val="20"/>
                <w:lang w:eastAsia="zh-TW"/>
              </w:rPr>
              <w:t xml:space="preserve">Absence will </w:t>
            </w:r>
            <w:r w:rsidR="00181FE0" w:rsidRPr="003E4012">
              <w:rPr>
                <w:rFonts w:ascii="Arial" w:hAnsi="Arial" w:cs="Arial"/>
                <w:sz w:val="20"/>
                <w:lang w:eastAsia="zh-TW"/>
              </w:rPr>
              <w:t xml:space="preserve">be valuated as 50% unpaid </w:t>
            </w:r>
          </w:p>
          <w:p w14:paraId="5C6758A3" w14:textId="77777777" w:rsidR="00181FE0" w:rsidRPr="003E4012" w:rsidRDefault="00181FE0" w:rsidP="00181FE0">
            <w:pPr>
              <w:spacing w:before="40" w:after="40" w:line="240" w:lineRule="auto"/>
              <w:rPr>
                <w:rFonts w:ascii="Arial" w:hAnsi="Arial" w:cs="Arial"/>
                <w:sz w:val="20"/>
                <w:lang w:eastAsia="zh-TW"/>
              </w:rPr>
            </w:pPr>
            <w:r w:rsidRPr="003E4012">
              <w:rPr>
                <w:rFonts w:ascii="Arial" w:hAnsi="Arial" w:cs="Arial"/>
                <w:sz w:val="20"/>
                <w:lang w:eastAsia="zh-TW"/>
              </w:rPr>
              <w:t xml:space="preserve">Remainder </w:t>
            </w:r>
            <w:r w:rsidR="00965F54" w:rsidRPr="003E4012">
              <w:rPr>
                <w:rFonts w:ascii="Arial" w:hAnsi="Arial" w:cs="Arial"/>
                <w:sz w:val="20"/>
                <w:lang w:eastAsia="zh-TW"/>
              </w:rPr>
              <w:t>will be valuated based on Hourly Rate /001, salary factored accordingly</w:t>
            </w:r>
          </w:p>
          <w:p w14:paraId="03C04EDE" w14:textId="77777777" w:rsidR="00341E57" w:rsidRPr="003E4012" w:rsidRDefault="00341E57" w:rsidP="00181FE0">
            <w:pPr>
              <w:spacing w:before="40" w:after="40" w:line="240" w:lineRule="auto"/>
              <w:rPr>
                <w:rFonts w:ascii="Arial" w:hAnsi="Arial" w:cs="Arial"/>
                <w:sz w:val="20"/>
                <w:lang w:eastAsia="zh-TW"/>
              </w:rPr>
            </w:pPr>
            <w:r w:rsidRPr="003E4012">
              <w:rPr>
                <w:rFonts w:ascii="Arial" w:hAnsi="Arial" w:cs="Arial"/>
                <w:sz w:val="20"/>
                <w:lang w:eastAsia="zh-TW"/>
              </w:rPr>
              <w:t xml:space="preserve">Payslip displays </w:t>
            </w:r>
            <w:r w:rsidR="00965F54" w:rsidRPr="003E4012">
              <w:rPr>
                <w:rFonts w:ascii="Arial" w:hAnsi="Arial" w:cs="Arial"/>
                <w:sz w:val="20"/>
                <w:lang w:eastAsia="zh-TW"/>
              </w:rPr>
              <w:t>date, HP hours and amount</w:t>
            </w:r>
          </w:p>
          <w:p w14:paraId="039E5279" w14:textId="77777777" w:rsidR="00341E57" w:rsidRDefault="00341E57" w:rsidP="00181FE0">
            <w:pPr>
              <w:spacing w:before="40" w:after="40" w:line="240" w:lineRule="auto"/>
              <w:rPr>
                <w:rFonts w:ascii="Arial" w:hAnsi="Arial" w:cs="Arial"/>
                <w:sz w:val="20"/>
                <w:lang w:eastAsia="zh-TW"/>
              </w:rPr>
            </w:pPr>
            <w:r>
              <w:rPr>
                <w:rFonts w:ascii="Arial" w:hAnsi="Arial" w:cs="Arial"/>
                <w:sz w:val="20"/>
                <w:lang w:eastAsia="zh-TW"/>
              </w:rPr>
              <w:t xml:space="preserve">Reduce from Quota 50 Annual Leave </w:t>
            </w:r>
          </w:p>
          <w:p w14:paraId="6BCEABCB" w14:textId="77777777" w:rsidR="00341E57" w:rsidRDefault="00341E57" w:rsidP="00181FE0">
            <w:pPr>
              <w:spacing w:before="40" w:after="40" w:line="240" w:lineRule="auto"/>
              <w:rPr>
                <w:rFonts w:ascii="Arial" w:hAnsi="Arial" w:cs="Arial"/>
                <w:sz w:val="20"/>
                <w:lang w:eastAsia="zh-TW"/>
              </w:rPr>
            </w:pPr>
            <w:r>
              <w:rPr>
                <w:rFonts w:ascii="Arial" w:hAnsi="Arial" w:cs="Arial"/>
                <w:sz w:val="20"/>
                <w:lang w:eastAsia="zh-TW"/>
              </w:rPr>
              <w:t>Reduce entitlements at a rate of 50%</w:t>
            </w:r>
          </w:p>
          <w:p w14:paraId="72A181A8" w14:textId="77777777" w:rsidR="00341E57" w:rsidRDefault="00341E57" w:rsidP="00341E57">
            <w:pPr>
              <w:spacing w:before="40" w:after="40" w:line="240" w:lineRule="auto"/>
              <w:rPr>
                <w:rFonts w:ascii="Arial" w:hAnsi="Arial" w:cs="Arial"/>
                <w:sz w:val="20"/>
                <w:lang w:eastAsia="zh-TW"/>
              </w:rPr>
            </w:pPr>
            <w:r>
              <w:rPr>
                <w:rFonts w:ascii="Arial" w:hAnsi="Arial" w:cs="Arial"/>
                <w:sz w:val="20"/>
                <w:lang w:eastAsia="zh-TW"/>
              </w:rPr>
              <w:t xml:space="preserve">No impact to accruals </w:t>
            </w:r>
          </w:p>
          <w:p w14:paraId="38F7EE10" w14:textId="77777777" w:rsidR="00341E57" w:rsidRPr="00564A7F" w:rsidRDefault="003877E0" w:rsidP="00181FE0">
            <w:pPr>
              <w:spacing w:before="40" w:after="40" w:line="240" w:lineRule="auto"/>
              <w:rPr>
                <w:rFonts w:ascii="Arial" w:hAnsi="Arial" w:cs="Arial"/>
                <w:sz w:val="20"/>
                <w:lang w:eastAsia="zh-TW"/>
              </w:rPr>
            </w:pPr>
            <w:r w:rsidRPr="003877E0">
              <w:rPr>
                <w:rFonts w:ascii="Arial" w:hAnsi="Arial" w:cs="Arial"/>
                <w:sz w:val="20"/>
                <w:lang w:eastAsia="zh-TW"/>
              </w:rPr>
              <w:t>Not counted/paid on PH</w:t>
            </w:r>
          </w:p>
        </w:tc>
      </w:tr>
      <w:tr w:rsidR="00341E57" w:rsidRPr="00F1402B" w14:paraId="37907300"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7E3AF8" w14:textId="77777777" w:rsidR="00341E57" w:rsidRPr="00F304E0" w:rsidRDefault="00341E57" w:rsidP="00F304E0">
            <w:pPr>
              <w:spacing w:before="40" w:after="40" w:line="240" w:lineRule="auto"/>
              <w:jc w:val="center"/>
              <w:rPr>
                <w:rFonts w:ascii="Arial" w:hAnsi="Arial" w:cs="Arial"/>
                <w:sz w:val="20"/>
                <w:lang w:eastAsia="zh-TW"/>
              </w:rPr>
            </w:pPr>
            <w:r w:rsidRPr="00F304E0">
              <w:rPr>
                <w:rFonts w:ascii="Arial" w:hAnsi="Arial" w:cs="Arial"/>
                <w:sz w:val="20"/>
                <w:lang w:eastAsia="zh-TW"/>
              </w:rPr>
              <w:t>1005</w:t>
            </w:r>
          </w:p>
        </w:tc>
        <w:tc>
          <w:tcPr>
            <w:tcW w:w="2977" w:type="dxa"/>
            <w:tcBorders>
              <w:top w:val="single" w:sz="4" w:space="0" w:color="auto"/>
              <w:left w:val="single" w:sz="4" w:space="0" w:color="auto"/>
              <w:bottom w:val="single" w:sz="4" w:space="0" w:color="auto"/>
              <w:right w:val="single" w:sz="4" w:space="0" w:color="auto"/>
            </w:tcBorders>
            <w:vAlign w:val="center"/>
          </w:tcPr>
          <w:p w14:paraId="10A8EC6D" w14:textId="77777777" w:rsidR="00341E57" w:rsidRPr="00F304E0" w:rsidRDefault="00341E57" w:rsidP="00F304E0">
            <w:pPr>
              <w:spacing w:before="40" w:after="40" w:line="240" w:lineRule="auto"/>
              <w:rPr>
                <w:rFonts w:ascii="Arial" w:hAnsi="Arial" w:cs="Arial"/>
                <w:sz w:val="20"/>
                <w:lang w:eastAsia="zh-TW"/>
              </w:rPr>
            </w:pPr>
            <w:r w:rsidRPr="00F304E0">
              <w:rPr>
                <w:rFonts w:ascii="Arial" w:hAnsi="Arial" w:cs="Arial"/>
                <w:sz w:val="20"/>
                <w:lang w:eastAsia="zh-TW"/>
              </w:rPr>
              <w:t>Purchased Leave</w:t>
            </w:r>
          </w:p>
        </w:tc>
        <w:tc>
          <w:tcPr>
            <w:tcW w:w="992" w:type="dxa"/>
            <w:tcBorders>
              <w:top w:val="single" w:sz="4" w:space="0" w:color="auto"/>
              <w:left w:val="single" w:sz="4" w:space="0" w:color="auto"/>
              <w:bottom w:val="single" w:sz="4" w:space="0" w:color="auto"/>
              <w:right w:val="single" w:sz="4" w:space="0" w:color="auto"/>
            </w:tcBorders>
            <w:vAlign w:val="center"/>
          </w:tcPr>
          <w:p w14:paraId="3B82CB25" w14:textId="77777777" w:rsidR="00341E57" w:rsidRPr="00564A7F" w:rsidRDefault="00341E57" w:rsidP="00F304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23B8111A" w14:textId="77777777" w:rsidR="00341E57" w:rsidRDefault="00341E57" w:rsidP="00181FE0">
            <w:pPr>
              <w:spacing w:before="40" w:after="40" w:line="240" w:lineRule="auto"/>
              <w:rPr>
                <w:rFonts w:ascii="Arial" w:hAnsi="Arial" w:cs="Arial"/>
                <w:sz w:val="20"/>
                <w:lang w:eastAsia="zh-TW"/>
              </w:rPr>
            </w:pPr>
            <w:r>
              <w:rPr>
                <w:rFonts w:ascii="Arial" w:hAnsi="Arial" w:cs="Arial"/>
                <w:sz w:val="20"/>
                <w:lang w:eastAsia="zh-TW"/>
              </w:rPr>
              <w:t xml:space="preserve">Paid absence </w:t>
            </w:r>
          </w:p>
          <w:p w14:paraId="6774D0EF" w14:textId="77777777" w:rsidR="00341E57" w:rsidRPr="006F4D27" w:rsidRDefault="00341E57" w:rsidP="0044677D">
            <w:pPr>
              <w:widowControl w:val="0"/>
              <w:spacing w:before="40" w:after="40" w:line="240" w:lineRule="auto"/>
              <w:jc w:val="both"/>
              <w:rPr>
                <w:rFonts w:ascii="Arial" w:hAnsi="Arial" w:cs="Arial"/>
                <w:sz w:val="20"/>
                <w:lang w:eastAsia="zh-TW"/>
              </w:rPr>
            </w:pPr>
            <w:r w:rsidRPr="006F4D27">
              <w:rPr>
                <w:rFonts w:ascii="Arial" w:hAnsi="Arial" w:cs="Arial"/>
                <w:sz w:val="20"/>
                <w:lang w:eastAsia="zh-TW"/>
              </w:rPr>
              <w:t>Absence will not be valuated, paid as salary</w:t>
            </w:r>
          </w:p>
          <w:p w14:paraId="07804D66" w14:textId="77777777" w:rsidR="00341E57" w:rsidRDefault="00341E57" w:rsidP="00181FE0">
            <w:pPr>
              <w:spacing w:before="40" w:after="40" w:line="240" w:lineRule="auto"/>
              <w:rPr>
                <w:rFonts w:ascii="Arial" w:hAnsi="Arial" w:cs="Arial"/>
                <w:sz w:val="20"/>
                <w:highlight w:val="yellow"/>
                <w:lang w:eastAsia="zh-TW"/>
              </w:rPr>
            </w:pPr>
            <w:r w:rsidRPr="006F4D27">
              <w:rPr>
                <w:rFonts w:ascii="Arial" w:hAnsi="Arial" w:cs="Arial"/>
                <w:sz w:val="20"/>
                <w:lang w:eastAsia="zh-TW"/>
              </w:rPr>
              <w:t>Payslip displays dates/hours only</w:t>
            </w:r>
            <w:r>
              <w:rPr>
                <w:rFonts w:ascii="Arial" w:hAnsi="Arial" w:cs="Arial"/>
                <w:sz w:val="20"/>
                <w:highlight w:val="yellow"/>
                <w:lang w:eastAsia="zh-TW"/>
              </w:rPr>
              <w:t xml:space="preserve"> </w:t>
            </w:r>
          </w:p>
          <w:p w14:paraId="6025FD19" w14:textId="77777777" w:rsidR="00341E57" w:rsidRDefault="00341E57" w:rsidP="00181FE0">
            <w:pPr>
              <w:spacing w:before="40" w:after="40" w:line="240" w:lineRule="auto"/>
              <w:rPr>
                <w:rFonts w:ascii="Arial" w:hAnsi="Arial" w:cs="Arial"/>
                <w:sz w:val="20"/>
                <w:lang w:eastAsia="zh-TW"/>
              </w:rPr>
            </w:pPr>
            <w:r>
              <w:rPr>
                <w:rFonts w:ascii="Arial" w:hAnsi="Arial" w:cs="Arial"/>
                <w:sz w:val="20"/>
                <w:lang w:eastAsia="zh-TW"/>
              </w:rPr>
              <w:t xml:space="preserve">Reduce from Quota 55 Purchase Leave </w:t>
            </w:r>
          </w:p>
          <w:p w14:paraId="2C6B8705" w14:textId="77777777" w:rsidR="00341E57" w:rsidRDefault="00341E57" w:rsidP="00181FE0">
            <w:pPr>
              <w:spacing w:before="40" w:after="40" w:line="240" w:lineRule="auto"/>
              <w:rPr>
                <w:rFonts w:ascii="Arial" w:hAnsi="Arial" w:cs="Arial"/>
                <w:sz w:val="20"/>
                <w:lang w:eastAsia="zh-TW"/>
              </w:rPr>
            </w:pPr>
            <w:r>
              <w:rPr>
                <w:rFonts w:ascii="Arial" w:hAnsi="Arial" w:cs="Arial"/>
                <w:sz w:val="20"/>
                <w:lang w:eastAsia="zh-TW"/>
              </w:rPr>
              <w:t>Reduce entitlements at a rate of 100%</w:t>
            </w:r>
          </w:p>
          <w:p w14:paraId="3427839D" w14:textId="77777777" w:rsidR="00341E57" w:rsidRDefault="00341E57" w:rsidP="00341E57">
            <w:pPr>
              <w:spacing w:before="40" w:after="40" w:line="240" w:lineRule="auto"/>
              <w:rPr>
                <w:rFonts w:ascii="Arial" w:hAnsi="Arial" w:cs="Arial"/>
                <w:sz w:val="20"/>
                <w:lang w:eastAsia="zh-TW"/>
              </w:rPr>
            </w:pPr>
            <w:r>
              <w:rPr>
                <w:rFonts w:ascii="Arial" w:hAnsi="Arial" w:cs="Arial"/>
                <w:sz w:val="20"/>
                <w:lang w:eastAsia="zh-TW"/>
              </w:rPr>
              <w:t xml:space="preserve">No impact to accruals </w:t>
            </w:r>
          </w:p>
          <w:p w14:paraId="6AF0EBBC" w14:textId="77777777" w:rsidR="00341E57" w:rsidRPr="00564A7F" w:rsidRDefault="003877E0" w:rsidP="00181FE0">
            <w:pPr>
              <w:spacing w:before="40" w:after="40" w:line="240" w:lineRule="auto"/>
              <w:rPr>
                <w:rFonts w:ascii="Arial" w:hAnsi="Arial" w:cs="Arial"/>
                <w:sz w:val="20"/>
                <w:lang w:eastAsia="zh-TW"/>
              </w:rPr>
            </w:pPr>
            <w:r w:rsidRPr="003877E0">
              <w:rPr>
                <w:rFonts w:ascii="Arial" w:hAnsi="Arial" w:cs="Arial"/>
                <w:sz w:val="20"/>
                <w:lang w:eastAsia="zh-TW"/>
              </w:rPr>
              <w:t>Not counted/paid on PH</w:t>
            </w:r>
          </w:p>
        </w:tc>
      </w:tr>
      <w:tr w:rsidR="00341E57" w:rsidRPr="00F1402B" w14:paraId="18FCDE42"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988976" w14:textId="77777777" w:rsidR="00341E57" w:rsidRPr="00F304E0" w:rsidRDefault="00341E57" w:rsidP="00F304E0">
            <w:pPr>
              <w:spacing w:before="40" w:after="40" w:line="240" w:lineRule="auto"/>
              <w:jc w:val="center"/>
              <w:rPr>
                <w:rFonts w:ascii="Arial" w:hAnsi="Arial" w:cs="Arial"/>
                <w:sz w:val="20"/>
                <w:lang w:eastAsia="zh-TW"/>
              </w:rPr>
            </w:pPr>
            <w:r w:rsidRPr="00F304E0">
              <w:rPr>
                <w:rFonts w:ascii="Arial" w:hAnsi="Arial" w:cs="Arial"/>
                <w:sz w:val="20"/>
                <w:lang w:eastAsia="zh-TW"/>
              </w:rPr>
              <w:t>2000</w:t>
            </w:r>
          </w:p>
        </w:tc>
        <w:tc>
          <w:tcPr>
            <w:tcW w:w="2977" w:type="dxa"/>
            <w:tcBorders>
              <w:top w:val="single" w:sz="4" w:space="0" w:color="auto"/>
              <w:left w:val="single" w:sz="4" w:space="0" w:color="auto"/>
              <w:bottom w:val="single" w:sz="4" w:space="0" w:color="auto"/>
              <w:right w:val="single" w:sz="4" w:space="0" w:color="auto"/>
            </w:tcBorders>
            <w:vAlign w:val="center"/>
          </w:tcPr>
          <w:p w14:paraId="65DE5220" w14:textId="77777777" w:rsidR="00341E57" w:rsidRPr="00F304E0" w:rsidRDefault="00341E57" w:rsidP="00F304E0">
            <w:pPr>
              <w:spacing w:before="40" w:after="40" w:line="240" w:lineRule="auto"/>
              <w:rPr>
                <w:rFonts w:ascii="Arial" w:hAnsi="Arial" w:cs="Arial"/>
                <w:sz w:val="20"/>
                <w:lang w:eastAsia="zh-TW"/>
              </w:rPr>
            </w:pPr>
            <w:r w:rsidRPr="00F304E0">
              <w:rPr>
                <w:rFonts w:ascii="Arial" w:hAnsi="Arial" w:cs="Arial"/>
                <w:sz w:val="20"/>
                <w:lang w:eastAsia="zh-TW"/>
              </w:rPr>
              <w:t>Personal Leave FP</w:t>
            </w:r>
          </w:p>
        </w:tc>
        <w:tc>
          <w:tcPr>
            <w:tcW w:w="992" w:type="dxa"/>
            <w:tcBorders>
              <w:top w:val="single" w:sz="4" w:space="0" w:color="auto"/>
              <w:left w:val="single" w:sz="4" w:space="0" w:color="auto"/>
              <w:bottom w:val="single" w:sz="4" w:space="0" w:color="auto"/>
              <w:right w:val="single" w:sz="4" w:space="0" w:color="auto"/>
            </w:tcBorders>
            <w:vAlign w:val="center"/>
          </w:tcPr>
          <w:p w14:paraId="1D0182CC" w14:textId="77777777" w:rsidR="00341E57" w:rsidRPr="00564A7F" w:rsidRDefault="00341E57" w:rsidP="00F304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5E039889" w14:textId="77777777" w:rsidR="00341E57" w:rsidRDefault="00341E57" w:rsidP="00181FE0">
            <w:pPr>
              <w:spacing w:before="40" w:after="40" w:line="240" w:lineRule="auto"/>
              <w:rPr>
                <w:rFonts w:ascii="Arial" w:hAnsi="Arial" w:cs="Arial"/>
                <w:sz w:val="20"/>
                <w:lang w:eastAsia="zh-TW"/>
              </w:rPr>
            </w:pPr>
            <w:r>
              <w:rPr>
                <w:rFonts w:ascii="Arial" w:hAnsi="Arial" w:cs="Arial"/>
                <w:sz w:val="20"/>
                <w:lang w:eastAsia="zh-TW"/>
              </w:rPr>
              <w:t xml:space="preserve">Paid absence </w:t>
            </w:r>
          </w:p>
          <w:p w14:paraId="4AFFA419" w14:textId="77777777" w:rsidR="00341E57" w:rsidRPr="006F4D27" w:rsidRDefault="00341E57" w:rsidP="0044677D">
            <w:pPr>
              <w:widowControl w:val="0"/>
              <w:spacing w:before="40" w:after="40" w:line="240" w:lineRule="auto"/>
              <w:jc w:val="both"/>
              <w:rPr>
                <w:rFonts w:ascii="Arial" w:hAnsi="Arial" w:cs="Arial"/>
                <w:sz w:val="20"/>
                <w:lang w:eastAsia="zh-TW"/>
              </w:rPr>
            </w:pPr>
            <w:r w:rsidRPr="006F4D27">
              <w:rPr>
                <w:rFonts w:ascii="Arial" w:hAnsi="Arial" w:cs="Arial"/>
                <w:sz w:val="20"/>
                <w:lang w:eastAsia="zh-TW"/>
              </w:rPr>
              <w:t>Absence will not be valuated, paid as salary</w:t>
            </w:r>
          </w:p>
          <w:p w14:paraId="4C47353D" w14:textId="77777777" w:rsidR="00341E57" w:rsidRDefault="00341E57" w:rsidP="00181FE0">
            <w:pPr>
              <w:spacing w:before="40" w:after="40" w:line="240" w:lineRule="auto"/>
              <w:rPr>
                <w:rFonts w:ascii="Arial" w:hAnsi="Arial" w:cs="Arial"/>
                <w:sz w:val="20"/>
                <w:highlight w:val="yellow"/>
                <w:lang w:eastAsia="zh-TW"/>
              </w:rPr>
            </w:pPr>
            <w:r w:rsidRPr="006F4D27">
              <w:rPr>
                <w:rFonts w:ascii="Arial" w:hAnsi="Arial" w:cs="Arial"/>
                <w:sz w:val="20"/>
                <w:lang w:eastAsia="zh-TW"/>
              </w:rPr>
              <w:t>Payslip displays dates/hours only</w:t>
            </w:r>
            <w:r>
              <w:rPr>
                <w:rFonts w:ascii="Arial" w:hAnsi="Arial" w:cs="Arial"/>
                <w:sz w:val="20"/>
                <w:highlight w:val="yellow"/>
                <w:lang w:eastAsia="zh-TW"/>
              </w:rPr>
              <w:t xml:space="preserve"> </w:t>
            </w:r>
          </w:p>
          <w:p w14:paraId="62D23D0D" w14:textId="77777777" w:rsidR="00341E57" w:rsidRDefault="00341E57" w:rsidP="00181FE0">
            <w:pPr>
              <w:spacing w:before="40" w:after="40" w:line="240" w:lineRule="auto"/>
              <w:rPr>
                <w:rFonts w:ascii="Arial" w:hAnsi="Arial" w:cs="Arial"/>
                <w:sz w:val="20"/>
                <w:lang w:eastAsia="zh-TW"/>
              </w:rPr>
            </w:pPr>
            <w:r>
              <w:rPr>
                <w:rFonts w:ascii="Arial" w:hAnsi="Arial" w:cs="Arial"/>
                <w:sz w:val="20"/>
                <w:lang w:eastAsia="zh-TW"/>
              </w:rPr>
              <w:t xml:space="preserve">Reduce from Quota 60 Sick Leave </w:t>
            </w:r>
          </w:p>
          <w:p w14:paraId="367CF809" w14:textId="77777777" w:rsidR="00341E57" w:rsidRDefault="00341E57" w:rsidP="00181FE0">
            <w:pPr>
              <w:spacing w:before="40" w:after="40" w:line="240" w:lineRule="auto"/>
              <w:rPr>
                <w:rFonts w:ascii="Arial" w:hAnsi="Arial" w:cs="Arial"/>
                <w:sz w:val="20"/>
                <w:lang w:eastAsia="zh-TW"/>
              </w:rPr>
            </w:pPr>
            <w:r>
              <w:rPr>
                <w:rFonts w:ascii="Arial" w:hAnsi="Arial" w:cs="Arial"/>
                <w:sz w:val="20"/>
                <w:lang w:eastAsia="zh-TW"/>
              </w:rPr>
              <w:t>Reduce entitlements at a rate of 100%</w:t>
            </w:r>
          </w:p>
          <w:p w14:paraId="734442B7" w14:textId="77777777" w:rsidR="00341E57" w:rsidRDefault="00341E57" w:rsidP="00181FE0">
            <w:pPr>
              <w:spacing w:before="40" w:after="40" w:line="240" w:lineRule="auto"/>
              <w:rPr>
                <w:rFonts w:ascii="Arial" w:hAnsi="Arial" w:cs="Arial"/>
                <w:sz w:val="20"/>
                <w:lang w:eastAsia="zh-TW"/>
              </w:rPr>
            </w:pPr>
            <w:r>
              <w:rPr>
                <w:rFonts w:ascii="Arial" w:hAnsi="Arial" w:cs="Arial"/>
                <w:sz w:val="20"/>
                <w:lang w:eastAsia="zh-TW"/>
              </w:rPr>
              <w:t xml:space="preserve">No impact to accruals </w:t>
            </w:r>
          </w:p>
          <w:p w14:paraId="1CC05155" w14:textId="77777777" w:rsidR="00341E57" w:rsidRPr="00564A7F" w:rsidRDefault="003877E0" w:rsidP="00181FE0">
            <w:pPr>
              <w:spacing w:before="40" w:after="40" w:line="240" w:lineRule="auto"/>
              <w:rPr>
                <w:rFonts w:ascii="Arial" w:hAnsi="Arial" w:cs="Arial"/>
                <w:sz w:val="20"/>
                <w:lang w:eastAsia="zh-TW"/>
              </w:rPr>
            </w:pPr>
            <w:r w:rsidRPr="003877E0">
              <w:rPr>
                <w:rFonts w:ascii="Arial" w:hAnsi="Arial" w:cs="Arial"/>
                <w:sz w:val="20"/>
                <w:lang w:eastAsia="zh-TW"/>
              </w:rPr>
              <w:t>Not counted/paid on PH</w:t>
            </w:r>
          </w:p>
        </w:tc>
      </w:tr>
      <w:tr w:rsidR="00341E57" w:rsidRPr="00F1402B" w14:paraId="29143820"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E73C2E" w14:textId="77777777" w:rsidR="00341E57" w:rsidRPr="00F304E0" w:rsidRDefault="00341E57" w:rsidP="00F304E0">
            <w:pPr>
              <w:spacing w:before="40" w:after="40" w:line="240" w:lineRule="auto"/>
              <w:jc w:val="center"/>
              <w:rPr>
                <w:rFonts w:ascii="Arial" w:hAnsi="Arial" w:cs="Arial"/>
                <w:sz w:val="20"/>
                <w:lang w:eastAsia="zh-TW"/>
              </w:rPr>
            </w:pPr>
            <w:r w:rsidRPr="00F304E0">
              <w:rPr>
                <w:rFonts w:ascii="Arial" w:hAnsi="Arial" w:cs="Arial"/>
                <w:sz w:val="20"/>
                <w:lang w:eastAsia="zh-TW"/>
              </w:rPr>
              <w:t>2001</w:t>
            </w:r>
          </w:p>
        </w:tc>
        <w:tc>
          <w:tcPr>
            <w:tcW w:w="2977" w:type="dxa"/>
            <w:tcBorders>
              <w:top w:val="single" w:sz="4" w:space="0" w:color="auto"/>
              <w:left w:val="single" w:sz="4" w:space="0" w:color="auto"/>
              <w:bottom w:val="single" w:sz="4" w:space="0" w:color="auto"/>
              <w:right w:val="single" w:sz="4" w:space="0" w:color="auto"/>
            </w:tcBorders>
            <w:vAlign w:val="center"/>
          </w:tcPr>
          <w:p w14:paraId="3CFC7F03" w14:textId="09EDA8E2" w:rsidR="00341E57" w:rsidRPr="00F304E0" w:rsidRDefault="00341E57" w:rsidP="00F304E0">
            <w:pPr>
              <w:spacing w:before="40" w:after="40" w:line="240" w:lineRule="auto"/>
              <w:rPr>
                <w:rFonts w:ascii="Arial" w:hAnsi="Arial" w:cs="Arial"/>
                <w:sz w:val="20"/>
                <w:lang w:eastAsia="zh-TW"/>
              </w:rPr>
            </w:pPr>
            <w:del w:id="140" w:author="Dawson, Bre (ESI)" w:date="2020-03-23T11:50:00Z">
              <w:r w:rsidRPr="00F304E0" w:rsidDel="00832D71">
                <w:rPr>
                  <w:rFonts w:ascii="Arial" w:hAnsi="Arial" w:cs="Arial"/>
                  <w:sz w:val="20"/>
                  <w:lang w:eastAsia="zh-TW"/>
                </w:rPr>
                <w:delText xml:space="preserve">Personal </w:delText>
              </w:r>
            </w:del>
            <w:ins w:id="141" w:author="Dawson, Bre (ESI)" w:date="2020-03-23T11:50:00Z">
              <w:r w:rsidR="00832D71">
                <w:rPr>
                  <w:rFonts w:ascii="Arial" w:hAnsi="Arial" w:cs="Arial"/>
                  <w:sz w:val="20"/>
                  <w:lang w:eastAsia="zh-TW"/>
                </w:rPr>
                <w:t>Sick</w:t>
              </w:r>
              <w:r w:rsidR="00832D71" w:rsidRPr="00F304E0">
                <w:rPr>
                  <w:rFonts w:ascii="Arial" w:hAnsi="Arial" w:cs="Arial"/>
                  <w:sz w:val="20"/>
                  <w:lang w:eastAsia="zh-TW"/>
                </w:rPr>
                <w:t xml:space="preserve"> </w:t>
              </w:r>
            </w:ins>
            <w:r w:rsidRPr="00F304E0">
              <w:rPr>
                <w:rFonts w:ascii="Arial" w:hAnsi="Arial" w:cs="Arial"/>
                <w:sz w:val="20"/>
                <w:lang w:eastAsia="zh-TW"/>
              </w:rPr>
              <w:t>Leave HP</w:t>
            </w:r>
          </w:p>
        </w:tc>
        <w:tc>
          <w:tcPr>
            <w:tcW w:w="992" w:type="dxa"/>
            <w:tcBorders>
              <w:top w:val="single" w:sz="4" w:space="0" w:color="auto"/>
              <w:left w:val="single" w:sz="4" w:space="0" w:color="auto"/>
              <w:bottom w:val="single" w:sz="4" w:space="0" w:color="auto"/>
              <w:right w:val="single" w:sz="4" w:space="0" w:color="auto"/>
            </w:tcBorders>
            <w:vAlign w:val="center"/>
          </w:tcPr>
          <w:p w14:paraId="3DA168D0" w14:textId="77777777" w:rsidR="00341E57" w:rsidRPr="00564A7F" w:rsidRDefault="00341E57" w:rsidP="00F304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743EBB6A" w14:textId="77777777" w:rsidR="00341E57" w:rsidRDefault="00341E57" w:rsidP="00181FE0">
            <w:pPr>
              <w:spacing w:before="40" w:after="40" w:line="240" w:lineRule="auto"/>
              <w:rPr>
                <w:rFonts w:ascii="Arial" w:hAnsi="Arial" w:cs="Arial"/>
                <w:sz w:val="20"/>
                <w:lang w:eastAsia="zh-TW"/>
              </w:rPr>
            </w:pPr>
            <w:r>
              <w:rPr>
                <w:rFonts w:ascii="Arial" w:hAnsi="Arial" w:cs="Arial"/>
                <w:sz w:val="20"/>
                <w:lang w:eastAsia="zh-TW"/>
              </w:rPr>
              <w:t xml:space="preserve">Paid absence </w:t>
            </w:r>
          </w:p>
          <w:p w14:paraId="25A8D921" w14:textId="77B84041" w:rsidR="00181FE0" w:rsidRPr="006F4D27" w:rsidRDefault="003D7284" w:rsidP="0044677D">
            <w:pPr>
              <w:widowControl w:val="0"/>
              <w:spacing w:before="40" w:after="40" w:line="240" w:lineRule="auto"/>
              <w:jc w:val="both"/>
              <w:rPr>
                <w:rFonts w:ascii="Arial" w:hAnsi="Arial" w:cs="Arial"/>
                <w:sz w:val="20"/>
                <w:lang w:eastAsia="zh-TW"/>
              </w:rPr>
            </w:pPr>
            <w:ins w:id="142" w:author="Dawson, Bre (ESI)" w:date="2020-03-23T11:55:00Z">
              <w:r>
                <w:rPr>
                  <w:rFonts w:ascii="Arial" w:hAnsi="Arial" w:cs="Arial"/>
                  <w:sz w:val="20"/>
                  <w:lang w:eastAsia="zh-TW"/>
                </w:rPr>
                <w:t xml:space="preserve">Salary will be factored as 50% of the absence </w:t>
              </w:r>
            </w:ins>
            <w:del w:id="143" w:author="Dawson, Bre (ESI)" w:date="2020-03-23T11:55:00Z">
              <w:r w:rsidR="00181FE0" w:rsidRPr="006F4D27" w:rsidDel="003D7284">
                <w:rPr>
                  <w:rFonts w:ascii="Arial" w:hAnsi="Arial" w:cs="Arial"/>
                  <w:sz w:val="20"/>
                  <w:lang w:eastAsia="zh-TW"/>
                </w:rPr>
                <w:delText>Absence will be valuated as 50% unpaid</w:delText>
              </w:r>
            </w:del>
            <w:del w:id="144" w:author="Dawson, Bre (ESI)" w:date="2020-03-23T11:51:00Z">
              <w:r w:rsidR="00181FE0" w:rsidRPr="006F4D27" w:rsidDel="003D7284">
                <w:rPr>
                  <w:rFonts w:ascii="Arial" w:hAnsi="Arial" w:cs="Arial"/>
                  <w:sz w:val="20"/>
                  <w:lang w:eastAsia="zh-TW"/>
                </w:rPr>
                <w:delText>, paid as negative to offset salary. Remainder will be paid as salary</w:delText>
              </w:r>
            </w:del>
            <w:del w:id="145" w:author="Dawson, Bre (ESI)" w:date="2020-03-23T11:55:00Z">
              <w:r w:rsidR="00181FE0" w:rsidRPr="006F4D27" w:rsidDel="003D7284">
                <w:rPr>
                  <w:rFonts w:ascii="Arial" w:hAnsi="Arial" w:cs="Arial"/>
                  <w:sz w:val="20"/>
                  <w:lang w:eastAsia="zh-TW"/>
                </w:rPr>
                <w:delText xml:space="preserve"> </w:delText>
              </w:r>
            </w:del>
          </w:p>
          <w:p w14:paraId="599E9822" w14:textId="77777777" w:rsidR="00181FE0" w:rsidRDefault="00181FE0" w:rsidP="00181FE0">
            <w:pPr>
              <w:spacing w:before="40" w:after="40" w:line="240" w:lineRule="auto"/>
              <w:rPr>
                <w:rFonts w:ascii="Arial" w:hAnsi="Arial" w:cs="Arial"/>
                <w:sz w:val="20"/>
                <w:highlight w:val="yellow"/>
                <w:lang w:eastAsia="zh-TW"/>
              </w:rPr>
            </w:pPr>
            <w:r w:rsidRPr="006F4D27">
              <w:rPr>
                <w:rFonts w:ascii="Arial" w:hAnsi="Arial" w:cs="Arial"/>
                <w:sz w:val="20"/>
                <w:lang w:eastAsia="zh-TW"/>
              </w:rPr>
              <w:t>Payslip displays dates/hours only (HP hours)</w:t>
            </w:r>
          </w:p>
          <w:p w14:paraId="343F45B1" w14:textId="77777777" w:rsidR="00341E57" w:rsidRDefault="00341E57" w:rsidP="00181FE0">
            <w:pPr>
              <w:spacing w:before="40" w:after="40" w:line="240" w:lineRule="auto"/>
              <w:rPr>
                <w:rFonts w:ascii="Arial" w:hAnsi="Arial" w:cs="Arial"/>
                <w:sz w:val="20"/>
                <w:lang w:eastAsia="zh-TW"/>
              </w:rPr>
            </w:pPr>
            <w:r>
              <w:rPr>
                <w:rFonts w:ascii="Arial" w:hAnsi="Arial" w:cs="Arial"/>
                <w:sz w:val="20"/>
                <w:lang w:eastAsia="zh-TW"/>
              </w:rPr>
              <w:t xml:space="preserve">Reduce from Quota 60 Sick Leave </w:t>
            </w:r>
          </w:p>
          <w:p w14:paraId="7A615C02" w14:textId="77777777" w:rsidR="00341E57" w:rsidRDefault="00341E57" w:rsidP="00181FE0">
            <w:pPr>
              <w:spacing w:before="40" w:after="40" w:line="240" w:lineRule="auto"/>
              <w:rPr>
                <w:rFonts w:ascii="Arial" w:hAnsi="Arial" w:cs="Arial"/>
                <w:sz w:val="20"/>
                <w:lang w:eastAsia="zh-TW"/>
              </w:rPr>
            </w:pPr>
            <w:r>
              <w:rPr>
                <w:rFonts w:ascii="Arial" w:hAnsi="Arial" w:cs="Arial"/>
                <w:sz w:val="20"/>
                <w:lang w:eastAsia="zh-TW"/>
              </w:rPr>
              <w:t>Reduce entitlements at a rate of 50%</w:t>
            </w:r>
          </w:p>
          <w:p w14:paraId="0413A839" w14:textId="77777777" w:rsidR="00341E57" w:rsidRDefault="00341E57" w:rsidP="00181FE0">
            <w:pPr>
              <w:spacing w:before="40" w:after="40" w:line="240" w:lineRule="auto"/>
              <w:rPr>
                <w:rFonts w:ascii="Arial" w:hAnsi="Arial" w:cs="Arial"/>
                <w:sz w:val="20"/>
                <w:lang w:eastAsia="zh-TW"/>
              </w:rPr>
            </w:pPr>
            <w:r>
              <w:rPr>
                <w:rFonts w:ascii="Arial" w:hAnsi="Arial" w:cs="Arial"/>
                <w:sz w:val="20"/>
                <w:lang w:eastAsia="zh-TW"/>
              </w:rPr>
              <w:t xml:space="preserve">No impact to accruals </w:t>
            </w:r>
          </w:p>
          <w:p w14:paraId="012950FA" w14:textId="77777777" w:rsidR="00341E57" w:rsidRPr="00564A7F" w:rsidRDefault="003877E0" w:rsidP="00181FE0">
            <w:pPr>
              <w:spacing w:before="40" w:after="40" w:line="240" w:lineRule="auto"/>
              <w:rPr>
                <w:rFonts w:ascii="Arial" w:hAnsi="Arial" w:cs="Arial"/>
                <w:sz w:val="20"/>
                <w:lang w:eastAsia="zh-TW"/>
              </w:rPr>
            </w:pPr>
            <w:r w:rsidRPr="003877E0">
              <w:rPr>
                <w:rFonts w:ascii="Arial" w:hAnsi="Arial" w:cs="Arial"/>
                <w:sz w:val="20"/>
                <w:lang w:eastAsia="zh-TW"/>
              </w:rPr>
              <w:t>Not counted/paid on PH</w:t>
            </w:r>
          </w:p>
        </w:tc>
      </w:tr>
      <w:tr w:rsidR="00341E57" w:rsidRPr="00F1402B" w14:paraId="5A867D66"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B9EB09" w14:textId="77777777" w:rsidR="00341E57" w:rsidRPr="00F304E0" w:rsidRDefault="00341E57" w:rsidP="00F304E0">
            <w:pPr>
              <w:spacing w:before="40" w:after="40" w:line="240" w:lineRule="auto"/>
              <w:jc w:val="center"/>
              <w:rPr>
                <w:rFonts w:ascii="Arial" w:hAnsi="Arial" w:cs="Arial"/>
                <w:sz w:val="20"/>
                <w:lang w:eastAsia="zh-TW"/>
              </w:rPr>
            </w:pPr>
            <w:r w:rsidRPr="00F304E0">
              <w:rPr>
                <w:rFonts w:ascii="Arial" w:hAnsi="Arial" w:cs="Arial"/>
                <w:sz w:val="20"/>
                <w:lang w:eastAsia="zh-TW"/>
              </w:rPr>
              <w:lastRenderedPageBreak/>
              <w:t>5000</w:t>
            </w:r>
          </w:p>
        </w:tc>
        <w:tc>
          <w:tcPr>
            <w:tcW w:w="2977" w:type="dxa"/>
            <w:tcBorders>
              <w:top w:val="single" w:sz="4" w:space="0" w:color="auto"/>
              <w:left w:val="single" w:sz="4" w:space="0" w:color="auto"/>
              <w:bottom w:val="single" w:sz="4" w:space="0" w:color="auto"/>
              <w:right w:val="single" w:sz="4" w:space="0" w:color="auto"/>
            </w:tcBorders>
            <w:vAlign w:val="center"/>
          </w:tcPr>
          <w:p w14:paraId="027A7B39" w14:textId="77777777" w:rsidR="00181FE0" w:rsidRPr="00F304E0" w:rsidRDefault="00341E57" w:rsidP="00181FE0">
            <w:pPr>
              <w:spacing w:before="40" w:after="40" w:line="240" w:lineRule="auto"/>
              <w:rPr>
                <w:rFonts w:ascii="Arial" w:hAnsi="Arial" w:cs="Arial"/>
                <w:sz w:val="20"/>
                <w:lang w:eastAsia="zh-TW"/>
              </w:rPr>
            </w:pPr>
            <w:r w:rsidRPr="00F304E0">
              <w:rPr>
                <w:rFonts w:ascii="Arial" w:hAnsi="Arial" w:cs="Arial"/>
                <w:sz w:val="20"/>
                <w:lang w:eastAsia="zh-TW"/>
              </w:rPr>
              <w:t>Long Service Leave FP</w:t>
            </w:r>
          </w:p>
        </w:tc>
        <w:tc>
          <w:tcPr>
            <w:tcW w:w="992" w:type="dxa"/>
            <w:tcBorders>
              <w:top w:val="single" w:sz="4" w:space="0" w:color="auto"/>
              <w:left w:val="single" w:sz="4" w:space="0" w:color="auto"/>
              <w:bottom w:val="single" w:sz="4" w:space="0" w:color="auto"/>
              <w:right w:val="single" w:sz="4" w:space="0" w:color="auto"/>
            </w:tcBorders>
            <w:vAlign w:val="center"/>
          </w:tcPr>
          <w:p w14:paraId="2FD5E55B" w14:textId="77777777" w:rsidR="00341E57" w:rsidRPr="00564A7F" w:rsidRDefault="00341E57" w:rsidP="00F304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3BCC9343" w14:textId="77777777" w:rsidR="00341E57" w:rsidRPr="00D877A0" w:rsidRDefault="00341E57" w:rsidP="00181FE0">
            <w:pPr>
              <w:spacing w:before="40" w:after="40" w:line="240" w:lineRule="auto"/>
              <w:rPr>
                <w:rFonts w:ascii="Arial" w:hAnsi="Arial" w:cs="Arial"/>
                <w:sz w:val="20"/>
                <w:lang w:eastAsia="zh-TW"/>
              </w:rPr>
            </w:pPr>
            <w:r w:rsidRPr="00D877A0">
              <w:rPr>
                <w:rFonts w:ascii="Arial" w:hAnsi="Arial" w:cs="Arial"/>
                <w:sz w:val="20"/>
                <w:lang w:eastAsia="zh-TW"/>
              </w:rPr>
              <w:t xml:space="preserve">Paid absence </w:t>
            </w:r>
          </w:p>
          <w:p w14:paraId="323A5735" w14:textId="77777777" w:rsidR="00341E57" w:rsidRPr="00D877A0" w:rsidRDefault="00671520" w:rsidP="0044677D">
            <w:pPr>
              <w:widowControl w:val="0"/>
              <w:spacing w:before="40" w:after="40" w:line="240" w:lineRule="auto"/>
              <w:jc w:val="both"/>
              <w:rPr>
                <w:rFonts w:ascii="Arial" w:hAnsi="Arial" w:cs="Arial"/>
                <w:sz w:val="20"/>
                <w:lang w:eastAsia="zh-TW"/>
              </w:rPr>
            </w:pPr>
            <w:r w:rsidRPr="003E4012">
              <w:rPr>
                <w:rFonts w:ascii="Arial" w:hAnsi="Arial" w:cs="Arial"/>
                <w:sz w:val="20"/>
                <w:lang w:eastAsia="zh-TW"/>
              </w:rPr>
              <w:t>Absence will be valuated based on Hourly Rate /001, salary factored accordingly</w:t>
            </w:r>
          </w:p>
          <w:p w14:paraId="03305098" w14:textId="77777777" w:rsidR="00341E57" w:rsidRPr="003E4012" w:rsidRDefault="00671520" w:rsidP="00181FE0">
            <w:pPr>
              <w:spacing w:before="40" w:after="40" w:line="240" w:lineRule="auto"/>
              <w:rPr>
                <w:rFonts w:ascii="Arial" w:hAnsi="Arial" w:cs="Arial"/>
                <w:sz w:val="20"/>
                <w:lang w:eastAsia="zh-TW"/>
              </w:rPr>
            </w:pPr>
            <w:r w:rsidRPr="003E4012">
              <w:rPr>
                <w:rFonts w:ascii="Arial" w:hAnsi="Arial" w:cs="Arial"/>
                <w:sz w:val="20"/>
                <w:lang w:eastAsia="zh-TW"/>
              </w:rPr>
              <w:t>Payslip displays date, hours and amount</w:t>
            </w:r>
            <w:r w:rsidR="00341E57" w:rsidRPr="003E4012">
              <w:rPr>
                <w:rFonts w:ascii="Arial" w:hAnsi="Arial" w:cs="Arial"/>
                <w:sz w:val="20"/>
                <w:lang w:eastAsia="zh-TW"/>
              </w:rPr>
              <w:t xml:space="preserve"> </w:t>
            </w:r>
          </w:p>
          <w:p w14:paraId="6F907D81" w14:textId="77777777" w:rsidR="00341E57" w:rsidRPr="00D877A0" w:rsidRDefault="00341E57" w:rsidP="00181FE0">
            <w:pPr>
              <w:spacing w:before="40" w:after="40" w:line="240" w:lineRule="auto"/>
              <w:rPr>
                <w:rFonts w:ascii="Arial" w:hAnsi="Arial" w:cs="Arial"/>
                <w:sz w:val="20"/>
                <w:lang w:eastAsia="zh-TW"/>
              </w:rPr>
            </w:pPr>
            <w:r w:rsidRPr="00D877A0">
              <w:rPr>
                <w:rFonts w:ascii="Arial" w:hAnsi="Arial" w:cs="Arial"/>
                <w:sz w:val="20"/>
                <w:lang w:eastAsia="zh-TW"/>
              </w:rPr>
              <w:t xml:space="preserve">Reduce from Quotas 70 LSL; 71 LSL Pre 93; LSL Pre 78 (in that order until each bucket exhausted) </w:t>
            </w:r>
          </w:p>
          <w:p w14:paraId="152BB71A" w14:textId="77777777" w:rsidR="00341E57" w:rsidRPr="00D877A0" w:rsidRDefault="00341E57" w:rsidP="00181FE0">
            <w:pPr>
              <w:spacing w:before="40" w:after="40" w:line="240" w:lineRule="auto"/>
              <w:rPr>
                <w:rFonts w:ascii="Arial" w:hAnsi="Arial" w:cs="Arial"/>
                <w:sz w:val="20"/>
                <w:lang w:eastAsia="zh-TW"/>
              </w:rPr>
            </w:pPr>
            <w:r w:rsidRPr="00D877A0">
              <w:rPr>
                <w:rFonts w:ascii="Arial" w:hAnsi="Arial" w:cs="Arial"/>
                <w:sz w:val="20"/>
                <w:lang w:eastAsia="zh-TW"/>
              </w:rPr>
              <w:t>Reduce entitlements at a rate of 100%</w:t>
            </w:r>
          </w:p>
          <w:p w14:paraId="491C26F4" w14:textId="77777777" w:rsidR="00341E57" w:rsidRPr="00D877A0" w:rsidRDefault="00341E57" w:rsidP="00181FE0">
            <w:pPr>
              <w:spacing w:before="40" w:after="40" w:line="240" w:lineRule="auto"/>
              <w:rPr>
                <w:rFonts w:ascii="Arial" w:hAnsi="Arial" w:cs="Arial"/>
                <w:sz w:val="20"/>
                <w:lang w:eastAsia="zh-TW"/>
              </w:rPr>
            </w:pPr>
            <w:r w:rsidRPr="00D877A0">
              <w:rPr>
                <w:rFonts w:ascii="Arial" w:hAnsi="Arial" w:cs="Arial"/>
                <w:sz w:val="20"/>
                <w:lang w:eastAsia="zh-TW"/>
              </w:rPr>
              <w:t xml:space="preserve">No impact to accruals </w:t>
            </w:r>
          </w:p>
          <w:p w14:paraId="580F358E" w14:textId="77777777" w:rsidR="00341E57" w:rsidRPr="00D877A0" w:rsidRDefault="003877E0" w:rsidP="00181FE0">
            <w:pPr>
              <w:spacing w:before="40" w:after="40" w:line="240" w:lineRule="auto"/>
              <w:rPr>
                <w:rFonts w:ascii="Arial" w:hAnsi="Arial" w:cs="Arial"/>
                <w:sz w:val="20"/>
                <w:lang w:eastAsia="zh-TW"/>
              </w:rPr>
            </w:pPr>
            <w:r w:rsidRPr="00D877A0">
              <w:rPr>
                <w:rFonts w:ascii="Arial" w:hAnsi="Arial" w:cs="Arial"/>
                <w:sz w:val="20"/>
                <w:lang w:eastAsia="zh-TW"/>
              </w:rPr>
              <w:t>Not counted/paid on PH</w:t>
            </w:r>
          </w:p>
        </w:tc>
      </w:tr>
      <w:tr w:rsidR="00341E57" w:rsidRPr="00F1402B" w14:paraId="11442ECC"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8592B6" w14:textId="77777777" w:rsidR="00341E57" w:rsidRPr="00F304E0" w:rsidRDefault="00341E57" w:rsidP="00F304E0">
            <w:pPr>
              <w:spacing w:before="40" w:after="40" w:line="240" w:lineRule="auto"/>
              <w:jc w:val="center"/>
              <w:rPr>
                <w:rFonts w:ascii="Arial" w:hAnsi="Arial" w:cs="Arial"/>
                <w:sz w:val="20"/>
                <w:lang w:eastAsia="zh-TW"/>
              </w:rPr>
            </w:pPr>
            <w:r w:rsidRPr="00F304E0">
              <w:rPr>
                <w:rFonts w:ascii="Arial" w:hAnsi="Arial" w:cs="Arial"/>
                <w:sz w:val="20"/>
                <w:lang w:eastAsia="zh-TW"/>
              </w:rPr>
              <w:t>5001</w:t>
            </w:r>
          </w:p>
        </w:tc>
        <w:tc>
          <w:tcPr>
            <w:tcW w:w="2977" w:type="dxa"/>
            <w:tcBorders>
              <w:top w:val="single" w:sz="4" w:space="0" w:color="auto"/>
              <w:left w:val="single" w:sz="4" w:space="0" w:color="auto"/>
              <w:bottom w:val="single" w:sz="4" w:space="0" w:color="auto"/>
              <w:right w:val="single" w:sz="4" w:space="0" w:color="auto"/>
            </w:tcBorders>
            <w:vAlign w:val="center"/>
          </w:tcPr>
          <w:p w14:paraId="435A3618" w14:textId="77777777" w:rsidR="00181FE0" w:rsidRPr="00F304E0" w:rsidRDefault="00341E57" w:rsidP="00F304E0">
            <w:pPr>
              <w:spacing w:before="40" w:after="40" w:line="240" w:lineRule="auto"/>
              <w:rPr>
                <w:rFonts w:ascii="Arial" w:hAnsi="Arial" w:cs="Arial"/>
                <w:sz w:val="20"/>
                <w:lang w:eastAsia="zh-TW"/>
              </w:rPr>
            </w:pPr>
            <w:r w:rsidRPr="00F304E0">
              <w:rPr>
                <w:rFonts w:ascii="Arial" w:hAnsi="Arial" w:cs="Arial"/>
                <w:sz w:val="20"/>
                <w:lang w:eastAsia="zh-TW"/>
              </w:rPr>
              <w:t>Long Service Leave HP</w:t>
            </w:r>
          </w:p>
        </w:tc>
        <w:tc>
          <w:tcPr>
            <w:tcW w:w="992" w:type="dxa"/>
            <w:tcBorders>
              <w:top w:val="single" w:sz="4" w:space="0" w:color="auto"/>
              <w:left w:val="single" w:sz="4" w:space="0" w:color="auto"/>
              <w:bottom w:val="single" w:sz="4" w:space="0" w:color="auto"/>
              <w:right w:val="single" w:sz="4" w:space="0" w:color="auto"/>
            </w:tcBorders>
            <w:vAlign w:val="center"/>
          </w:tcPr>
          <w:p w14:paraId="76DA18CC" w14:textId="77777777" w:rsidR="00341E57" w:rsidRPr="00564A7F" w:rsidRDefault="00341E57" w:rsidP="00F304E0">
            <w:pPr>
              <w:spacing w:before="40" w:after="40" w:line="240" w:lineRule="auto"/>
              <w:jc w:val="center"/>
              <w:rPr>
                <w:rFonts w:ascii="Arial" w:hAnsi="Arial" w:cs="Arial"/>
                <w:sz w:val="20"/>
                <w:lang w:eastAsia="zh-TW"/>
              </w:rPr>
            </w:pPr>
            <w:r>
              <w:rPr>
                <w:rFonts w:ascii="Arial" w:hAnsi="Arial" w:cs="Arial"/>
                <w:sz w:val="20"/>
                <w:lang w:eastAsia="zh-TW"/>
              </w:rPr>
              <w:t xml:space="preserve">All </w:t>
            </w:r>
          </w:p>
        </w:tc>
        <w:tc>
          <w:tcPr>
            <w:tcW w:w="4395" w:type="dxa"/>
            <w:tcBorders>
              <w:top w:val="single" w:sz="4" w:space="0" w:color="auto"/>
              <w:left w:val="single" w:sz="4" w:space="0" w:color="auto"/>
              <w:bottom w:val="single" w:sz="4" w:space="0" w:color="auto"/>
              <w:right w:val="single" w:sz="4" w:space="0" w:color="auto"/>
            </w:tcBorders>
          </w:tcPr>
          <w:p w14:paraId="27F64166" w14:textId="77777777" w:rsidR="00341E57" w:rsidRPr="00D877A0" w:rsidRDefault="00341E57" w:rsidP="00181FE0">
            <w:pPr>
              <w:spacing w:before="40" w:after="40" w:line="240" w:lineRule="auto"/>
              <w:rPr>
                <w:rFonts w:ascii="Arial" w:hAnsi="Arial" w:cs="Arial"/>
                <w:sz w:val="20"/>
                <w:lang w:eastAsia="zh-TW"/>
              </w:rPr>
            </w:pPr>
            <w:r w:rsidRPr="00D877A0">
              <w:rPr>
                <w:rFonts w:ascii="Arial" w:hAnsi="Arial" w:cs="Arial"/>
                <w:sz w:val="20"/>
                <w:lang w:eastAsia="zh-TW"/>
              </w:rPr>
              <w:t xml:space="preserve">Paid absence </w:t>
            </w:r>
          </w:p>
          <w:p w14:paraId="2D37A020" w14:textId="77777777" w:rsidR="00671520" w:rsidRPr="003E4012" w:rsidRDefault="00671520" w:rsidP="001B755A">
            <w:pPr>
              <w:widowControl w:val="0"/>
              <w:spacing w:before="40" w:after="40" w:line="240" w:lineRule="auto"/>
              <w:jc w:val="both"/>
              <w:rPr>
                <w:rFonts w:ascii="Arial" w:hAnsi="Arial" w:cs="Arial"/>
                <w:sz w:val="20"/>
                <w:lang w:eastAsia="zh-TW"/>
              </w:rPr>
            </w:pPr>
            <w:r w:rsidRPr="003E4012">
              <w:rPr>
                <w:rFonts w:ascii="Arial" w:hAnsi="Arial" w:cs="Arial"/>
                <w:sz w:val="20"/>
                <w:lang w:eastAsia="zh-TW"/>
              </w:rPr>
              <w:t xml:space="preserve">Absence will be valuated as 50% unpaid </w:t>
            </w:r>
          </w:p>
          <w:p w14:paraId="4A06BCB2" w14:textId="77777777" w:rsidR="00671520" w:rsidRPr="003E4012" w:rsidRDefault="00671520" w:rsidP="00671520">
            <w:pPr>
              <w:spacing w:before="40" w:after="40" w:line="240" w:lineRule="auto"/>
              <w:rPr>
                <w:rFonts w:ascii="Arial" w:hAnsi="Arial" w:cs="Arial"/>
                <w:sz w:val="20"/>
                <w:lang w:eastAsia="zh-TW"/>
              </w:rPr>
            </w:pPr>
            <w:r w:rsidRPr="003E4012">
              <w:rPr>
                <w:rFonts w:ascii="Arial" w:hAnsi="Arial" w:cs="Arial"/>
                <w:sz w:val="20"/>
                <w:lang w:eastAsia="zh-TW"/>
              </w:rPr>
              <w:t>Remainder will be valuated based on Hourly Rate /001, salary factored accordingly</w:t>
            </w:r>
          </w:p>
          <w:p w14:paraId="7F81E708" w14:textId="77777777" w:rsidR="00181FE0" w:rsidRPr="003E4012" w:rsidRDefault="00671520" w:rsidP="00181FE0">
            <w:pPr>
              <w:spacing w:before="40" w:after="40" w:line="240" w:lineRule="auto"/>
              <w:rPr>
                <w:rFonts w:ascii="Arial" w:hAnsi="Arial" w:cs="Arial"/>
                <w:sz w:val="20"/>
                <w:lang w:eastAsia="zh-TW"/>
              </w:rPr>
            </w:pPr>
            <w:r w:rsidRPr="003E4012">
              <w:rPr>
                <w:rFonts w:ascii="Arial" w:hAnsi="Arial" w:cs="Arial"/>
                <w:sz w:val="20"/>
                <w:lang w:eastAsia="zh-TW"/>
              </w:rPr>
              <w:t>Payslip displays date, HP hours and amount</w:t>
            </w:r>
          </w:p>
          <w:p w14:paraId="35890D1A" w14:textId="77777777" w:rsidR="00341E57" w:rsidRPr="00D877A0" w:rsidRDefault="00341E57" w:rsidP="00181FE0">
            <w:pPr>
              <w:spacing w:before="40" w:after="40" w:line="240" w:lineRule="auto"/>
              <w:rPr>
                <w:rFonts w:ascii="Arial" w:hAnsi="Arial" w:cs="Arial"/>
                <w:sz w:val="20"/>
                <w:lang w:eastAsia="zh-TW"/>
              </w:rPr>
            </w:pPr>
            <w:r w:rsidRPr="00D877A0">
              <w:rPr>
                <w:rFonts w:ascii="Arial" w:hAnsi="Arial" w:cs="Arial"/>
                <w:sz w:val="20"/>
                <w:lang w:eastAsia="zh-TW"/>
              </w:rPr>
              <w:t xml:space="preserve">Reduce from Quotas 70 LSL; 71 LSL Pre 93; LSL Pre 78 (in that order until each bucket exhausted) </w:t>
            </w:r>
          </w:p>
          <w:p w14:paraId="65C86733" w14:textId="77777777" w:rsidR="00341E57" w:rsidRPr="00D877A0" w:rsidRDefault="00341E57" w:rsidP="00181FE0">
            <w:pPr>
              <w:spacing w:before="40" w:after="40" w:line="240" w:lineRule="auto"/>
              <w:rPr>
                <w:rFonts w:ascii="Arial" w:hAnsi="Arial" w:cs="Arial"/>
                <w:sz w:val="20"/>
                <w:lang w:eastAsia="zh-TW"/>
              </w:rPr>
            </w:pPr>
            <w:r w:rsidRPr="00D877A0">
              <w:rPr>
                <w:rFonts w:ascii="Arial" w:hAnsi="Arial" w:cs="Arial"/>
                <w:sz w:val="20"/>
                <w:lang w:eastAsia="zh-TW"/>
              </w:rPr>
              <w:t>Reduce entitlements at a rate of 50%</w:t>
            </w:r>
          </w:p>
          <w:p w14:paraId="542BF7AD" w14:textId="77777777" w:rsidR="00341E57" w:rsidRPr="00D877A0" w:rsidRDefault="00341E57" w:rsidP="00181FE0">
            <w:pPr>
              <w:spacing w:before="40" w:after="40" w:line="240" w:lineRule="auto"/>
              <w:rPr>
                <w:rFonts w:ascii="Arial" w:hAnsi="Arial" w:cs="Arial"/>
                <w:sz w:val="20"/>
                <w:lang w:eastAsia="zh-TW"/>
              </w:rPr>
            </w:pPr>
            <w:r w:rsidRPr="00D877A0">
              <w:rPr>
                <w:rFonts w:ascii="Arial" w:hAnsi="Arial" w:cs="Arial"/>
                <w:sz w:val="20"/>
                <w:lang w:eastAsia="zh-TW"/>
              </w:rPr>
              <w:t xml:space="preserve">No impact to accruals </w:t>
            </w:r>
          </w:p>
          <w:p w14:paraId="35C9941F" w14:textId="77777777" w:rsidR="00341E57" w:rsidRPr="00D877A0" w:rsidRDefault="003877E0" w:rsidP="00181FE0">
            <w:pPr>
              <w:spacing w:before="40" w:after="40" w:line="240" w:lineRule="auto"/>
              <w:rPr>
                <w:rFonts w:ascii="Arial" w:hAnsi="Arial" w:cs="Arial"/>
                <w:sz w:val="20"/>
                <w:lang w:eastAsia="zh-TW"/>
              </w:rPr>
            </w:pPr>
            <w:r w:rsidRPr="00D877A0">
              <w:rPr>
                <w:rFonts w:ascii="Arial" w:hAnsi="Arial" w:cs="Arial"/>
                <w:sz w:val="20"/>
                <w:lang w:eastAsia="zh-TW"/>
              </w:rPr>
              <w:t>Not counted/paid on PH</w:t>
            </w:r>
          </w:p>
        </w:tc>
      </w:tr>
      <w:tr w:rsidR="00930245" w:rsidRPr="00F1402B" w:rsidDel="003D7284" w14:paraId="3162CABA" w14:textId="02B465A4" w:rsidTr="00341E57">
        <w:trPr>
          <w:cantSplit/>
          <w:trHeight w:val="255"/>
          <w:del w:id="146" w:author="Dawson, Bre (ESI)" w:date="2020-03-23T11:56:00Z"/>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C41129" w14:textId="4B6C0604" w:rsidR="00930245" w:rsidRPr="00A22E7E" w:rsidDel="003D7284" w:rsidRDefault="00930245" w:rsidP="00A22E7E">
            <w:pPr>
              <w:widowControl w:val="0"/>
              <w:spacing w:before="40" w:after="40" w:line="240" w:lineRule="auto"/>
              <w:rPr>
                <w:del w:id="147" w:author="Dawson, Bre (ESI)" w:date="2020-03-23T11:56:00Z"/>
                <w:rFonts w:ascii="Arial" w:hAnsi="Arial" w:cs="Arial"/>
                <w:sz w:val="20"/>
                <w:lang w:eastAsia="zh-TW"/>
              </w:rPr>
            </w:pPr>
            <w:del w:id="148" w:author="Dawson, Bre (ESI)" w:date="2020-03-23T11:56:00Z">
              <w:r w:rsidRPr="00A22E7E" w:rsidDel="003D7284">
                <w:rPr>
                  <w:rFonts w:ascii="Arial" w:hAnsi="Arial" w:cs="Arial"/>
                  <w:sz w:val="20"/>
                  <w:lang w:eastAsia="zh-TW"/>
                </w:rPr>
                <w:delText>5002</w:delText>
              </w:r>
            </w:del>
          </w:p>
        </w:tc>
        <w:tc>
          <w:tcPr>
            <w:tcW w:w="2977" w:type="dxa"/>
            <w:tcBorders>
              <w:top w:val="single" w:sz="4" w:space="0" w:color="auto"/>
              <w:left w:val="single" w:sz="4" w:space="0" w:color="auto"/>
              <w:bottom w:val="single" w:sz="4" w:space="0" w:color="auto"/>
              <w:right w:val="single" w:sz="4" w:space="0" w:color="auto"/>
            </w:tcBorders>
            <w:vAlign w:val="center"/>
          </w:tcPr>
          <w:p w14:paraId="1FD355EC" w14:textId="0A2FADF5" w:rsidR="00930245" w:rsidRPr="00A22E7E" w:rsidDel="003D7284" w:rsidRDefault="00930245" w:rsidP="0044677D">
            <w:pPr>
              <w:widowControl w:val="0"/>
              <w:spacing w:before="40" w:after="40" w:line="240" w:lineRule="auto"/>
              <w:jc w:val="both"/>
              <w:rPr>
                <w:del w:id="149" w:author="Dawson, Bre (ESI)" w:date="2020-03-23T11:56:00Z"/>
                <w:rFonts w:ascii="Arial" w:hAnsi="Arial" w:cs="Arial"/>
                <w:sz w:val="20"/>
                <w:lang w:eastAsia="zh-TW"/>
              </w:rPr>
            </w:pPr>
            <w:del w:id="150" w:author="Dawson, Bre (ESI)" w:date="2020-03-23T11:56:00Z">
              <w:r w:rsidRPr="00A22E7E" w:rsidDel="003D7284">
                <w:rPr>
                  <w:rFonts w:ascii="Arial" w:hAnsi="Arial" w:cs="Arial"/>
                  <w:sz w:val="20"/>
                  <w:lang w:eastAsia="zh-TW"/>
                </w:rPr>
                <w:delText>LSL Casual FP</w:delText>
              </w:r>
            </w:del>
          </w:p>
        </w:tc>
        <w:tc>
          <w:tcPr>
            <w:tcW w:w="992" w:type="dxa"/>
            <w:tcBorders>
              <w:top w:val="single" w:sz="4" w:space="0" w:color="auto"/>
              <w:left w:val="single" w:sz="4" w:space="0" w:color="auto"/>
              <w:bottom w:val="single" w:sz="4" w:space="0" w:color="auto"/>
              <w:right w:val="single" w:sz="4" w:space="0" w:color="auto"/>
            </w:tcBorders>
            <w:vAlign w:val="center"/>
          </w:tcPr>
          <w:p w14:paraId="0993F450" w14:textId="6231560F" w:rsidR="00930245" w:rsidRPr="00A22E7E" w:rsidDel="003D7284" w:rsidRDefault="00930245" w:rsidP="00F304E0">
            <w:pPr>
              <w:spacing w:before="40" w:after="40" w:line="240" w:lineRule="auto"/>
              <w:jc w:val="center"/>
              <w:rPr>
                <w:del w:id="151" w:author="Dawson, Bre (ESI)" w:date="2020-03-23T11:56:00Z"/>
                <w:rFonts w:ascii="Arial" w:hAnsi="Arial" w:cs="Arial"/>
                <w:sz w:val="20"/>
                <w:lang w:eastAsia="zh-TW"/>
              </w:rPr>
            </w:pPr>
            <w:del w:id="152" w:author="Dawson, Bre (ESI)" w:date="2020-03-23T11:56:00Z">
              <w:r w:rsidRPr="00A22E7E" w:rsidDel="003D7284">
                <w:rPr>
                  <w:rFonts w:ascii="Arial" w:hAnsi="Arial" w:cs="Arial"/>
                  <w:sz w:val="20"/>
                  <w:lang w:eastAsia="zh-TW"/>
                </w:rPr>
                <w:delText>All</w:delText>
              </w:r>
            </w:del>
          </w:p>
        </w:tc>
        <w:tc>
          <w:tcPr>
            <w:tcW w:w="4395" w:type="dxa"/>
            <w:tcBorders>
              <w:top w:val="single" w:sz="4" w:space="0" w:color="auto"/>
              <w:left w:val="single" w:sz="4" w:space="0" w:color="auto"/>
              <w:bottom w:val="single" w:sz="4" w:space="0" w:color="auto"/>
              <w:right w:val="single" w:sz="4" w:space="0" w:color="auto"/>
            </w:tcBorders>
          </w:tcPr>
          <w:p w14:paraId="0C104FAC" w14:textId="19BF7749" w:rsidR="00930245" w:rsidRPr="00A22E7E" w:rsidDel="003D7284" w:rsidRDefault="00930245" w:rsidP="00387EFA">
            <w:pPr>
              <w:spacing w:before="40" w:after="40" w:line="240" w:lineRule="auto"/>
              <w:rPr>
                <w:del w:id="153" w:author="Dawson, Bre (ESI)" w:date="2020-03-23T11:56:00Z"/>
                <w:rFonts w:ascii="Arial" w:hAnsi="Arial" w:cs="Arial"/>
                <w:sz w:val="20"/>
                <w:lang w:eastAsia="zh-TW"/>
              </w:rPr>
            </w:pPr>
            <w:del w:id="154" w:author="Dawson, Bre (ESI)" w:date="2020-03-23T11:56:00Z">
              <w:r w:rsidRPr="00A22E7E" w:rsidDel="003D7284">
                <w:rPr>
                  <w:rFonts w:ascii="Arial" w:hAnsi="Arial" w:cs="Arial"/>
                  <w:sz w:val="20"/>
                  <w:lang w:eastAsia="zh-TW"/>
                </w:rPr>
                <w:delText xml:space="preserve">Paid absence </w:delText>
              </w:r>
            </w:del>
          </w:p>
          <w:p w14:paraId="68CD2C35" w14:textId="522A574A" w:rsidR="00930245" w:rsidRPr="00A22E7E" w:rsidDel="003D7284" w:rsidRDefault="00930245" w:rsidP="00387EFA">
            <w:pPr>
              <w:widowControl w:val="0"/>
              <w:spacing w:before="40" w:after="40" w:line="240" w:lineRule="auto"/>
              <w:jc w:val="both"/>
              <w:rPr>
                <w:del w:id="155" w:author="Dawson, Bre (ESI)" w:date="2020-03-23T11:56:00Z"/>
                <w:rFonts w:ascii="Arial" w:hAnsi="Arial" w:cs="Arial"/>
                <w:sz w:val="20"/>
                <w:lang w:eastAsia="zh-TW"/>
              </w:rPr>
            </w:pPr>
            <w:del w:id="156" w:author="Dawson, Bre (ESI)" w:date="2020-03-23T11:56:00Z">
              <w:r w:rsidRPr="00A22E7E" w:rsidDel="003D7284">
                <w:rPr>
                  <w:rFonts w:ascii="Arial" w:hAnsi="Arial" w:cs="Arial"/>
                  <w:sz w:val="20"/>
                  <w:lang w:eastAsia="zh-TW"/>
                </w:rPr>
                <w:delText>Absence will be valuated based on Average Casual Rate, salary factored accordingly</w:delText>
              </w:r>
            </w:del>
          </w:p>
          <w:p w14:paraId="2225EC56" w14:textId="3D6386A1" w:rsidR="00930245" w:rsidRPr="00A22E7E" w:rsidDel="003D7284" w:rsidRDefault="00930245" w:rsidP="00387EFA">
            <w:pPr>
              <w:spacing w:before="40" w:after="40" w:line="240" w:lineRule="auto"/>
              <w:rPr>
                <w:del w:id="157" w:author="Dawson, Bre (ESI)" w:date="2020-03-23T11:56:00Z"/>
                <w:rFonts w:ascii="Arial" w:hAnsi="Arial" w:cs="Arial"/>
                <w:sz w:val="20"/>
                <w:lang w:eastAsia="zh-TW"/>
              </w:rPr>
            </w:pPr>
            <w:del w:id="158" w:author="Dawson, Bre (ESI)" w:date="2020-03-23T11:56:00Z">
              <w:r w:rsidRPr="00A22E7E" w:rsidDel="003D7284">
                <w:rPr>
                  <w:rFonts w:ascii="Arial" w:hAnsi="Arial" w:cs="Arial"/>
                  <w:sz w:val="20"/>
                  <w:lang w:eastAsia="zh-TW"/>
                </w:rPr>
                <w:delText xml:space="preserve">Payslip displays date, hours and amount </w:delText>
              </w:r>
            </w:del>
          </w:p>
          <w:p w14:paraId="23E8551E" w14:textId="2E3092AD" w:rsidR="00930245" w:rsidRPr="00A22E7E" w:rsidDel="003D7284" w:rsidRDefault="00930245" w:rsidP="00387EFA">
            <w:pPr>
              <w:spacing w:before="40" w:after="40" w:line="240" w:lineRule="auto"/>
              <w:rPr>
                <w:del w:id="159" w:author="Dawson, Bre (ESI)" w:date="2020-03-23T11:56:00Z"/>
                <w:rFonts w:ascii="Arial" w:hAnsi="Arial" w:cs="Arial"/>
                <w:sz w:val="20"/>
                <w:lang w:eastAsia="zh-TW"/>
              </w:rPr>
            </w:pPr>
            <w:del w:id="160" w:author="Dawson, Bre (ESI)" w:date="2020-03-23T11:56:00Z">
              <w:r w:rsidRPr="00A22E7E" w:rsidDel="003D7284">
                <w:rPr>
                  <w:rFonts w:ascii="Arial" w:hAnsi="Arial" w:cs="Arial"/>
                  <w:sz w:val="20"/>
                  <w:lang w:eastAsia="zh-TW"/>
                </w:rPr>
                <w:delText xml:space="preserve">Reduce from Quota 73 LSL Casual </w:delText>
              </w:r>
            </w:del>
          </w:p>
          <w:p w14:paraId="23162A61" w14:textId="1877B591" w:rsidR="00930245" w:rsidRPr="00A22E7E" w:rsidDel="003D7284" w:rsidRDefault="00930245" w:rsidP="00387EFA">
            <w:pPr>
              <w:spacing w:before="40" w:after="40" w:line="240" w:lineRule="auto"/>
              <w:rPr>
                <w:del w:id="161" w:author="Dawson, Bre (ESI)" w:date="2020-03-23T11:56:00Z"/>
                <w:rFonts w:ascii="Arial" w:hAnsi="Arial" w:cs="Arial"/>
                <w:sz w:val="20"/>
                <w:lang w:eastAsia="zh-TW"/>
              </w:rPr>
            </w:pPr>
            <w:del w:id="162" w:author="Dawson, Bre (ESI)" w:date="2020-03-23T11:56:00Z">
              <w:r w:rsidRPr="00A22E7E" w:rsidDel="003D7284">
                <w:rPr>
                  <w:rFonts w:ascii="Arial" w:hAnsi="Arial" w:cs="Arial"/>
                  <w:sz w:val="20"/>
                  <w:lang w:eastAsia="zh-TW"/>
                </w:rPr>
                <w:delText>Reduce entitlements at a rate of 100%</w:delText>
              </w:r>
            </w:del>
          </w:p>
          <w:p w14:paraId="246493D9" w14:textId="437D306D" w:rsidR="00930245" w:rsidRPr="00A22E7E" w:rsidDel="003D7284" w:rsidRDefault="00930245" w:rsidP="00387EFA">
            <w:pPr>
              <w:spacing w:before="40" w:after="40" w:line="240" w:lineRule="auto"/>
              <w:rPr>
                <w:del w:id="163" w:author="Dawson, Bre (ESI)" w:date="2020-03-23T11:56:00Z"/>
                <w:rFonts w:ascii="Arial" w:hAnsi="Arial" w:cs="Arial"/>
                <w:sz w:val="20"/>
                <w:lang w:eastAsia="zh-TW"/>
              </w:rPr>
            </w:pPr>
            <w:del w:id="164" w:author="Dawson, Bre (ESI)" w:date="2020-03-23T11:56:00Z">
              <w:r w:rsidRPr="00A22E7E" w:rsidDel="003D7284">
                <w:rPr>
                  <w:rFonts w:ascii="Arial" w:hAnsi="Arial" w:cs="Arial"/>
                  <w:sz w:val="20"/>
                  <w:lang w:eastAsia="zh-TW"/>
                </w:rPr>
                <w:delText xml:space="preserve">No impact to accruals </w:delText>
              </w:r>
            </w:del>
          </w:p>
          <w:p w14:paraId="41889FAF" w14:textId="34B79AA4" w:rsidR="00930245" w:rsidRPr="00A22E7E" w:rsidDel="003D7284" w:rsidRDefault="00930245" w:rsidP="00181FE0">
            <w:pPr>
              <w:spacing w:before="40" w:after="40" w:line="240" w:lineRule="auto"/>
              <w:rPr>
                <w:del w:id="165" w:author="Dawson, Bre (ESI)" w:date="2020-03-23T11:56:00Z"/>
                <w:rFonts w:ascii="Arial" w:hAnsi="Arial" w:cs="Arial"/>
                <w:sz w:val="20"/>
                <w:lang w:eastAsia="zh-TW"/>
              </w:rPr>
            </w:pPr>
            <w:del w:id="166" w:author="Dawson, Bre (ESI)" w:date="2020-03-23T11:56:00Z">
              <w:r w:rsidRPr="00A22E7E" w:rsidDel="003D7284">
                <w:rPr>
                  <w:rFonts w:ascii="Arial" w:hAnsi="Arial" w:cs="Arial"/>
                  <w:sz w:val="20"/>
                  <w:lang w:eastAsia="zh-TW"/>
                </w:rPr>
                <w:delText>Not counted/paid on PH</w:delText>
              </w:r>
            </w:del>
          </w:p>
        </w:tc>
      </w:tr>
      <w:tr w:rsidR="00930245" w:rsidRPr="00F1402B" w:rsidDel="003D7284" w14:paraId="5CC6825F" w14:textId="699DA3AF" w:rsidTr="00341E57">
        <w:trPr>
          <w:cantSplit/>
          <w:trHeight w:val="255"/>
          <w:del w:id="167" w:author="Dawson, Bre (ESI)" w:date="2020-03-23T11:56:00Z"/>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08065B" w14:textId="5DABF2CF" w:rsidR="00930245" w:rsidRPr="00A22E7E" w:rsidDel="003D7284" w:rsidRDefault="00930245" w:rsidP="00A22E7E">
            <w:pPr>
              <w:widowControl w:val="0"/>
              <w:spacing w:before="40" w:after="40" w:line="240" w:lineRule="auto"/>
              <w:rPr>
                <w:del w:id="168" w:author="Dawson, Bre (ESI)" w:date="2020-03-23T11:56:00Z"/>
                <w:rFonts w:ascii="Arial" w:hAnsi="Arial" w:cs="Arial"/>
                <w:sz w:val="20"/>
                <w:lang w:eastAsia="zh-TW"/>
              </w:rPr>
            </w:pPr>
            <w:del w:id="169" w:author="Dawson, Bre (ESI)" w:date="2020-03-23T11:56:00Z">
              <w:r w:rsidRPr="00A22E7E" w:rsidDel="003D7284">
                <w:rPr>
                  <w:rFonts w:ascii="Arial" w:hAnsi="Arial" w:cs="Arial"/>
                  <w:sz w:val="20"/>
                  <w:lang w:eastAsia="zh-TW"/>
                </w:rPr>
                <w:delText>5003</w:delText>
              </w:r>
            </w:del>
          </w:p>
        </w:tc>
        <w:tc>
          <w:tcPr>
            <w:tcW w:w="2977" w:type="dxa"/>
            <w:tcBorders>
              <w:top w:val="single" w:sz="4" w:space="0" w:color="auto"/>
              <w:left w:val="single" w:sz="4" w:space="0" w:color="auto"/>
              <w:bottom w:val="single" w:sz="4" w:space="0" w:color="auto"/>
              <w:right w:val="single" w:sz="4" w:space="0" w:color="auto"/>
            </w:tcBorders>
            <w:vAlign w:val="center"/>
          </w:tcPr>
          <w:p w14:paraId="6CE8A128" w14:textId="288ECBD1" w:rsidR="00930245" w:rsidRPr="00A22E7E" w:rsidDel="003D7284" w:rsidRDefault="00930245" w:rsidP="00A22E7E">
            <w:pPr>
              <w:widowControl w:val="0"/>
              <w:spacing w:before="40" w:after="40" w:line="240" w:lineRule="auto"/>
              <w:jc w:val="both"/>
              <w:rPr>
                <w:del w:id="170" w:author="Dawson, Bre (ESI)" w:date="2020-03-23T11:56:00Z"/>
                <w:rFonts w:ascii="Arial" w:hAnsi="Arial" w:cs="Arial"/>
                <w:sz w:val="20"/>
                <w:lang w:eastAsia="zh-TW"/>
              </w:rPr>
            </w:pPr>
            <w:del w:id="171" w:author="Dawson, Bre (ESI)" w:date="2020-03-23T11:56:00Z">
              <w:r w:rsidRPr="00A22E7E" w:rsidDel="003D7284">
                <w:rPr>
                  <w:rFonts w:ascii="Arial" w:hAnsi="Arial" w:cs="Arial"/>
                  <w:sz w:val="20"/>
                  <w:lang w:eastAsia="zh-TW"/>
                </w:rPr>
                <w:delText>LSL Casual HP</w:delText>
              </w:r>
            </w:del>
          </w:p>
        </w:tc>
        <w:tc>
          <w:tcPr>
            <w:tcW w:w="992" w:type="dxa"/>
            <w:tcBorders>
              <w:top w:val="single" w:sz="4" w:space="0" w:color="auto"/>
              <w:left w:val="single" w:sz="4" w:space="0" w:color="auto"/>
              <w:bottom w:val="single" w:sz="4" w:space="0" w:color="auto"/>
              <w:right w:val="single" w:sz="4" w:space="0" w:color="auto"/>
            </w:tcBorders>
            <w:vAlign w:val="center"/>
          </w:tcPr>
          <w:p w14:paraId="337B5C0A" w14:textId="092DC887" w:rsidR="00930245" w:rsidRPr="00A22E7E" w:rsidDel="003D7284" w:rsidRDefault="00930245" w:rsidP="00F304E0">
            <w:pPr>
              <w:spacing w:before="40" w:after="40" w:line="240" w:lineRule="auto"/>
              <w:jc w:val="center"/>
              <w:rPr>
                <w:del w:id="172" w:author="Dawson, Bre (ESI)" w:date="2020-03-23T11:56:00Z"/>
                <w:rFonts w:ascii="Arial" w:hAnsi="Arial" w:cs="Arial"/>
                <w:sz w:val="20"/>
                <w:lang w:eastAsia="zh-TW"/>
              </w:rPr>
            </w:pPr>
            <w:del w:id="173" w:author="Dawson, Bre (ESI)" w:date="2020-03-23T11:56:00Z">
              <w:r w:rsidRPr="00A22E7E" w:rsidDel="003D7284">
                <w:rPr>
                  <w:rFonts w:ascii="Arial" w:hAnsi="Arial" w:cs="Arial"/>
                  <w:sz w:val="20"/>
                  <w:lang w:eastAsia="zh-TW"/>
                </w:rPr>
                <w:delText>All</w:delText>
              </w:r>
            </w:del>
          </w:p>
        </w:tc>
        <w:tc>
          <w:tcPr>
            <w:tcW w:w="4395" w:type="dxa"/>
            <w:tcBorders>
              <w:top w:val="single" w:sz="4" w:space="0" w:color="auto"/>
              <w:left w:val="single" w:sz="4" w:space="0" w:color="auto"/>
              <w:bottom w:val="single" w:sz="4" w:space="0" w:color="auto"/>
              <w:right w:val="single" w:sz="4" w:space="0" w:color="auto"/>
            </w:tcBorders>
          </w:tcPr>
          <w:p w14:paraId="1E86C3AD" w14:textId="3C728DFA" w:rsidR="00930245" w:rsidRPr="00A22E7E" w:rsidDel="003D7284" w:rsidRDefault="00930245" w:rsidP="00387EFA">
            <w:pPr>
              <w:spacing w:before="40" w:after="40" w:line="240" w:lineRule="auto"/>
              <w:rPr>
                <w:del w:id="174" w:author="Dawson, Bre (ESI)" w:date="2020-03-23T11:56:00Z"/>
                <w:rFonts w:ascii="Arial" w:hAnsi="Arial" w:cs="Arial"/>
                <w:sz w:val="20"/>
                <w:lang w:eastAsia="zh-TW"/>
              </w:rPr>
            </w:pPr>
            <w:del w:id="175" w:author="Dawson, Bre (ESI)" w:date="2020-03-23T11:56:00Z">
              <w:r w:rsidRPr="00A22E7E" w:rsidDel="003D7284">
                <w:rPr>
                  <w:rFonts w:ascii="Arial" w:hAnsi="Arial" w:cs="Arial"/>
                  <w:sz w:val="20"/>
                  <w:lang w:eastAsia="zh-TW"/>
                </w:rPr>
                <w:delText xml:space="preserve">Paid absence </w:delText>
              </w:r>
            </w:del>
          </w:p>
          <w:p w14:paraId="330D87BC" w14:textId="2FCCC4C4" w:rsidR="00930245" w:rsidRPr="00A22E7E" w:rsidDel="003D7284" w:rsidRDefault="00930245" w:rsidP="00387EFA">
            <w:pPr>
              <w:spacing w:before="40" w:after="40" w:line="240" w:lineRule="auto"/>
              <w:rPr>
                <w:del w:id="176" w:author="Dawson, Bre (ESI)" w:date="2020-03-23T11:56:00Z"/>
                <w:rFonts w:ascii="Arial" w:hAnsi="Arial" w:cs="Arial"/>
                <w:sz w:val="20"/>
                <w:lang w:eastAsia="zh-TW"/>
              </w:rPr>
            </w:pPr>
            <w:del w:id="177" w:author="Dawson, Bre (ESI)" w:date="2020-03-23T11:56:00Z">
              <w:r w:rsidRPr="00A22E7E" w:rsidDel="003D7284">
                <w:rPr>
                  <w:rFonts w:ascii="Arial" w:hAnsi="Arial" w:cs="Arial"/>
                  <w:sz w:val="20"/>
                  <w:lang w:eastAsia="zh-TW"/>
                </w:rPr>
                <w:delText xml:space="preserve">Absence will be valuated as 50% unpaid </w:delText>
              </w:r>
            </w:del>
          </w:p>
          <w:p w14:paraId="291D0081" w14:textId="5DA55D15" w:rsidR="00930245" w:rsidRPr="00A22E7E" w:rsidDel="003D7284" w:rsidRDefault="00930245" w:rsidP="00387EFA">
            <w:pPr>
              <w:spacing w:before="40" w:after="40" w:line="240" w:lineRule="auto"/>
              <w:rPr>
                <w:del w:id="178" w:author="Dawson, Bre (ESI)" w:date="2020-03-23T11:56:00Z"/>
                <w:rFonts w:ascii="Arial" w:hAnsi="Arial" w:cs="Arial"/>
                <w:sz w:val="20"/>
                <w:lang w:eastAsia="zh-TW"/>
              </w:rPr>
            </w:pPr>
            <w:del w:id="179" w:author="Dawson, Bre (ESI)" w:date="2020-03-23T11:56:00Z">
              <w:r w:rsidRPr="00A22E7E" w:rsidDel="003D7284">
                <w:rPr>
                  <w:rFonts w:ascii="Arial" w:hAnsi="Arial" w:cs="Arial"/>
                  <w:sz w:val="20"/>
                  <w:lang w:eastAsia="zh-TW"/>
                </w:rPr>
                <w:delText>Remainder will be valuated based on Average Casual Rate, salary factored accordingly</w:delText>
              </w:r>
            </w:del>
          </w:p>
          <w:p w14:paraId="58A91A19" w14:textId="2BF0CC37" w:rsidR="00930245" w:rsidRPr="00A22E7E" w:rsidDel="003D7284" w:rsidRDefault="00930245" w:rsidP="00387EFA">
            <w:pPr>
              <w:spacing w:before="40" w:after="40" w:line="240" w:lineRule="auto"/>
              <w:rPr>
                <w:del w:id="180" w:author="Dawson, Bre (ESI)" w:date="2020-03-23T11:56:00Z"/>
                <w:rFonts w:ascii="Arial" w:hAnsi="Arial" w:cs="Arial"/>
                <w:sz w:val="20"/>
                <w:lang w:eastAsia="zh-TW"/>
              </w:rPr>
            </w:pPr>
            <w:del w:id="181" w:author="Dawson, Bre (ESI)" w:date="2020-03-23T11:56:00Z">
              <w:r w:rsidRPr="00A22E7E" w:rsidDel="003D7284">
                <w:rPr>
                  <w:rFonts w:ascii="Arial" w:hAnsi="Arial" w:cs="Arial"/>
                  <w:sz w:val="20"/>
                  <w:lang w:eastAsia="zh-TW"/>
                </w:rPr>
                <w:delText>Payslip displays date, HP hours and amount</w:delText>
              </w:r>
            </w:del>
          </w:p>
          <w:p w14:paraId="6A5B04A0" w14:textId="4FD72ECC" w:rsidR="00930245" w:rsidRPr="00A22E7E" w:rsidDel="003D7284" w:rsidRDefault="00930245" w:rsidP="00930245">
            <w:pPr>
              <w:spacing w:before="40" w:after="40" w:line="240" w:lineRule="auto"/>
              <w:rPr>
                <w:del w:id="182" w:author="Dawson, Bre (ESI)" w:date="2020-03-23T11:56:00Z"/>
                <w:rFonts w:ascii="Arial" w:hAnsi="Arial" w:cs="Arial"/>
                <w:sz w:val="20"/>
                <w:lang w:eastAsia="zh-TW"/>
              </w:rPr>
            </w:pPr>
            <w:del w:id="183" w:author="Dawson, Bre (ESI)" w:date="2020-03-23T11:56:00Z">
              <w:r w:rsidRPr="00A22E7E" w:rsidDel="003D7284">
                <w:rPr>
                  <w:rFonts w:ascii="Arial" w:hAnsi="Arial" w:cs="Arial"/>
                  <w:sz w:val="20"/>
                  <w:lang w:eastAsia="zh-TW"/>
                </w:rPr>
                <w:delText xml:space="preserve">Reduce from Quota 73 LSL Casual </w:delText>
              </w:r>
            </w:del>
          </w:p>
          <w:p w14:paraId="40CD5C45" w14:textId="0D2B39A1" w:rsidR="00930245" w:rsidRPr="00A22E7E" w:rsidDel="003D7284" w:rsidRDefault="00930245" w:rsidP="00387EFA">
            <w:pPr>
              <w:spacing w:before="40" w:after="40" w:line="240" w:lineRule="auto"/>
              <w:rPr>
                <w:del w:id="184" w:author="Dawson, Bre (ESI)" w:date="2020-03-23T11:56:00Z"/>
                <w:rFonts w:ascii="Arial" w:hAnsi="Arial" w:cs="Arial"/>
                <w:sz w:val="20"/>
                <w:lang w:eastAsia="zh-TW"/>
              </w:rPr>
            </w:pPr>
            <w:del w:id="185" w:author="Dawson, Bre (ESI)" w:date="2020-03-23T11:56:00Z">
              <w:r w:rsidRPr="00A22E7E" w:rsidDel="003D7284">
                <w:rPr>
                  <w:rFonts w:ascii="Arial" w:hAnsi="Arial" w:cs="Arial"/>
                  <w:sz w:val="20"/>
                  <w:lang w:eastAsia="zh-TW"/>
                </w:rPr>
                <w:delText>Reduce entitlements at a rate of 50%</w:delText>
              </w:r>
            </w:del>
          </w:p>
          <w:p w14:paraId="21599D5B" w14:textId="4E4E9015" w:rsidR="00930245" w:rsidRPr="00A22E7E" w:rsidDel="003D7284" w:rsidRDefault="00930245" w:rsidP="00387EFA">
            <w:pPr>
              <w:spacing w:before="40" w:after="40" w:line="240" w:lineRule="auto"/>
              <w:rPr>
                <w:del w:id="186" w:author="Dawson, Bre (ESI)" w:date="2020-03-23T11:56:00Z"/>
                <w:rFonts w:ascii="Arial" w:hAnsi="Arial" w:cs="Arial"/>
                <w:sz w:val="20"/>
                <w:lang w:eastAsia="zh-TW"/>
              </w:rPr>
            </w:pPr>
            <w:del w:id="187" w:author="Dawson, Bre (ESI)" w:date="2020-03-23T11:56:00Z">
              <w:r w:rsidRPr="00A22E7E" w:rsidDel="003D7284">
                <w:rPr>
                  <w:rFonts w:ascii="Arial" w:hAnsi="Arial" w:cs="Arial"/>
                  <w:sz w:val="20"/>
                  <w:lang w:eastAsia="zh-TW"/>
                </w:rPr>
                <w:delText xml:space="preserve">No impact to accruals </w:delText>
              </w:r>
            </w:del>
          </w:p>
          <w:p w14:paraId="05F6812E" w14:textId="3C06BD6C" w:rsidR="00930245" w:rsidRPr="00A22E7E" w:rsidDel="003D7284" w:rsidRDefault="00930245" w:rsidP="00181FE0">
            <w:pPr>
              <w:spacing w:before="40" w:after="40" w:line="240" w:lineRule="auto"/>
              <w:rPr>
                <w:del w:id="188" w:author="Dawson, Bre (ESI)" w:date="2020-03-23T11:56:00Z"/>
                <w:rFonts w:ascii="Arial" w:hAnsi="Arial" w:cs="Arial"/>
                <w:sz w:val="20"/>
                <w:lang w:eastAsia="zh-TW"/>
              </w:rPr>
            </w:pPr>
            <w:del w:id="189" w:author="Dawson, Bre (ESI)" w:date="2020-03-23T11:56:00Z">
              <w:r w:rsidRPr="00A22E7E" w:rsidDel="003D7284">
                <w:rPr>
                  <w:rFonts w:ascii="Arial" w:hAnsi="Arial" w:cs="Arial"/>
                  <w:sz w:val="20"/>
                  <w:lang w:eastAsia="zh-TW"/>
                </w:rPr>
                <w:delText>Not counted/paid on PH</w:delText>
              </w:r>
            </w:del>
          </w:p>
        </w:tc>
      </w:tr>
      <w:tr w:rsidR="00341E57" w:rsidRPr="00F1402B" w14:paraId="2F3D3B21"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846D59" w14:textId="4E77F2E3" w:rsidR="00341E57" w:rsidRPr="00F304E0" w:rsidRDefault="00341E57" w:rsidP="00F304E0">
            <w:pPr>
              <w:spacing w:before="40" w:after="40" w:line="240" w:lineRule="auto"/>
              <w:jc w:val="center"/>
              <w:rPr>
                <w:rFonts w:ascii="Arial" w:hAnsi="Arial" w:cs="Arial"/>
                <w:sz w:val="20"/>
                <w:lang w:eastAsia="zh-TW"/>
              </w:rPr>
            </w:pPr>
            <w:del w:id="190" w:author="Dawson, Bre (ESI)" w:date="2020-03-23T11:56:00Z">
              <w:r w:rsidRPr="00F304E0" w:rsidDel="003D7284">
                <w:rPr>
                  <w:rFonts w:ascii="Arial" w:hAnsi="Arial" w:cs="Arial"/>
                  <w:sz w:val="20"/>
                  <w:lang w:eastAsia="zh-TW"/>
                </w:rPr>
                <w:delText>4000</w:delText>
              </w:r>
            </w:del>
            <w:ins w:id="191" w:author="Dawson, Bre (ESI)" w:date="2020-03-23T11:56:00Z">
              <w:r w:rsidR="003D7284" w:rsidRPr="00F304E0">
                <w:rPr>
                  <w:rFonts w:ascii="Arial" w:hAnsi="Arial" w:cs="Arial"/>
                  <w:sz w:val="20"/>
                  <w:lang w:eastAsia="zh-TW"/>
                </w:rPr>
                <w:t>40</w:t>
              </w:r>
              <w:r w:rsidR="003D7284">
                <w:rPr>
                  <w:rFonts w:ascii="Arial" w:hAnsi="Arial" w:cs="Arial"/>
                  <w:sz w:val="20"/>
                  <w:lang w:eastAsia="zh-TW"/>
                </w:rPr>
                <w:t>16</w:t>
              </w:r>
            </w:ins>
          </w:p>
        </w:tc>
        <w:tc>
          <w:tcPr>
            <w:tcW w:w="2977" w:type="dxa"/>
            <w:tcBorders>
              <w:top w:val="single" w:sz="4" w:space="0" w:color="auto"/>
              <w:left w:val="single" w:sz="4" w:space="0" w:color="auto"/>
              <w:bottom w:val="single" w:sz="4" w:space="0" w:color="auto"/>
              <w:right w:val="single" w:sz="4" w:space="0" w:color="auto"/>
            </w:tcBorders>
            <w:vAlign w:val="center"/>
          </w:tcPr>
          <w:p w14:paraId="6163CC51" w14:textId="77777777" w:rsidR="00341E57" w:rsidRPr="00F304E0" w:rsidRDefault="00341E57" w:rsidP="00F304E0">
            <w:pPr>
              <w:spacing w:before="40" w:after="40" w:line="240" w:lineRule="auto"/>
              <w:rPr>
                <w:rFonts w:ascii="Arial" w:hAnsi="Arial" w:cs="Arial"/>
                <w:sz w:val="20"/>
                <w:lang w:eastAsia="zh-TW"/>
              </w:rPr>
            </w:pPr>
            <w:r w:rsidRPr="00F304E0">
              <w:rPr>
                <w:rFonts w:ascii="Arial" w:hAnsi="Arial" w:cs="Arial"/>
                <w:sz w:val="20"/>
                <w:lang w:eastAsia="zh-TW"/>
              </w:rPr>
              <w:t>Time in Lieu</w:t>
            </w:r>
          </w:p>
        </w:tc>
        <w:tc>
          <w:tcPr>
            <w:tcW w:w="992" w:type="dxa"/>
            <w:tcBorders>
              <w:top w:val="single" w:sz="4" w:space="0" w:color="auto"/>
              <w:left w:val="single" w:sz="4" w:space="0" w:color="auto"/>
              <w:bottom w:val="single" w:sz="4" w:space="0" w:color="auto"/>
              <w:right w:val="single" w:sz="4" w:space="0" w:color="auto"/>
            </w:tcBorders>
            <w:vAlign w:val="center"/>
          </w:tcPr>
          <w:p w14:paraId="4CA22939" w14:textId="77777777" w:rsidR="00341E57" w:rsidRPr="00564A7F" w:rsidRDefault="00341E57" w:rsidP="00F304E0">
            <w:pPr>
              <w:spacing w:before="40" w:after="40" w:line="240" w:lineRule="auto"/>
              <w:jc w:val="center"/>
              <w:rPr>
                <w:rFonts w:ascii="Arial" w:hAnsi="Arial" w:cs="Arial"/>
                <w:sz w:val="20"/>
                <w:lang w:eastAsia="zh-TW"/>
              </w:rPr>
            </w:pPr>
            <w:r>
              <w:rPr>
                <w:rFonts w:ascii="Arial" w:hAnsi="Arial" w:cs="Arial"/>
                <w:sz w:val="20"/>
                <w:lang w:eastAsia="zh-TW"/>
              </w:rPr>
              <w:t>All (except VE)</w:t>
            </w:r>
          </w:p>
        </w:tc>
        <w:tc>
          <w:tcPr>
            <w:tcW w:w="4395" w:type="dxa"/>
            <w:tcBorders>
              <w:top w:val="single" w:sz="4" w:space="0" w:color="auto"/>
              <w:left w:val="single" w:sz="4" w:space="0" w:color="auto"/>
              <w:bottom w:val="single" w:sz="4" w:space="0" w:color="auto"/>
              <w:right w:val="single" w:sz="4" w:space="0" w:color="auto"/>
            </w:tcBorders>
          </w:tcPr>
          <w:p w14:paraId="04145BD5" w14:textId="77777777" w:rsidR="00341E57" w:rsidRDefault="00341E57" w:rsidP="00181FE0">
            <w:pPr>
              <w:spacing w:before="40" w:after="40" w:line="240" w:lineRule="auto"/>
              <w:rPr>
                <w:rFonts w:ascii="Arial" w:hAnsi="Arial" w:cs="Arial"/>
                <w:sz w:val="20"/>
                <w:lang w:eastAsia="zh-TW"/>
              </w:rPr>
            </w:pPr>
            <w:r>
              <w:rPr>
                <w:rFonts w:ascii="Arial" w:hAnsi="Arial" w:cs="Arial"/>
                <w:sz w:val="20"/>
                <w:lang w:eastAsia="zh-TW"/>
              </w:rPr>
              <w:t xml:space="preserve">Paid absence </w:t>
            </w:r>
          </w:p>
          <w:p w14:paraId="1C13B1FA" w14:textId="77777777" w:rsidR="00341E57" w:rsidRPr="006F4D27" w:rsidRDefault="00341E57" w:rsidP="00A22E7E">
            <w:pPr>
              <w:widowControl w:val="0"/>
              <w:spacing w:before="40" w:after="40" w:line="240" w:lineRule="auto"/>
              <w:jc w:val="both"/>
              <w:rPr>
                <w:rFonts w:ascii="Arial" w:hAnsi="Arial" w:cs="Arial"/>
                <w:sz w:val="20"/>
                <w:lang w:eastAsia="zh-TW"/>
              </w:rPr>
            </w:pPr>
            <w:r w:rsidRPr="006F4D27">
              <w:rPr>
                <w:rFonts w:ascii="Arial" w:hAnsi="Arial" w:cs="Arial"/>
                <w:sz w:val="20"/>
                <w:lang w:eastAsia="zh-TW"/>
              </w:rPr>
              <w:t>Absence will not be valuated, paid as salary</w:t>
            </w:r>
          </w:p>
          <w:p w14:paraId="3A9F951E" w14:textId="77777777" w:rsidR="00341E57" w:rsidRPr="006F4D27" w:rsidRDefault="00341E57" w:rsidP="00181FE0">
            <w:pPr>
              <w:spacing w:before="40" w:after="40" w:line="240" w:lineRule="auto"/>
              <w:rPr>
                <w:rFonts w:ascii="Arial" w:hAnsi="Arial" w:cs="Arial"/>
                <w:sz w:val="20"/>
                <w:lang w:eastAsia="zh-TW"/>
              </w:rPr>
            </w:pPr>
            <w:r w:rsidRPr="006F4D27">
              <w:rPr>
                <w:rFonts w:ascii="Arial" w:hAnsi="Arial" w:cs="Arial"/>
                <w:sz w:val="20"/>
                <w:lang w:eastAsia="zh-TW"/>
              </w:rPr>
              <w:t xml:space="preserve">Payslip displays dates/hours only </w:t>
            </w:r>
          </w:p>
          <w:p w14:paraId="17287CD0" w14:textId="77777777" w:rsidR="00341E57" w:rsidRDefault="00341E57" w:rsidP="00181FE0">
            <w:pPr>
              <w:spacing w:before="40" w:after="40" w:line="240" w:lineRule="auto"/>
              <w:rPr>
                <w:rFonts w:ascii="Arial" w:hAnsi="Arial" w:cs="Arial"/>
                <w:sz w:val="20"/>
                <w:lang w:eastAsia="zh-TW"/>
              </w:rPr>
            </w:pPr>
            <w:r>
              <w:rPr>
                <w:rFonts w:ascii="Arial" w:hAnsi="Arial" w:cs="Arial"/>
                <w:sz w:val="20"/>
                <w:lang w:eastAsia="zh-TW"/>
              </w:rPr>
              <w:t xml:space="preserve">Reduce from Quota 80 Time in Lieu </w:t>
            </w:r>
          </w:p>
          <w:p w14:paraId="0748F409" w14:textId="77777777" w:rsidR="00341E57" w:rsidRDefault="00341E57" w:rsidP="00181FE0">
            <w:pPr>
              <w:spacing w:before="40" w:after="40" w:line="240" w:lineRule="auto"/>
              <w:rPr>
                <w:rFonts w:ascii="Arial" w:hAnsi="Arial" w:cs="Arial"/>
                <w:sz w:val="20"/>
                <w:lang w:eastAsia="zh-TW"/>
              </w:rPr>
            </w:pPr>
            <w:r>
              <w:rPr>
                <w:rFonts w:ascii="Arial" w:hAnsi="Arial" w:cs="Arial"/>
                <w:sz w:val="20"/>
                <w:lang w:eastAsia="zh-TW"/>
              </w:rPr>
              <w:t>Reduce entitlements at a rate of 100%</w:t>
            </w:r>
          </w:p>
          <w:p w14:paraId="14C6A0CA" w14:textId="77777777" w:rsidR="00341E57" w:rsidRDefault="00341E57" w:rsidP="00181FE0">
            <w:pPr>
              <w:spacing w:before="40" w:after="40" w:line="240" w:lineRule="auto"/>
              <w:rPr>
                <w:rFonts w:ascii="Arial" w:hAnsi="Arial" w:cs="Arial"/>
                <w:sz w:val="20"/>
                <w:lang w:eastAsia="zh-TW"/>
              </w:rPr>
            </w:pPr>
            <w:r>
              <w:rPr>
                <w:rFonts w:ascii="Arial" w:hAnsi="Arial" w:cs="Arial"/>
                <w:sz w:val="20"/>
                <w:lang w:eastAsia="zh-TW"/>
              </w:rPr>
              <w:t xml:space="preserve">No impact to accruals </w:t>
            </w:r>
          </w:p>
          <w:p w14:paraId="23131C9B" w14:textId="77777777" w:rsidR="00341E57" w:rsidRPr="00564A7F" w:rsidRDefault="003877E0" w:rsidP="00181FE0">
            <w:pPr>
              <w:spacing w:before="40" w:after="40" w:line="240" w:lineRule="auto"/>
              <w:rPr>
                <w:rFonts w:ascii="Arial" w:hAnsi="Arial" w:cs="Arial"/>
                <w:sz w:val="20"/>
                <w:lang w:eastAsia="zh-TW"/>
              </w:rPr>
            </w:pPr>
            <w:r w:rsidRPr="003877E0">
              <w:rPr>
                <w:rFonts w:ascii="Arial" w:hAnsi="Arial" w:cs="Arial"/>
                <w:sz w:val="20"/>
                <w:lang w:eastAsia="zh-TW"/>
              </w:rPr>
              <w:t>Not counted/paid on PH</w:t>
            </w:r>
          </w:p>
        </w:tc>
      </w:tr>
      <w:tr w:rsidR="00341E57" w:rsidRPr="00F1402B" w14:paraId="7ED0D2C9"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122C24" w14:textId="1A7D4341" w:rsidR="00341E57" w:rsidRPr="00F304E0" w:rsidRDefault="00341E57" w:rsidP="00F304E0">
            <w:pPr>
              <w:spacing w:before="40" w:after="40" w:line="240" w:lineRule="auto"/>
              <w:jc w:val="center"/>
              <w:rPr>
                <w:rFonts w:ascii="Arial" w:hAnsi="Arial" w:cs="Arial"/>
                <w:sz w:val="20"/>
                <w:lang w:eastAsia="zh-TW"/>
              </w:rPr>
            </w:pPr>
            <w:del w:id="192" w:author="Dawson, Bre (ESI)" w:date="2020-03-23T11:57:00Z">
              <w:r w:rsidRPr="00F304E0" w:rsidDel="003D7284">
                <w:rPr>
                  <w:rFonts w:ascii="Arial" w:hAnsi="Arial" w:cs="Arial"/>
                  <w:sz w:val="20"/>
                  <w:lang w:eastAsia="zh-TW"/>
                </w:rPr>
                <w:delText>4005</w:delText>
              </w:r>
            </w:del>
            <w:ins w:id="193" w:author="Dawson, Bre (ESI)" w:date="2020-03-23T11:57:00Z">
              <w:r w:rsidR="003D7284" w:rsidRPr="00F304E0">
                <w:rPr>
                  <w:rFonts w:ascii="Arial" w:hAnsi="Arial" w:cs="Arial"/>
                  <w:sz w:val="20"/>
                  <w:lang w:eastAsia="zh-TW"/>
                </w:rPr>
                <w:t>40</w:t>
              </w:r>
              <w:r w:rsidR="003D7284">
                <w:rPr>
                  <w:rFonts w:ascii="Arial" w:hAnsi="Arial" w:cs="Arial"/>
                  <w:sz w:val="20"/>
                  <w:lang w:eastAsia="zh-TW"/>
                </w:rPr>
                <w:t>1</w:t>
              </w:r>
              <w:r w:rsidR="003D7284" w:rsidRPr="00F304E0">
                <w:rPr>
                  <w:rFonts w:ascii="Arial" w:hAnsi="Arial" w:cs="Arial"/>
                  <w:sz w:val="20"/>
                  <w:lang w:eastAsia="zh-TW"/>
                </w:rPr>
                <w:t>5</w:t>
              </w:r>
            </w:ins>
          </w:p>
        </w:tc>
        <w:tc>
          <w:tcPr>
            <w:tcW w:w="2977" w:type="dxa"/>
            <w:tcBorders>
              <w:top w:val="single" w:sz="4" w:space="0" w:color="auto"/>
              <w:left w:val="single" w:sz="4" w:space="0" w:color="auto"/>
              <w:bottom w:val="single" w:sz="4" w:space="0" w:color="auto"/>
              <w:right w:val="single" w:sz="4" w:space="0" w:color="auto"/>
            </w:tcBorders>
            <w:vAlign w:val="center"/>
          </w:tcPr>
          <w:p w14:paraId="63344209" w14:textId="77777777" w:rsidR="00341E57" w:rsidRPr="00F304E0" w:rsidRDefault="00341E57" w:rsidP="00F304E0">
            <w:pPr>
              <w:spacing w:before="40" w:after="40" w:line="240" w:lineRule="auto"/>
              <w:rPr>
                <w:rFonts w:ascii="Arial" w:hAnsi="Arial" w:cs="Arial"/>
                <w:sz w:val="20"/>
                <w:lang w:eastAsia="zh-TW"/>
              </w:rPr>
            </w:pPr>
            <w:r w:rsidRPr="00F304E0">
              <w:rPr>
                <w:rFonts w:ascii="Arial" w:hAnsi="Arial" w:cs="Arial"/>
                <w:sz w:val="20"/>
                <w:lang w:eastAsia="zh-TW"/>
              </w:rPr>
              <w:t>Teaching Staff Leave</w:t>
            </w:r>
          </w:p>
        </w:tc>
        <w:tc>
          <w:tcPr>
            <w:tcW w:w="992" w:type="dxa"/>
            <w:tcBorders>
              <w:top w:val="single" w:sz="4" w:space="0" w:color="auto"/>
              <w:left w:val="single" w:sz="4" w:space="0" w:color="auto"/>
              <w:bottom w:val="single" w:sz="4" w:space="0" w:color="auto"/>
              <w:right w:val="single" w:sz="4" w:space="0" w:color="auto"/>
            </w:tcBorders>
            <w:vAlign w:val="center"/>
          </w:tcPr>
          <w:p w14:paraId="66D62EC1" w14:textId="77777777" w:rsidR="00341E57" w:rsidRPr="00564A7F" w:rsidRDefault="00063D37" w:rsidP="00063D37">
            <w:pPr>
              <w:spacing w:before="40" w:after="40" w:line="240" w:lineRule="auto"/>
              <w:jc w:val="center"/>
              <w:rPr>
                <w:rFonts w:ascii="Arial" w:hAnsi="Arial" w:cs="Arial"/>
                <w:sz w:val="20"/>
                <w:lang w:eastAsia="zh-TW"/>
              </w:rPr>
            </w:pPr>
            <w:r>
              <w:rPr>
                <w:rFonts w:ascii="Arial" w:hAnsi="Arial" w:cs="Arial"/>
                <w:sz w:val="20"/>
                <w:lang w:eastAsia="zh-TW"/>
              </w:rPr>
              <w:t>VE only</w:t>
            </w:r>
          </w:p>
        </w:tc>
        <w:tc>
          <w:tcPr>
            <w:tcW w:w="4395" w:type="dxa"/>
            <w:tcBorders>
              <w:top w:val="single" w:sz="4" w:space="0" w:color="auto"/>
              <w:left w:val="single" w:sz="4" w:space="0" w:color="auto"/>
              <w:bottom w:val="single" w:sz="4" w:space="0" w:color="auto"/>
              <w:right w:val="single" w:sz="4" w:space="0" w:color="auto"/>
            </w:tcBorders>
          </w:tcPr>
          <w:p w14:paraId="41CC9A00" w14:textId="77777777" w:rsidR="00341E57" w:rsidRDefault="00341E57" w:rsidP="00181FE0">
            <w:pPr>
              <w:spacing w:before="40" w:after="40" w:line="240" w:lineRule="auto"/>
              <w:rPr>
                <w:rFonts w:ascii="Arial" w:hAnsi="Arial" w:cs="Arial"/>
                <w:sz w:val="20"/>
                <w:lang w:eastAsia="zh-TW"/>
              </w:rPr>
            </w:pPr>
            <w:r>
              <w:rPr>
                <w:rFonts w:ascii="Arial" w:hAnsi="Arial" w:cs="Arial"/>
                <w:sz w:val="20"/>
                <w:lang w:eastAsia="zh-TW"/>
              </w:rPr>
              <w:t xml:space="preserve">Paid absence </w:t>
            </w:r>
          </w:p>
          <w:p w14:paraId="613CBD73" w14:textId="77777777" w:rsidR="00341E57" w:rsidRPr="006F4D27" w:rsidRDefault="00341E57" w:rsidP="00A22E7E">
            <w:pPr>
              <w:widowControl w:val="0"/>
              <w:spacing w:before="40" w:after="40" w:line="240" w:lineRule="auto"/>
              <w:jc w:val="both"/>
              <w:rPr>
                <w:rFonts w:ascii="Arial" w:hAnsi="Arial" w:cs="Arial"/>
                <w:sz w:val="20"/>
                <w:lang w:eastAsia="zh-TW"/>
              </w:rPr>
            </w:pPr>
            <w:r w:rsidRPr="006F4D27">
              <w:rPr>
                <w:rFonts w:ascii="Arial" w:hAnsi="Arial" w:cs="Arial"/>
                <w:sz w:val="20"/>
                <w:lang w:eastAsia="zh-TW"/>
              </w:rPr>
              <w:t>Absence will not be valuated, paid as salary</w:t>
            </w:r>
          </w:p>
          <w:p w14:paraId="723CE19B" w14:textId="77777777" w:rsidR="00341E57" w:rsidRPr="006F4D27" w:rsidRDefault="00341E57" w:rsidP="00181FE0">
            <w:pPr>
              <w:spacing w:before="40" w:after="40" w:line="240" w:lineRule="auto"/>
              <w:rPr>
                <w:rFonts w:ascii="Arial" w:hAnsi="Arial" w:cs="Arial"/>
                <w:sz w:val="20"/>
                <w:lang w:eastAsia="zh-TW"/>
              </w:rPr>
            </w:pPr>
            <w:r w:rsidRPr="006F4D27">
              <w:rPr>
                <w:rFonts w:ascii="Arial" w:hAnsi="Arial" w:cs="Arial"/>
                <w:sz w:val="20"/>
                <w:lang w:eastAsia="zh-TW"/>
              </w:rPr>
              <w:t xml:space="preserve">Payslip displays dates/hours only </w:t>
            </w:r>
          </w:p>
          <w:p w14:paraId="24A7E8AD" w14:textId="77777777" w:rsidR="00341E57" w:rsidRDefault="00341E57" w:rsidP="00181FE0">
            <w:pPr>
              <w:spacing w:before="40" w:after="40" w:line="240" w:lineRule="auto"/>
              <w:rPr>
                <w:rFonts w:ascii="Arial" w:hAnsi="Arial" w:cs="Arial"/>
                <w:sz w:val="20"/>
                <w:lang w:eastAsia="zh-TW"/>
              </w:rPr>
            </w:pPr>
            <w:r>
              <w:rPr>
                <w:rFonts w:ascii="Arial" w:hAnsi="Arial" w:cs="Arial"/>
                <w:sz w:val="20"/>
                <w:lang w:eastAsia="zh-TW"/>
              </w:rPr>
              <w:t xml:space="preserve">Reduce from Quota 80 Time in Lieu </w:t>
            </w:r>
          </w:p>
          <w:p w14:paraId="589607F1" w14:textId="77777777" w:rsidR="00341E57" w:rsidRDefault="00341E57" w:rsidP="00181FE0">
            <w:pPr>
              <w:spacing w:before="40" w:after="40" w:line="240" w:lineRule="auto"/>
              <w:rPr>
                <w:rFonts w:ascii="Arial" w:hAnsi="Arial" w:cs="Arial"/>
                <w:sz w:val="20"/>
                <w:lang w:eastAsia="zh-TW"/>
              </w:rPr>
            </w:pPr>
            <w:r>
              <w:rPr>
                <w:rFonts w:ascii="Arial" w:hAnsi="Arial" w:cs="Arial"/>
                <w:sz w:val="20"/>
                <w:lang w:eastAsia="zh-TW"/>
              </w:rPr>
              <w:t>Reduce entitlements at a rate of 100%</w:t>
            </w:r>
          </w:p>
          <w:p w14:paraId="0EBB9341" w14:textId="77777777" w:rsidR="00341E57" w:rsidRDefault="00341E57" w:rsidP="00181FE0">
            <w:pPr>
              <w:spacing w:before="40" w:after="40" w:line="240" w:lineRule="auto"/>
              <w:rPr>
                <w:rFonts w:ascii="Arial" w:hAnsi="Arial" w:cs="Arial"/>
                <w:sz w:val="20"/>
                <w:lang w:eastAsia="zh-TW"/>
              </w:rPr>
            </w:pPr>
            <w:r>
              <w:rPr>
                <w:rFonts w:ascii="Arial" w:hAnsi="Arial" w:cs="Arial"/>
                <w:sz w:val="20"/>
                <w:lang w:eastAsia="zh-TW"/>
              </w:rPr>
              <w:t xml:space="preserve">No impact to accruals </w:t>
            </w:r>
          </w:p>
          <w:p w14:paraId="4D0CCAE7" w14:textId="77777777" w:rsidR="00341E57" w:rsidRPr="00564A7F" w:rsidRDefault="003877E0" w:rsidP="00181FE0">
            <w:pPr>
              <w:spacing w:before="40" w:after="40" w:line="240" w:lineRule="auto"/>
              <w:rPr>
                <w:rFonts w:ascii="Arial" w:hAnsi="Arial" w:cs="Arial"/>
                <w:sz w:val="20"/>
                <w:lang w:eastAsia="zh-TW"/>
              </w:rPr>
            </w:pPr>
            <w:r w:rsidRPr="003877E0">
              <w:rPr>
                <w:rFonts w:ascii="Arial" w:hAnsi="Arial" w:cs="Arial"/>
                <w:sz w:val="20"/>
                <w:lang w:eastAsia="zh-TW"/>
              </w:rPr>
              <w:t>Not counted/paid on PH</w:t>
            </w:r>
          </w:p>
        </w:tc>
      </w:tr>
    </w:tbl>
    <w:p w14:paraId="017707C8" w14:textId="4790EF04" w:rsidR="00DA36A7" w:rsidRDefault="00DA36A7">
      <w:pPr>
        <w:rPr>
          <w:ins w:id="194" w:author="Dawson, Bre (ESI)" w:date="2020-03-23T14:20:00Z"/>
        </w:rPr>
      </w:pPr>
    </w:p>
    <w:p w14:paraId="1E2E5009" w14:textId="569C0CDB" w:rsidR="00B63727" w:rsidRDefault="00B63727">
      <w:pPr>
        <w:rPr>
          <w:ins w:id="195" w:author="Dawson, Bre (ESI)" w:date="2020-03-23T14:20:00Z"/>
        </w:rPr>
      </w:pPr>
    </w:p>
    <w:p w14:paraId="3BA61842" w14:textId="7F5211D2" w:rsidR="00B63727" w:rsidRDefault="00B63727">
      <w:pPr>
        <w:rPr>
          <w:ins w:id="196" w:author="Dawson, Bre (ESI)" w:date="2020-03-23T14:20:00Z"/>
        </w:rPr>
      </w:pPr>
    </w:p>
    <w:p w14:paraId="0A82A1AC" w14:textId="2D3CE3FC" w:rsidR="00B63727" w:rsidRDefault="00B63727">
      <w:pPr>
        <w:rPr>
          <w:ins w:id="197" w:author="Dawson, Bre (ESI)" w:date="2020-03-23T14:20:00Z"/>
        </w:rPr>
      </w:pPr>
    </w:p>
    <w:p w14:paraId="14030A0C" w14:textId="5F8CFD79" w:rsidR="00B63727" w:rsidRDefault="00B63727">
      <w:pPr>
        <w:rPr>
          <w:ins w:id="198" w:author="Dawson, Bre (ESI)" w:date="2020-03-23T14:20:00Z"/>
        </w:rPr>
      </w:pPr>
    </w:p>
    <w:p w14:paraId="3EE4FA00" w14:textId="77777777" w:rsidR="00B63727" w:rsidRDefault="00B63727">
      <w:pPr>
        <w:rPr>
          <w:ins w:id="199" w:author="Dawson, Bre (ESI)" w:date="2020-03-23T12:22:00Z"/>
        </w:rPr>
      </w:pPr>
    </w:p>
    <w:p w14:paraId="3D893C46" w14:textId="0DFB01D0" w:rsidR="00497C2F" w:rsidRDefault="00497C2F" w:rsidP="00497C2F">
      <w:pPr>
        <w:rPr>
          <w:ins w:id="200" w:author="Dawson, Bre (ESI)" w:date="2020-03-23T12:22:00Z"/>
          <w:rFonts w:ascii="Arial" w:hAnsi="Arial" w:cs="Arial"/>
          <w:sz w:val="22"/>
          <w:szCs w:val="22"/>
        </w:rPr>
      </w:pPr>
      <w:ins w:id="201" w:author="Dawson, Bre (ESI)" w:date="2020-03-23T12:22:00Z">
        <w:r>
          <w:rPr>
            <w:rFonts w:ascii="Arial" w:hAnsi="Arial" w:cs="Arial"/>
            <w:sz w:val="22"/>
            <w:szCs w:val="22"/>
          </w:rPr>
          <w:lastRenderedPageBreak/>
          <w:t>The following paid Absence</w:t>
        </w:r>
      </w:ins>
      <w:ins w:id="202" w:author="Dawson, Bre (ESI)" w:date="2020-03-23T12:33:00Z">
        <w:r w:rsidR="00AC2E82">
          <w:rPr>
            <w:rFonts w:ascii="Arial" w:hAnsi="Arial" w:cs="Arial"/>
            <w:sz w:val="22"/>
            <w:szCs w:val="22"/>
          </w:rPr>
          <w:t>s</w:t>
        </w:r>
      </w:ins>
      <w:ins w:id="203" w:author="Dawson, Bre (ESI)" w:date="2020-03-23T12:22:00Z">
        <w:r>
          <w:rPr>
            <w:rFonts w:ascii="Arial" w:hAnsi="Arial" w:cs="Arial"/>
            <w:sz w:val="22"/>
            <w:szCs w:val="22"/>
          </w:rPr>
          <w:t xml:space="preserve"> without quota deduction will be available – </w:t>
        </w:r>
      </w:ins>
    </w:p>
    <w:tbl>
      <w:tblPr>
        <w:tblW w:w="9498" w:type="dxa"/>
        <w:tblInd w:w="108" w:type="dxa"/>
        <w:tblLayout w:type="fixed"/>
        <w:tblLook w:val="0000" w:firstRow="0" w:lastRow="0" w:firstColumn="0" w:lastColumn="0" w:noHBand="0" w:noVBand="0"/>
        <w:tblPrChange w:id="204" w:author="Dawson, Bre (ESI)" w:date="2020-03-23T12:22:00Z">
          <w:tblPr>
            <w:tblW w:w="9498" w:type="dxa"/>
            <w:tblInd w:w="108" w:type="dxa"/>
            <w:tblLayout w:type="fixed"/>
            <w:tblLook w:val="0000" w:firstRow="0" w:lastRow="0" w:firstColumn="0" w:lastColumn="0" w:noHBand="0" w:noVBand="0"/>
          </w:tblPr>
        </w:tblPrChange>
      </w:tblPr>
      <w:tblGrid>
        <w:gridCol w:w="1134"/>
        <w:gridCol w:w="2977"/>
        <w:gridCol w:w="992"/>
        <w:gridCol w:w="4395"/>
        <w:tblGridChange w:id="205">
          <w:tblGrid>
            <w:gridCol w:w="1134"/>
            <w:gridCol w:w="2977"/>
            <w:gridCol w:w="992"/>
            <w:gridCol w:w="4395"/>
          </w:tblGrid>
        </w:tblGridChange>
      </w:tblGrid>
      <w:tr w:rsidR="00DA36A7" w:rsidRPr="00F1402B" w14:paraId="387F9B62" w14:textId="77777777" w:rsidTr="00DA36A7">
        <w:trPr>
          <w:cantSplit/>
          <w:trHeight w:val="255"/>
          <w:ins w:id="206" w:author="Dawson, Bre (ESI)" w:date="2020-03-23T12:21:00Z"/>
          <w:trPrChange w:id="207" w:author="Dawson, Bre (ESI)" w:date="2020-03-23T12:22:00Z">
            <w:trPr>
              <w:cantSplit/>
              <w:trHeight w:val="255"/>
            </w:trPr>
          </w:trPrChange>
        </w:trPr>
        <w:tc>
          <w:tcPr>
            <w:tcW w:w="1134"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tcPrChange w:id="208" w:author="Dawson, Bre (ESI)" w:date="2020-03-23T12:22:00Z">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tcPrChange>
          </w:tcPr>
          <w:p w14:paraId="13085273" w14:textId="77777777" w:rsidR="00DA36A7" w:rsidRPr="00DA36A7" w:rsidRDefault="00DA36A7" w:rsidP="00497C2F">
            <w:pPr>
              <w:spacing w:before="40" w:after="40" w:line="240" w:lineRule="auto"/>
              <w:jc w:val="center"/>
              <w:rPr>
                <w:ins w:id="209" w:author="Dawson, Bre (ESI)" w:date="2020-03-23T12:21:00Z"/>
                <w:rFonts w:ascii="Arial" w:hAnsi="Arial" w:cs="Arial"/>
                <w:b/>
                <w:sz w:val="20"/>
                <w:lang w:eastAsia="zh-TW"/>
                <w:rPrChange w:id="210" w:author="Dawson, Bre (ESI)" w:date="2020-03-23T12:22:00Z">
                  <w:rPr>
                    <w:ins w:id="211" w:author="Dawson, Bre (ESI)" w:date="2020-03-23T12:21:00Z"/>
                    <w:rFonts w:ascii="Arial" w:hAnsi="Arial" w:cs="Arial"/>
                    <w:sz w:val="20"/>
                    <w:lang w:eastAsia="zh-TW"/>
                  </w:rPr>
                </w:rPrChange>
              </w:rPr>
            </w:pPr>
            <w:ins w:id="212" w:author="Dawson, Bre (ESI)" w:date="2020-03-23T12:21:00Z">
              <w:r w:rsidRPr="00DA36A7">
                <w:rPr>
                  <w:rFonts w:ascii="Arial" w:hAnsi="Arial" w:cs="Arial"/>
                  <w:b/>
                  <w:sz w:val="20"/>
                  <w:lang w:eastAsia="zh-TW"/>
                  <w:rPrChange w:id="213" w:author="Dawson, Bre (ESI)" w:date="2020-03-23T12:22:00Z">
                    <w:rPr>
                      <w:rFonts w:ascii="Arial" w:hAnsi="Arial" w:cs="Arial"/>
                      <w:sz w:val="20"/>
                      <w:lang w:eastAsia="zh-TW"/>
                    </w:rPr>
                  </w:rPrChange>
                </w:rPr>
                <w:t>Absence Type</w:t>
              </w:r>
            </w:ins>
          </w:p>
        </w:tc>
        <w:tc>
          <w:tcPr>
            <w:tcW w:w="2977"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Change w:id="214" w:author="Dawson, Bre (ESI)" w:date="2020-03-23T12:22:00Z">
              <w:tcPr>
                <w:tcW w:w="2977"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tcPrChange>
          </w:tcPr>
          <w:p w14:paraId="414FB6DB" w14:textId="77777777" w:rsidR="00DA36A7" w:rsidRPr="00DA36A7" w:rsidRDefault="00DA36A7" w:rsidP="00497C2F">
            <w:pPr>
              <w:spacing w:before="40" w:after="40" w:line="240" w:lineRule="auto"/>
              <w:rPr>
                <w:ins w:id="215" w:author="Dawson, Bre (ESI)" w:date="2020-03-23T12:21:00Z"/>
                <w:rFonts w:ascii="Arial" w:hAnsi="Arial" w:cs="Arial"/>
                <w:b/>
                <w:sz w:val="20"/>
                <w:lang w:eastAsia="zh-TW"/>
                <w:rPrChange w:id="216" w:author="Dawson, Bre (ESI)" w:date="2020-03-23T12:22:00Z">
                  <w:rPr>
                    <w:ins w:id="217" w:author="Dawson, Bre (ESI)" w:date="2020-03-23T12:21:00Z"/>
                    <w:rFonts w:ascii="Arial" w:hAnsi="Arial" w:cs="Arial"/>
                    <w:sz w:val="20"/>
                    <w:lang w:eastAsia="zh-TW"/>
                  </w:rPr>
                </w:rPrChange>
              </w:rPr>
            </w:pPr>
            <w:ins w:id="218" w:author="Dawson, Bre (ESI)" w:date="2020-03-23T12:21:00Z">
              <w:r w:rsidRPr="00DA36A7">
                <w:rPr>
                  <w:rFonts w:ascii="Arial" w:hAnsi="Arial" w:cs="Arial"/>
                  <w:b/>
                  <w:sz w:val="20"/>
                  <w:lang w:eastAsia="zh-TW"/>
                  <w:rPrChange w:id="219" w:author="Dawson, Bre (ESI)" w:date="2020-03-23T12:22:00Z">
                    <w:rPr>
                      <w:rFonts w:ascii="Arial" w:hAnsi="Arial" w:cs="Arial"/>
                      <w:sz w:val="20"/>
                      <w:lang w:eastAsia="zh-TW"/>
                    </w:rPr>
                  </w:rPrChange>
                </w:rPr>
                <w:t>Absence text</w:t>
              </w:r>
            </w:ins>
          </w:p>
        </w:tc>
        <w:tc>
          <w:tcPr>
            <w:tcW w:w="992"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Change w:id="220" w:author="Dawson, Bre (ESI)" w:date="2020-03-23T12:22:00Z">
              <w:tcPr>
                <w:tcW w:w="992"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tcPrChange>
          </w:tcPr>
          <w:p w14:paraId="2A26C86D" w14:textId="77777777" w:rsidR="00DA36A7" w:rsidRPr="00DA36A7" w:rsidRDefault="00DA36A7" w:rsidP="00B63727">
            <w:pPr>
              <w:spacing w:before="40" w:after="40" w:line="240" w:lineRule="auto"/>
              <w:jc w:val="center"/>
              <w:rPr>
                <w:ins w:id="221" w:author="Dawson, Bre (ESI)" w:date="2020-03-23T12:21:00Z"/>
                <w:rFonts w:ascii="Arial" w:hAnsi="Arial" w:cs="Arial"/>
                <w:b/>
                <w:sz w:val="20"/>
                <w:lang w:eastAsia="zh-TW"/>
                <w:rPrChange w:id="222" w:author="Dawson, Bre (ESI)" w:date="2020-03-23T12:22:00Z">
                  <w:rPr>
                    <w:ins w:id="223" w:author="Dawson, Bre (ESI)" w:date="2020-03-23T12:21:00Z"/>
                    <w:rFonts w:ascii="Arial" w:hAnsi="Arial" w:cs="Arial"/>
                    <w:sz w:val="20"/>
                    <w:lang w:eastAsia="zh-TW"/>
                  </w:rPr>
                </w:rPrChange>
              </w:rPr>
            </w:pPr>
            <w:ins w:id="224" w:author="Dawson, Bre (ESI)" w:date="2020-03-23T12:21:00Z">
              <w:r w:rsidRPr="00DA36A7">
                <w:rPr>
                  <w:rFonts w:ascii="Arial" w:hAnsi="Arial" w:cs="Arial"/>
                  <w:b/>
                  <w:sz w:val="20"/>
                  <w:lang w:eastAsia="zh-TW"/>
                  <w:rPrChange w:id="225" w:author="Dawson, Bre (ESI)" w:date="2020-03-23T12:22:00Z">
                    <w:rPr>
                      <w:rFonts w:ascii="Arial" w:hAnsi="Arial" w:cs="Arial"/>
                      <w:sz w:val="20"/>
                      <w:lang w:eastAsia="zh-TW"/>
                    </w:rPr>
                  </w:rPrChange>
                </w:rPr>
                <w:t>Entity</w:t>
              </w:r>
            </w:ins>
          </w:p>
        </w:tc>
        <w:tc>
          <w:tcPr>
            <w:tcW w:w="439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Change w:id="226" w:author="Dawson, Bre (ESI)" w:date="2020-03-23T12:22:00Z">
              <w:tcPr>
                <w:tcW w:w="4395" w:type="dxa"/>
                <w:tcBorders>
                  <w:top w:val="single" w:sz="4" w:space="0" w:color="auto"/>
                  <w:left w:val="single" w:sz="4" w:space="0" w:color="auto"/>
                  <w:bottom w:val="single" w:sz="4" w:space="0" w:color="auto"/>
                  <w:right w:val="single" w:sz="4" w:space="0" w:color="auto"/>
                </w:tcBorders>
                <w:shd w:val="clear" w:color="auto" w:fill="17365D" w:themeFill="text2" w:themeFillShade="BF"/>
              </w:tcPr>
            </w:tcPrChange>
          </w:tcPr>
          <w:p w14:paraId="2CE3C169" w14:textId="77777777" w:rsidR="00DA36A7" w:rsidRPr="00DA36A7" w:rsidRDefault="00DA36A7" w:rsidP="00DA36A7">
            <w:pPr>
              <w:spacing w:before="40" w:after="40" w:line="240" w:lineRule="auto"/>
              <w:rPr>
                <w:ins w:id="227" w:author="Dawson, Bre (ESI)" w:date="2020-03-23T12:21:00Z"/>
                <w:rFonts w:ascii="Arial" w:hAnsi="Arial" w:cs="Arial"/>
                <w:b/>
                <w:sz w:val="20"/>
                <w:lang w:eastAsia="zh-TW"/>
                <w:rPrChange w:id="228" w:author="Dawson, Bre (ESI)" w:date="2020-03-23T12:22:00Z">
                  <w:rPr>
                    <w:ins w:id="229" w:author="Dawson, Bre (ESI)" w:date="2020-03-23T12:21:00Z"/>
                    <w:rFonts w:ascii="Arial" w:hAnsi="Arial" w:cs="Arial"/>
                    <w:sz w:val="20"/>
                    <w:lang w:eastAsia="zh-TW"/>
                  </w:rPr>
                </w:rPrChange>
              </w:rPr>
              <w:pPrChange w:id="230" w:author="Dawson, Bre (ESI)" w:date="2020-03-23T12:22:00Z">
                <w:pPr>
                  <w:spacing w:before="40" w:after="40" w:line="240" w:lineRule="auto"/>
                </w:pPr>
              </w:pPrChange>
            </w:pPr>
            <w:ins w:id="231" w:author="Dawson, Bre (ESI)" w:date="2020-03-23T12:21:00Z">
              <w:r w:rsidRPr="00DA36A7">
                <w:rPr>
                  <w:rFonts w:ascii="Arial" w:hAnsi="Arial" w:cs="Arial"/>
                  <w:b/>
                  <w:sz w:val="20"/>
                  <w:lang w:eastAsia="zh-TW"/>
                  <w:rPrChange w:id="232" w:author="Dawson, Bre (ESI)" w:date="2020-03-23T12:22:00Z">
                    <w:rPr>
                      <w:rFonts w:ascii="Arial" w:hAnsi="Arial" w:cs="Arial"/>
                      <w:sz w:val="20"/>
                      <w:lang w:eastAsia="zh-TW"/>
                    </w:rPr>
                  </w:rPrChange>
                </w:rPr>
                <w:t>Meaning / Use</w:t>
              </w:r>
            </w:ins>
          </w:p>
        </w:tc>
      </w:tr>
      <w:tr w:rsidR="00497C2F" w:rsidRPr="00F1402B" w14:paraId="1592EC18" w14:textId="77777777" w:rsidTr="00BE221F">
        <w:trPr>
          <w:cantSplit/>
          <w:trHeight w:val="255"/>
          <w:ins w:id="233" w:author="Dawson, Bre (ESI)" w:date="2020-03-23T12:24:00Z"/>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F20580" w14:textId="77777777" w:rsidR="00497C2F" w:rsidRPr="00F304E0" w:rsidRDefault="00497C2F" w:rsidP="00BE221F">
            <w:pPr>
              <w:spacing w:before="40" w:after="40" w:line="240" w:lineRule="auto"/>
              <w:jc w:val="center"/>
              <w:rPr>
                <w:ins w:id="234" w:author="Dawson, Bre (ESI)" w:date="2020-03-23T12:24:00Z"/>
                <w:rFonts w:ascii="Arial" w:hAnsi="Arial" w:cs="Arial"/>
                <w:sz w:val="20"/>
                <w:lang w:eastAsia="zh-TW"/>
              </w:rPr>
            </w:pPr>
            <w:ins w:id="235" w:author="Dawson, Bre (ESI)" w:date="2020-03-23T12:24:00Z">
              <w:r>
                <w:rPr>
                  <w:rFonts w:ascii="Arial" w:hAnsi="Arial" w:cs="Arial"/>
                  <w:sz w:val="20"/>
                  <w:lang w:eastAsia="zh-TW"/>
                </w:rPr>
                <w:t>2200</w:t>
              </w:r>
            </w:ins>
          </w:p>
        </w:tc>
        <w:tc>
          <w:tcPr>
            <w:tcW w:w="2977" w:type="dxa"/>
            <w:tcBorders>
              <w:top w:val="single" w:sz="4" w:space="0" w:color="auto"/>
              <w:left w:val="single" w:sz="4" w:space="0" w:color="auto"/>
              <w:bottom w:val="single" w:sz="4" w:space="0" w:color="auto"/>
              <w:right w:val="single" w:sz="4" w:space="0" w:color="auto"/>
            </w:tcBorders>
            <w:vAlign w:val="center"/>
          </w:tcPr>
          <w:p w14:paraId="12C9D42C" w14:textId="77777777" w:rsidR="00497C2F" w:rsidRPr="009344C4" w:rsidRDefault="00497C2F" w:rsidP="00BE221F">
            <w:pPr>
              <w:spacing w:before="40" w:after="40" w:line="240" w:lineRule="auto"/>
              <w:rPr>
                <w:ins w:id="236" w:author="Dawson, Bre (ESI)" w:date="2020-03-23T12:24:00Z"/>
                <w:rFonts w:ascii="Arial" w:hAnsi="Arial" w:cs="Arial"/>
                <w:sz w:val="20"/>
                <w:lang w:eastAsia="zh-TW"/>
              </w:rPr>
            </w:pPr>
            <w:ins w:id="237" w:author="Dawson, Bre (ESI)" w:date="2020-03-23T12:24:00Z">
              <w:r w:rsidRPr="009344C4">
                <w:rPr>
                  <w:rFonts w:ascii="Arial" w:hAnsi="Arial" w:cs="Arial"/>
                  <w:sz w:val="20"/>
                  <w:lang w:eastAsia="zh-TW"/>
                </w:rPr>
                <w:t>Parental Partner FP</w:t>
              </w:r>
            </w:ins>
          </w:p>
        </w:tc>
        <w:tc>
          <w:tcPr>
            <w:tcW w:w="992" w:type="dxa"/>
            <w:tcBorders>
              <w:top w:val="single" w:sz="4" w:space="0" w:color="auto"/>
              <w:left w:val="single" w:sz="4" w:space="0" w:color="auto"/>
              <w:bottom w:val="single" w:sz="4" w:space="0" w:color="auto"/>
              <w:right w:val="single" w:sz="4" w:space="0" w:color="auto"/>
            </w:tcBorders>
            <w:vAlign w:val="center"/>
          </w:tcPr>
          <w:p w14:paraId="63DD5933" w14:textId="77777777" w:rsidR="00497C2F" w:rsidRPr="00564A7F" w:rsidRDefault="00497C2F" w:rsidP="00BE221F">
            <w:pPr>
              <w:spacing w:before="40" w:after="40" w:line="240" w:lineRule="auto"/>
              <w:jc w:val="center"/>
              <w:rPr>
                <w:ins w:id="238" w:author="Dawson, Bre (ESI)" w:date="2020-03-23T12:24:00Z"/>
                <w:rFonts w:ascii="Arial" w:hAnsi="Arial" w:cs="Arial"/>
                <w:sz w:val="20"/>
                <w:lang w:eastAsia="zh-TW"/>
              </w:rPr>
            </w:pPr>
            <w:ins w:id="239" w:author="Dawson, Bre (ESI)" w:date="2020-03-23T12:24:00Z">
              <w:r>
                <w:rPr>
                  <w:rFonts w:ascii="Arial" w:hAnsi="Arial" w:cs="Arial"/>
                  <w:sz w:val="20"/>
                  <w:lang w:eastAsia="zh-TW"/>
                </w:rPr>
                <w:t>All</w:t>
              </w:r>
            </w:ins>
          </w:p>
        </w:tc>
        <w:tc>
          <w:tcPr>
            <w:tcW w:w="4395" w:type="dxa"/>
            <w:tcBorders>
              <w:top w:val="single" w:sz="4" w:space="0" w:color="auto"/>
              <w:left w:val="single" w:sz="4" w:space="0" w:color="auto"/>
              <w:bottom w:val="single" w:sz="4" w:space="0" w:color="auto"/>
              <w:right w:val="single" w:sz="4" w:space="0" w:color="auto"/>
            </w:tcBorders>
          </w:tcPr>
          <w:p w14:paraId="3DB3E2BA" w14:textId="77777777" w:rsidR="00497C2F" w:rsidRPr="00DC7BF9" w:rsidRDefault="00497C2F" w:rsidP="00BE221F">
            <w:pPr>
              <w:spacing w:before="40" w:after="40" w:line="240" w:lineRule="auto"/>
              <w:rPr>
                <w:ins w:id="240" w:author="Dawson, Bre (ESI)" w:date="2020-03-23T12:24:00Z"/>
                <w:rFonts w:ascii="Arial" w:hAnsi="Arial" w:cs="Arial"/>
                <w:sz w:val="20"/>
                <w:lang w:eastAsia="zh-TW"/>
              </w:rPr>
            </w:pPr>
            <w:ins w:id="241" w:author="Dawson, Bre (ESI)" w:date="2020-03-23T12:24:00Z">
              <w:r w:rsidRPr="00DC7BF9">
                <w:rPr>
                  <w:rFonts w:ascii="Arial" w:hAnsi="Arial" w:cs="Arial"/>
                  <w:sz w:val="20"/>
                  <w:lang w:eastAsia="zh-TW"/>
                </w:rPr>
                <w:t xml:space="preserve">Paid absence </w:t>
              </w:r>
            </w:ins>
          </w:p>
          <w:p w14:paraId="390DD44F" w14:textId="77777777" w:rsidR="00497C2F" w:rsidRPr="006F4D27" w:rsidRDefault="00497C2F" w:rsidP="00BE221F">
            <w:pPr>
              <w:widowControl w:val="0"/>
              <w:spacing w:before="40" w:after="40" w:line="240" w:lineRule="auto"/>
              <w:jc w:val="both"/>
              <w:rPr>
                <w:ins w:id="242" w:author="Dawson, Bre (ESI)" w:date="2020-03-23T12:24:00Z"/>
                <w:rFonts w:ascii="Arial" w:hAnsi="Arial" w:cs="Arial"/>
                <w:sz w:val="20"/>
                <w:lang w:eastAsia="zh-TW"/>
              </w:rPr>
            </w:pPr>
            <w:ins w:id="243" w:author="Dawson, Bre (ESI)" w:date="2020-03-23T12:24:00Z">
              <w:r w:rsidRPr="006F4D27">
                <w:rPr>
                  <w:rFonts w:ascii="Arial" w:hAnsi="Arial" w:cs="Arial"/>
                  <w:sz w:val="20"/>
                  <w:lang w:eastAsia="zh-TW"/>
                </w:rPr>
                <w:t>Absence will not be valuated, paid as salary</w:t>
              </w:r>
            </w:ins>
          </w:p>
          <w:p w14:paraId="6296B343" w14:textId="77777777" w:rsidR="00497C2F" w:rsidRPr="006F4D27" w:rsidRDefault="00497C2F" w:rsidP="00BE221F">
            <w:pPr>
              <w:spacing w:before="40" w:after="40" w:line="240" w:lineRule="auto"/>
              <w:rPr>
                <w:ins w:id="244" w:author="Dawson, Bre (ESI)" w:date="2020-03-23T12:24:00Z"/>
                <w:rFonts w:ascii="Arial" w:hAnsi="Arial" w:cs="Arial"/>
                <w:sz w:val="20"/>
                <w:lang w:eastAsia="zh-TW"/>
              </w:rPr>
            </w:pPr>
            <w:ins w:id="245" w:author="Dawson, Bre (ESI)" w:date="2020-03-23T12:24:00Z">
              <w:r w:rsidRPr="006F4D27">
                <w:rPr>
                  <w:rFonts w:ascii="Arial" w:hAnsi="Arial" w:cs="Arial"/>
                  <w:sz w:val="20"/>
                  <w:lang w:eastAsia="zh-TW"/>
                </w:rPr>
                <w:t xml:space="preserve">Payslip displays dates/hours only </w:t>
              </w:r>
            </w:ins>
          </w:p>
          <w:p w14:paraId="4A680601" w14:textId="77777777" w:rsidR="00497C2F" w:rsidRPr="00DC7BF9" w:rsidRDefault="00497C2F" w:rsidP="00BE221F">
            <w:pPr>
              <w:spacing w:before="40" w:after="40" w:line="240" w:lineRule="auto"/>
              <w:rPr>
                <w:ins w:id="246" w:author="Dawson, Bre (ESI)" w:date="2020-03-23T12:24:00Z"/>
                <w:rFonts w:ascii="Arial" w:hAnsi="Arial" w:cs="Arial"/>
                <w:sz w:val="20"/>
                <w:lang w:eastAsia="zh-TW"/>
              </w:rPr>
            </w:pPr>
            <w:ins w:id="247" w:author="Dawson, Bre (ESI)" w:date="2020-03-23T12:24:00Z">
              <w:r w:rsidRPr="00DC7BF9">
                <w:rPr>
                  <w:rFonts w:ascii="Arial" w:hAnsi="Arial" w:cs="Arial"/>
                  <w:sz w:val="20"/>
                  <w:lang w:eastAsia="zh-TW"/>
                </w:rPr>
                <w:t xml:space="preserve">No quota entitlement </w:t>
              </w:r>
            </w:ins>
          </w:p>
          <w:p w14:paraId="13BB2716" w14:textId="77777777" w:rsidR="00497C2F" w:rsidRPr="00DC7BF9" w:rsidRDefault="00497C2F" w:rsidP="00BE221F">
            <w:pPr>
              <w:spacing w:before="40" w:after="40" w:line="240" w:lineRule="auto"/>
              <w:rPr>
                <w:ins w:id="248" w:author="Dawson, Bre (ESI)" w:date="2020-03-23T12:24:00Z"/>
                <w:rFonts w:ascii="Arial" w:hAnsi="Arial" w:cs="Arial"/>
                <w:sz w:val="20"/>
                <w:lang w:eastAsia="zh-TW"/>
              </w:rPr>
            </w:pPr>
            <w:ins w:id="249" w:author="Dawson, Bre (ESI)" w:date="2020-03-23T12:24:00Z">
              <w:r w:rsidRPr="00DC7BF9">
                <w:rPr>
                  <w:rFonts w:ascii="Arial" w:hAnsi="Arial" w:cs="Arial"/>
                  <w:sz w:val="20"/>
                  <w:lang w:eastAsia="zh-TW"/>
                </w:rPr>
                <w:t xml:space="preserve">No impact to accruals </w:t>
              </w:r>
            </w:ins>
          </w:p>
          <w:p w14:paraId="0DD73EDA" w14:textId="77777777" w:rsidR="00497C2F" w:rsidRPr="00DC7BF9" w:rsidRDefault="00497C2F" w:rsidP="00BE221F">
            <w:pPr>
              <w:spacing w:before="40" w:after="40" w:line="240" w:lineRule="auto"/>
              <w:rPr>
                <w:ins w:id="250" w:author="Dawson, Bre (ESI)" w:date="2020-03-23T12:24:00Z"/>
                <w:rFonts w:ascii="Arial" w:hAnsi="Arial" w:cs="Arial"/>
                <w:sz w:val="20"/>
                <w:lang w:eastAsia="zh-TW"/>
              </w:rPr>
            </w:pPr>
            <w:ins w:id="251" w:author="Dawson, Bre (ESI)" w:date="2020-03-23T12:24:00Z">
              <w:r w:rsidRPr="006F4D27">
                <w:rPr>
                  <w:rFonts w:ascii="Arial" w:hAnsi="Arial" w:cs="Arial"/>
                  <w:sz w:val="20"/>
                  <w:lang w:eastAsia="zh-TW"/>
                </w:rPr>
                <w:t>Not counted/paid on PH</w:t>
              </w:r>
            </w:ins>
          </w:p>
        </w:tc>
      </w:tr>
      <w:tr w:rsidR="00497C2F" w:rsidRPr="00F1402B" w14:paraId="0E8E9C5D" w14:textId="77777777" w:rsidTr="00BE221F">
        <w:trPr>
          <w:cantSplit/>
          <w:trHeight w:val="255"/>
          <w:ins w:id="252" w:author="Dawson, Bre (ESI)" w:date="2020-03-23T12:24:00Z"/>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77FF5A" w14:textId="77777777" w:rsidR="00497C2F" w:rsidRPr="00F304E0" w:rsidRDefault="00497C2F" w:rsidP="00BE221F">
            <w:pPr>
              <w:spacing w:before="40" w:after="40" w:line="240" w:lineRule="auto"/>
              <w:jc w:val="center"/>
              <w:rPr>
                <w:ins w:id="253" w:author="Dawson, Bre (ESI)" w:date="2020-03-23T12:24:00Z"/>
                <w:rFonts w:ascii="Arial" w:hAnsi="Arial" w:cs="Arial"/>
                <w:sz w:val="20"/>
                <w:lang w:eastAsia="zh-TW"/>
              </w:rPr>
            </w:pPr>
            <w:ins w:id="254" w:author="Dawson, Bre (ESI)" w:date="2020-03-23T12:24:00Z">
              <w:r>
                <w:rPr>
                  <w:rFonts w:ascii="Arial" w:hAnsi="Arial" w:cs="Arial"/>
                  <w:sz w:val="20"/>
                  <w:lang w:eastAsia="zh-TW"/>
                </w:rPr>
                <w:t>2201</w:t>
              </w:r>
            </w:ins>
          </w:p>
        </w:tc>
        <w:tc>
          <w:tcPr>
            <w:tcW w:w="2977" w:type="dxa"/>
            <w:tcBorders>
              <w:top w:val="single" w:sz="4" w:space="0" w:color="auto"/>
              <w:left w:val="single" w:sz="4" w:space="0" w:color="auto"/>
              <w:bottom w:val="single" w:sz="4" w:space="0" w:color="auto"/>
              <w:right w:val="single" w:sz="4" w:space="0" w:color="auto"/>
            </w:tcBorders>
            <w:vAlign w:val="center"/>
          </w:tcPr>
          <w:p w14:paraId="568C0718" w14:textId="77777777" w:rsidR="00497C2F" w:rsidRPr="009344C4" w:rsidRDefault="00497C2F" w:rsidP="00BE221F">
            <w:pPr>
              <w:spacing w:before="40" w:after="40" w:line="240" w:lineRule="auto"/>
              <w:rPr>
                <w:ins w:id="255" w:author="Dawson, Bre (ESI)" w:date="2020-03-23T12:24:00Z"/>
                <w:rFonts w:ascii="Arial" w:hAnsi="Arial" w:cs="Arial"/>
                <w:sz w:val="20"/>
                <w:lang w:eastAsia="zh-TW"/>
              </w:rPr>
            </w:pPr>
            <w:ins w:id="256" w:author="Dawson, Bre (ESI)" w:date="2020-03-23T12:24:00Z">
              <w:r w:rsidRPr="009344C4">
                <w:rPr>
                  <w:rFonts w:ascii="Arial" w:hAnsi="Arial" w:cs="Arial"/>
                  <w:sz w:val="20"/>
                  <w:lang w:eastAsia="zh-TW"/>
                </w:rPr>
                <w:t>Parental Partner HP</w:t>
              </w:r>
            </w:ins>
          </w:p>
        </w:tc>
        <w:tc>
          <w:tcPr>
            <w:tcW w:w="992" w:type="dxa"/>
            <w:tcBorders>
              <w:top w:val="single" w:sz="4" w:space="0" w:color="auto"/>
              <w:left w:val="single" w:sz="4" w:space="0" w:color="auto"/>
              <w:bottom w:val="single" w:sz="4" w:space="0" w:color="auto"/>
              <w:right w:val="single" w:sz="4" w:space="0" w:color="auto"/>
            </w:tcBorders>
            <w:vAlign w:val="center"/>
          </w:tcPr>
          <w:p w14:paraId="54F91708" w14:textId="77777777" w:rsidR="00497C2F" w:rsidRPr="00564A7F" w:rsidRDefault="00497C2F" w:rsidP="00BE221F">
            <w:pPr>
              <w:spacing w:before="40" w:after="40" w:line="240" w:lineRule="auto"/>
              <w:jc w:val="center"/>
              <w:rPr>
                <w:ins w:id="257" w:author="Dawson, Bre (ESI)" w:date="2020-03-23T12:24:00Z"/>
                <w:rFonts w:ascii="Arial" w:hAnsi="Arial" w:cs="Arial"/>
                <w:sz w:val="20"/>
                <w:lang w:eastAsia="zh-TW"/>
              </w:rPr>
            </w:pPr>
            <w:ins w:id="258" w:author="Dawson, Bre (ESI)" w:date="2020-03-23T12:24:00Z">
              <w:r>
                <w:rPr>
                  <w:rFonts w:ascii="Arial" w:hAnsi="Arial" w:cs="Arial"/>
                  <w:sz w:val="20"/>
                  <w:lang w:eastAsia="zh-TW"/>
                </w:rPr>
                <w:t>All</w:t>
              </w:r>
            </w:ins>
          </w:p>
        </w:tc>
        <w:tc>
          <w:tcPr>
            <w:tcW w:w="4395" w:type="dxa"/>
            <w:tcBorders>
              <w:top w:val="single" w:sz="4" w:space="0" w:color="auto"/>
              <w:left w:val="single" w:sz="4" w:space="0" w:color="auto"/>
              <w:bottom w:val="single" w:sz="4" w:space="0" w:color="auto"/>
              <w:right w:val="single" w:sz="4" w:space="0" w:color="auto"/>
            </w:tcBorders>
          </w:tcPr>
          <w:p w14:paraId="72F57CA6" w14:textId="77777777" w:rsidR="00497C2F" w:rsidRPr="00DC7BF9" w:rsidRDefault="00497C2F" w:rsidP="00BE221F">
            <w:pPr>
              <w:spacing w:before="40" w:after="40" w:line="240" w:lineRule="auto"/>
              <w:rPr>
                <w:ins w:id="259" w:author="Dawson, Bre (ESI)" w:date="2020-03-23T12:24:00Z"/>
                <w:rFonts w:ascii="Arial" w:hAnsi="Arial" w:cs="Arial"/>
                <w:sz w:val="20"/>
                <w:lang w:eastAsia="zh-TW"/>
              </w:rPr>
            </w:pPr>
            <w:ins w:id="260" w:author="Dawson, Bre (ESI)" w:date="2020-03-23T12:24:00Z">
              <w:r w:rsidRPr="00DC7BF9">
                <w:rPr>
                  <w:rFonts w:ascii="Arial" w:hAnsi="Arial" w:cs="Arial"/>
                  <w:sz w:val="20"/>
                  <w:lang w:eastAsia="zh-TW"/>
                </w:rPr>
                <w:t xml:space="preserve">Paid absence </w:t>
              </w:r>
            </w:ins>
          </w:p>
          <w:p w14:paraId="4EBBD7FA" w14:textId="77777777" w:rsidR="00497C2F" w:rsidRPr="006F4D27" w:rsidRDefault="00497C2F" w:rsidP="00BE221F">
            <w:pPr>
              <w:widowControl w:val="0"/>
              <w:spacing w:before="40" w:after="40" w:line="240" w:lineRule="auto"/>
              <w:jc w:val="both"/>
              <w:rPr>
                <w:ins w:id="261" w:author="Dawson, Bre (ESI)" w:date="2020-03-23T12:24:00Z"/>
                <w:rFonts w:ascii="Arial" w:hAnsi="Arial" w:cs="Arial"/>
                <w:sz w:val="20"/>
                <w:lang w:eastAsia="zh-TW"/>
              </w:rPr>
            </w:pPr>
            <w:ins w:id="262" w:author="Dawson, Bre (ESI)" w:date="2020-03-23T12:24:00Z">
              <w:r w:rsidRPr="006F4D27">
                <w:rPr>
                  <w:rFonts w:ascii="Arial" w:hAnsi="Arial" w:cs="Arial"/>
                  <w:sz w:val="20"/>
                  <w:lang w:eastAsia="zh-TW"/>
                </w:rPr>
                <w:t>Absence will not be valuated, paid as salary</w:t>
              </w:r>
            </w:ins>
          </w:p>
          <w:p w14:paraId="17596C69" w14:textId="77777777" w:rsidR="00497C2F" w:rsidRPr="006F4D27" w:rsidRDefault="00497C2F" w:rsidP="00BE221F">
            <w:pPr>
              <w:spacing w:before="40" w:after="40" w:line="240" w:lineRule="auto"/>
              <w:rPr>
                <w:ins w:id="263" w:author="Dawson, Bre (ESI)" w:date="2020-03-23T12:24:00Z"/>
                <w:rFonts w:ascii="Arial" w:hAnsi="Arial" w:cs="Arial"/>
                <w:sz w:val="20"/>
                <w:lang w:eastAsia="zh-TW"/>
              </w:rPr>
            </w:pPr>
            <w:ins w:id="264" w:author="Dawson, Bre (ESI)" w:date="2020-03-23T12:24:00Z">
              <w:r w:rsidRPr="006F4D27">
                <w:rPr>
                  <w:rFonts w:ascii="Arial" w:hAnsi="Arial" w:cs="Arial"/>
                  <w:sz w:val="20"/>
                  <w:lang w:eastAsia="zh-TW"/>
                </w:rPr>
                <w:t xml:space="preserve">Payslip displays dates/hours only </w:t>
              </w:r>
            </w:ins>
          </w:p>
          <w:p w14:paraId="5CA0C2C6" w14:textId="77777777" w:rsidR="00497C2F" w:rsidRPr="00DC7BF9" w:rsidRDefault="00497C2F" w:rsidP="00BE221F">
            <w:pPr>
              <w:spacing w:before="40" w:after="40" w:line="240" w:lineRule="auto"/>
              <w:rPr>
                <w:ins w:id="265" w:author="Dawson, Bre (ESI)" w:date="2020-03-23T12:24:00Z"/>
                <w:rFonts w:ascii="Arial" w:hAnsi="Arial" w:cs="Arial"/>
                <w:sz w:val="20"/>
                <w:lang w:eastAsia="zh-TW"/>
              </w:rPr>
            </w:pPr>
            <w:ins w:id="266" w:author="Dawson, Bre (ESI)" w:date="2020-03-23T12:24:00Z">
              <w:r w:rsidRPr="00DC7BF9">
                <w:rPr>
                  <w:rFonts w:ascii="Arial" w:hAnsi="Arial" w:cs="Arial"/>
                  <w:sz w:val="20"/>
                  <w:lang w:eastAsia="zh-TW"/>
                </w:rPr>
                <w:t xml:space="preserve">No quota entitlement </w:t>
              </w:r>
            </w:ins>
          </w:p>
          <w:p w14:paraId="1E5CFC79" w14:textId="77777777" w:rsidR="00497C2F" w:rsidRPr="00DC7BF9" w:rsidRDefault="00497C2F" w:rsidP="00BE221F">
            <w:pPr>
              <w:spacing w:before="40" w:after="40" w:line="240" w:lineRule="auto"/>
              <w:rPr>
                <w:ins w:id="267" w:author="Dawson, Bre (ESI)" w:date="2020-03-23T12:24:00Z"/>
                <w:rFonts w:ascii="Arial" w:hAnsi="Arial" w:cs="Arial"/>
                <w:sz w:val="20"/>
                <w:lang w:eastAsia="zh-TW"/>
              </w:rPr>
            </w:pPr>
            <w:ins w:id="268" w:author="Dawson, Bre (ESI)" w:date="2020-03-23T12:24:00Z">
              <w:r w:rsidRPr="00DC7BF9">
                <w:rPr>
                  <w:rFonts w:ascii="Arial" w:hAnsi="Arial" w:cs="Arial"/>
                  <w:sz w:val="20"/>
                  <w:lang w:eastAsia="zh-TW"/>
                </w:rPr>
                <w:t xml:space="preserve">No impact to accruals </w:t>
              </w:r>
            </w:ins>
          </w:p>
          <w:p w14:paraId="704E7FED" w14:textId="77777777" w:rsidR="00497C2F" w:rsidRPr="00DC7BF9" w:rsidRDefault="00497C2F" w:rsidP="00BE221F">
            <w:pPr>
              <w:spacing w:before="40" w:after="40" w:line="240" w:lineRule="auto"/>
              <w:rPr>
                <w:ins w:id="269" w:author="Dawson, Bre (ESI)" w:date="2020-03-23T12:24:00Z"/>
                <w:rFonts w:ascii="Arial" w:hAnsi="Arial" w:cs="Arial"/>
                <w:sz w:val="20"/>
                <w:lang w:eastAsia="zh-TW"/>
              </w:rPr>
            </w:pPr>
            <w:ins w:id="270" w:author="Dawson, Bre (ESI)" w:date="2020-03-23T12:24:00Z">
              <w:r w:rsidRPr="006F4D27">
                <w:rPr>
                  <w:rFonts w:ascii="Arial" w:hAnsi="Arial" w:cs="Arial"/>
                  <w:sz w:val="20"/>
                  <w:lang w:eastAsia="zh-TW"/>
                </w:rPr>
                <w:t>Not counted/paid on PH</w:t>
              </w:r>
            </w:ins>
          </w:p>
        </w:tc>
      </w:tr>
      <w:tr w:rsidR="00063D37" w:rsidRPr="00F1402B" w14:paraId="00270060"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33652D" w14:textId="2061279E" w:rsidR="00063D37" w:rsidRPr="00F304E0" w:rsidRDefault="00063D37" w:rsidP="00F304E0">
            <w:pPr>
              <w:spacing w:before="40" w:after="40" w:line="240" w:lineRule="auto"/>
              <w:jc w:val="center"/>
              <w:rPr>
                <w:rFonts w:ascii="Arial" w:hAnsi="Arial" w:cs="Arial"/>
                <w:sz w:val="20"/>
                <w:lang w:eastAsia="zh-TW"/>
              </w:rPr>
            </w:pPr>
            <w:bookmarkStart w:id="271" w:name="_Hlk35858677"/>
            <w:del w:id="272" w:author="Dawson, Bre (ESI)" w:date="2020-03-23T11:57:00Z">
              <w:r w:rsidRPr="00F304E0" w:rsidDel="003D7284">
                <w:rPr>
                  <w:rFonts w:ascii="Arial" w:hAnsi="Arial" w:cs="Arial"/>
                  <w:sz w:val="20"/>
                  <w:lang w:eastAsia="zh-TW"/>
                </w:rPr>
                <w:delText>4010</w:delText>
              </w:r>
            </w:del>
            <w:ins w:id="273" w:author="Dawson, Bre (ESI)" w:date="2020-03-23T11:57:00Z">
              <w:r w:rsidR="003D7284" w:rsidRPr="00F304E0">
                <w:rPr>
                  <w:rFonts w:ascii="Arial" w:hAnsi="Arial" w:cs="Arial"/>
                  <w:sz w:val="20"/>
                  <w:lang w:eastAsia="zh-TW"/>
                </w:rPr>
                <w:t>40</w:t>
              </w:r>
              <w:r w:rsidR="003D7284">
                <w:rPr>
                  <w:rFonts w:ascii="Arial" w:hAnsi="Arial" w:cs="Arial"/>
                  <w:sz w:val="20"/>
                  <w:lang w:eastAsia="zh-TW"/>
                </w:rPr>
                <w:t>0</w:t>
              </w:r>
              <w:r w:rsidR="003D7284" w:rsidRPr="00F304E0">
                <w:rPr>
                  <w:rFonts w:ascii="Arial" w:hAnsi="Arial" w:cs="Arial"/>
                  <w:sz w:val="20"/>
                  <w:lang w:eastAsia="zh-TW"/>
                </w:rPr>
                <w:t>0</w:t>
              </w:r>
            </w:ins>
          </w:p>
        </w:tc>
        <w:tc>
          <w:tcPr>
            <w:tcW w:w="2977" w:type="dxa"/>
            <w:tcBorders>
              <w:top w:val="single" w:sz="4" w:space="0" w:color="auto"/>
              <w:left w:val="single" w:sz="4" w:space="0" w:color="auto"/>
              <w:bottom w:val="single" w:sz="4" w:space="0" w:color="auto"/>
              <w:right w:val="single" w:sz="4" w:space="0" w:color="auto"/>
            </w:tcBorders>
            <w:vAlign w:val="center"/>
          </w:tcPr>
          <w:p w14:paraId="4ABD4870" w14:textId="77777777" w:rsidR="00063D37" w:rsidRPr="00F304E0" w:rsidRDefault="00063D37" w:rsidP="00F304E0">
            <w:pPr>
              <w:spacing w:before="40" w:after="40" w:line="240" w:lineRule="auto"/>
              <w:rPr>
                <w:rFonts w:ascii="Arial" w:hAnsi="Arial" w:cs="Arial"/>
                <w:sz w:val="20"/>
                <w:lang w:eastAsia="zh-TW"/>
              </w:rPr>
            </w:pPr>
            <w:r w:rsidRPr="00F304E0">
              <w:rPr>
                <w:rFonts w:ascii="Arial" w:hAnsi="Arial" w:cs="Arial"/>
                <w:sz w:val="20"/>
                <w:lang w:eastAsia="zh-TW"/>
              </w:rPr>
              <w:t>Assessment Leave</w:t>
            </w:r>
          </w:p>
        </w:tc>
        <w:tc>
          <w:tcPr>
            <w:tcW w:w="992" w:type="dxa"/>
            <w:tcBorders>
              <w:top w:val="single" w:sz="4" w:space="0" w:color="auto"/>
              <w:left w:val="single" w:sz="4" w:space="0" w:color="auto"/>
              <w:bottom w:val="single" w:sz="4" w:space="0" w:color="auto"/>
              <w:right w:val="single" w:sz="4" w:space="0" w:color="auto"/>
            </w:tcBorders>
            <w:vAlign w:val="center"/>
          </w:tcPr>
          <w:p w14:paraId="5A90C967" w14:textId="77777777" w:rsidR="00063D37" w:rsidRPr="00564A7F" w:rsidRDefault="00063D37" w:rsidP="00F304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7F8B50A7"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Paid absence </w:t>
            </w:r>
          </w:p>
          <w:p w14:paraId="1EA20783" w14:textId="77777777" w:rsidR="00063D37" w:rsidRPr="00DD5C0B" w:rsidRDefault="00063D37" w:rsidP="00DD5C0B">
            <w:pPr>
              <w:widowControl w:val="0"/>
              <w:spacing w:before="40" w:after="40" w:line="240" w:lineRule="auto"/>
              <w:jc w:val="both"/>
              <w:rPr>
                <w:rFonts w:ascii="Arial" w:hAnsi="Arial" w:cs="Arial"/>
                <w:sz w:val="20"/>
                <w:lang w:eastAsia="zh-TW"/>
              </w:rPr>
            </w:pPr>
            <w:r w:rsidRPr="00DD5C0B">
              <w:rPr>
                <w:rFonts w:ascii="Arial" w:hAnsi="Arial" w:cs="Arial"/>
                <w:sz w:val="20"/>
                <w:lang w:eastAsia="zh-TW"/>
              </w:rPr>
              <w:t>Absence will not be valuated, paid as salary</w:t>
            </w:r>
          </w:p>
          <w:p w14:paraId="4906F558" w14:textId="77777777" w:rsidR="00063D37" w:rsidRPr="00DD5C0B" w:rsidRDefault="00063D37" w:rsidP="00181FE0">
            <w:pPr>
              <w:spacing w:before="40" w:after="40" w:line="240" w:lineRule="auto"/>
              <w:rPr>
                <w:rFonts w:ascii="Arial" w:hAnsi="Arial" w:cs="Arial"/>
                <w:sz w:val="20"/>
                <w:lang w:eastAsia="zh-TW"/>
              </w:rPr>
            </w:pPr>
            <w:r w:rsidRPr="00DD5C0B">
              <w:rPr>
                <w:rFonts w:ascii="Arial" w:hAnsi="Arial" w:cs="Arial"/>
                <w:sz w:val="20"/>
                <w:lang w:eastAsia="zh-TW"/>
              </w:rPr>
              <w:t xml:space="preserve">Payslip displays dates/hours only </w:t>
            </w:r>
          </w:p>
          <w:p w14:paraId="2AFF191F" w14:textId="77777777" w:rsidR="00063D37" w:rsidRPr="00DC7BF9" w:rsidRDefault="00063D37" w:rsidP="00063D37">
            <w:pPr>
              <w:spacing w:before="40" w:after="40" w:line="240" w:lineRule="auto"/>
              <w:rPr>
                <w:rFonts w:ascii="Arial" w:hAnsi="Arial" w:cs="Arial"/>
                <w:sz w:val="20"/>
                <w:lang w:eastAsia="zh-TW"/>
              </w:rPr>
            </w:pPr>
            <w:r w:rsidRPr="00DC7BF9">
              <w:rPr>
                <w:rFonts w:ascii="Arial" w:hAnsi="Arial" w:cs="Arial"/>
                <w:sz w:val="20"/>
                <w:lang w:eastAsia="zh-TW"/>
              </w:rPr>
              <w:t xml:space="preserve">No quota entitlement </w:t>
            </w:r>
          </w:p>
          <w:p w14:paraId="1773802C"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No impact to accruals </w:t>
            </w:r>
          </w:p>
          <w:p w14:paraId="4508DD85" w14:textId="77777777" w:rsidR="00063D37" w:rsidRPr="00DC7BF9" w:rsidRDefault="003877E0" w:rsidP="00181FE0">
            <w:pPr>
              <w:spacing w:before="40" w:after="40" w:line="240" w:lineRule="auto"/>
              <w:rPr>
                <w:rFonts w:ascii="Arial" w:hAnsi="Arial" w:cs="Arial"/>
                <w:sz w:val="20"/>
                <w:lang w:eastAsia="zh-TW"/>
              </w:rPr>
            </w:pPr>
            <w:r w:rsidRPr="00DC7BF9">
              <w:rPr>
                <w:rFonts w:ascii="Arial" w:hAnsi="Arial" w:cs="Arial"/>
                <w:sz w:val="20"/>
                <w:lang w:eastAsia="zh-TW"/>
              </w:rPr>
              <w:t>Not counted/paid on PH</w:t>
            </w:r>
          </w:p>
        </w:tc>
      </w:tr>
      <w:bookmarkEnd w:id="271"/>
      <w:tr w:rsidR="00497C2F" w:rsidRPr="00F1402B" w14:paraId="6E596FC6" w14:textId="77777777" w:rsidTr="00BE221F">
        <w:trPr>
          <w:cantSplit/>
          <w:trHeight w:val="255"/>
          <w:ins w:id="274" w:author="Dawson, Bre (ESI)" w:date="2020-03-23T12:24:00Z"/>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B460F7" w14:textId="04EB9347" w:rsidR="00497C2F" w:rsidRPr="00F304E0" w:rsidRDefault="00497C2F" w:rsidP="00BE221F">
            <w:pPr>
              <w:spacing w:before="40" w:after="40" w:line="240" w:lineRule="auto"/>
              <w:jc w:val="center"/>
              <w:rPr>
                <w:ins w:id="275" w:author="Dawson, Bre (ESI)" w:date="2020-03-23T12:24:00Z"/>
                <w:rFonts w:ascii="Arial" w:hAnsi="Arial" w:cs="Arial"/>
                <w:sz w:val="20"/>
                <w:lang w:eastAsia="zh-TW"/>
              </w:rPr>
            </w:pPr>
            <w:ins w:id="276" w:author="Dawson, Bre (ESI)" w:date="2020-03-23T12:24:00Z">
              <w:r w:rsidRPr="00F304E0">
                <w:rPr>
                  <w:rFonts w:ascii="Arial" w:hAnsi="Arial" w:cs="Arial"/>
                  <w:sz w:val="20"/>
                  <w:lang w:eastAsia="zh-TW"/>
                </w:rPr>
                <w:t>40</w:t>
              </w:r>
              <w:r>
                <w:rPr>
                  <w:rFonts w:ascii="Arial" w:hAnsi="Arial" w:cs="Arial"/>
                  <w:sz w:val="20"/>
                  <w:lang w:eastAsia="zh-TW"/>
                </w:rPr>
                <w:t>01</w:t>
              </w:r>
            </w:ins>
          </w:p>
        </w:tc>
        <w:tc>
          <w:tcPr>
            <w:tcW w:w="2977" w:type="dxa"/>
            <w:tcBorders>
              <w:top w:val="single" w:sz="4" w:space="0" w:color="auto"/>
              <w:left w:val="single" w:sz="4" w:space="0" w:color="auto"/>
              <w:bottom w:val="single" w:sz="4" w:space="0" w:color="auto"/>
              <w:right w:val="single" w:sz="4" w:space="0" w:color="auto"/>
            </w:tcBorders>
            <w:vAlign w:val="center"/>
          </w:tcPr>
          <w:p w14:paraId="5CF8885E" w14:textId="65A83FF6" w:rsidR="00497C2F" w:rsidRPr="00F304E0" w:rsidRDefault="00497C2F" w:rsidP="00BE221F">
            <w:pPr>
              <w:spacing w:before="40" w:after="40" w:line="240" w:lineRule="auto"/>
              <w:rPr>
                <w:ins w:id="277" w:author="Dawson, Bre (ESI)" w:date="2020-03-23T12:24:00Z"/>
                <w:rFonts w:ascii="Arial" w:hAnsi="Arial" w:cs="Arial"/>
                <w:sz w:val="20"/>
                <w:lang w:eastAsia="zh-TW"/>
              </w:rPr>
            </w:pPr>
            <w:ins w:id="278" w:author="Dawson, Bre (ESI)" w:date="2020-03-23T12:24:00Z">
              <w:r w:rsidRPr="00497C2F">
                <w:rPr>
                  <w:rFonts w:ascii="Arial" w:hAnsi="Arial" w:cs="Arial"/>
                  <w:sz w:val="20"/>
                  <w:lang w:eastAsia="zh-TW"/>
                </w:rPr>
                <w:t>Bereavement Leave</w:t>
              </w:r>
            </w:ins>
          </w:p>
        </w:tc>
        <w:tc>
          <w:tcPr>
            <w:tcW w:w="992" w:type="dxa"/>
            <w:tcBorders>
              <w:top w:val="single" w:sz="4" w:space="0" w:color="auto"/>
              <w:left w:val="single" w:sz="4" w:space="0" w:color="auto"/>
              <w:bottom w:val="single" w:sz="4" w:space="0" w:color="auto"/>
              <w:right w:val="single" w:sz="4" w:space="0" w:color="auto"/>
            </w:tcBorders>
            <w:vAlign w:val="center"/>
          </w:tcPr>
          <w:p w14:paraId="45947789" w14:textId="77777777" w:rsidR="00497C2F" w:rsidRPr="00564A7F" w:rsidRDefault="00497C2F" w:rsidP="00BE221F">
            <w:pPr>
              <w:spacing w:before="40" w:after="40" w:line="240" w:lineRule="auto"/>
              <w:jc w:val="center"/>
              <w:rPr>
                <w:ins w:id="279" w:author="Dawson, Bre (ESI)" w:date="2020-03-23T12:24:00Z"/>
                <w:rFonts w:ascii="Arial" w:hAnsi="Arial" w:cs="Arial"/>
                <w:sz w:val="20"/>
                <w:lang w:eastAsia="zh-TW"/>
              </w:rPr>
            </w:pPr>
            <w:ins w:id="280" w:author="Dawson, Bre (ESI)" w:date="2020-03-23T12:24:00Z">
              <w:r>
                <w:rPr>
                  <w:rFonts w:ascii="Arial" w:hAnsi="Arial" w:cs="Arial"/>
                  <w:sz w:val="20"/>
                  <w:lang w:eastAsia="zh-TW"/>
                </w:rPr>
                <w:t>All</w:t>
              </w:r>
            </w:ins>
          </w:p>
        </w:tc>
        <w:tc>
          <w:tcPr>
            <w:tcW w:w="4395" w:type="dxa"/>
            <w:tcBorders>
              <w:top w:val="single" w:sz="4" w:space="0" w:color="auto"/>
              <w:left w:val="single" w:sz="4" w:space="0" w:color="auto"/>
              <w:bottom w:val="single" w:sz="4" w:space="0" w:color="auto"/>
              <w:right w:val="single" w:sz="4" w:space="0" w:color="auto"/>
            </w:tcBorders>
          </w:tcPr>
          <w:p w14:paraId="6BBA9723" w14:textId="77777777" w:rsidR="00497C2F" w:rsidRPr="00DC7BF9" w:rsidRDefault="00497C2F" w:rsidP="00BE221F">
            <w:pPr>
              <w:spacing w:before="40" w:after="40" w:line="240" w:lineRule="auto"/>
              <w:rPr>
                <w:ins w:id="281" w:author="Dawson, Bre (ESI)" w:date="2020-03-23T12:24:00Z"/>
                <w:rFonts w:ascii="Arial" w:hAnsi="Arial" w:cs="Arial"/>
                <w:sz w:val="20"/>
                <w:lang w:eastAsia="zh-TW"/>
              </w:rPr>
            </w:pPr>
            <w:ins w:id="282" w:author="Dawson, Bre (ESI)" w:date="2020-03-23T12:24:00Z">
              <w:r w:rsidRPr="00DC7BF9">
                <w:rPr>
                  <w:rFonts w:ascii="Arial" w:hAnsi="Arial" w:cs="Arial"/>
                  <w:sz w:val="20"/>
                  <w:lang w:eastAsia="zh-TW"/>
                </w:rPr>
                <w:t xml:space="preserve">Paid absence </w:t>
              </w:r>
            </w:ins>
          </w:p>
          <w:p w14:paraId="704507C8" w14:textId="77777777" w:rsidR="00497C2F" w:rsidRPr="00DD5C0B" w:rsidRDefault="00497C2F" w:rsidP="00BE221F">
            <w:pPr>
              <w:widowControl w:val="0"/>
              <w:spacing w:before="40" w:after="40" w:line="240" w:lineRule="auto"/>
              <w:jc w:val="both"/>
              <w:rPr>
                <w:ins w:id="283" w:author="Dawson, Bre (ESI)" w:date="2020-03-23T12:24:00Z"/>
                <w:rFonts w:ascii="Arial" w:hAnsi="Arial" w:cs="Arial"/>
                <w:sz w:val="20"/>
                <w:lang w:eastAsia="zh-TW"/>
              </w:rPr>
            </w:pPr>
            <w:ins w:id="284" w:author="Dawson, Bre (ESI)" w:date="2020-03-23T12:24:00Z">
              <w:r w:rsidRPr="00DD5C0B">
                <w:rPr>
                  <w:rFonts w:ascii="Arial" w:hAnsi="Arial" w:cs="Arial"/>
                  <w:sz w:val="20"/>
                  <w:lang w:eastAsia="zh-TW"/>
                </w:rPr>
                <w:t>Absence will not be valuated, paid as salary</w:t>
              </w:r>
            </w:ins>
          </w:p>
          <w:p w14:paraId="23487D6B" w14:textId="77777777" w:rsidR="00497C2F" w:rsidRPr="00DD5C0B" w:rsidRDefault="00497C2F" w:rsidP="00BE221F">
            <w:pPr>
              <w:spacing w:before="40" w:after="40" w:line="240" w:lineRule="auto"/>
              <w:rPr>
                <w:ins w:id="285" w:author="Dawson, Bre (ESI)" w:date="2020-03-23T12:24:00Z"/>
                <w:rFonts w:ascii="Arial" w:hAnsi="Arial" w:cs="Arial"/>
                <w:sz w:val="20"/>
                <w:lang w:eastAsia="zh-TW"/>
              </w:rPr>
            </w:pPr>
            <w:ins w:id="286" w:author="Dawson, Bre (ESI)" w:date="2020-03-23T12:24:00Z">
              <w:r w:rsidRPr="00DD5C0B">
                <w:rPr>
                  <w:rFonts w:ascii="Arial" w:hAnsi="Arial" w:cs="Arial"/>
                  <w:sz w:val="20"/>
                  <w:lang w:eastAsia="zh-TW"/>
                </w:rPr>
                <w:t xml:space="preserve">Payslip displays dates/hours only </w:t>
              </w:r>
            </w:ins>
          </w:p>
          <w:p w14:paraId="2F002BCB" w14:textId="77777777" w:rsidR="00497C2F" w:rsidRPr="00DC7BF9" w:rsidRDefault="00497C2F" w:rsidP="00BE221F">
            <w:pPr>
              <w:spacing w:before="40" w:after="40" w:line="240" w:lineRule="auto"/>
              <w:rPr>
                <w:ins w:id="287" w:author="Dawson, Bre (ESI)" w:date="2020-03-23T12:24:00Z"/>
                <w:rFonts w:ascii="Arial" w:hAnsi="Arial" w:cs="Arial"/>
                <w:sz w:val="20"/>
                <w:lang w:eastAsia="zh-TW"/>
              </w:rPr>
            </w:pPr>
            <w:ins w:id="288" w:author="Dawson, Bre (ESI)" w:date="2020-03-23T12:24:00Z">
              <w:r w:rsidRPr="00DC7BF9">
                <w:rPr>
                  <w:rFonts w:ascii="Arial" w:hAnsi="Arial" w:cs="Arial"/>
                  <w:sz w:val="20"/>
                  <w:lang w:eastAsia="zh-TW"/>
                </w:rPr>
                <w:t xml:space="preserve">No quota entitlement </w:t>
              </w:r>
            </w:ins>
          </w:p>
          <w:p w14:paraId="349CCDE2" w14:textId="77777777" w:rsidR="00497C2F" w:rsidRPr="00DC7BF9" w:rsidRDefault="00497C2F" w:rsidP="00BE221F">
            <w:pPr>
              <w:spacing w:before="40" w:after="40" w:line="240" w:lineRule="auto"/>
              <w:rPr>
                <w:ins w:id="289" w:author="Dawson, Bre (ESI)" w:date="2020-03-23T12:24:00Z"/>
                <w:rFonts w:ascii="Arial" w:hAnsi="Arial" w:cs="Arial"/>
                <w:sz w:val="20"/>
                <w:lang w:eastAsia="zh-TW"/>
              </w:rPr>
            </w:pPr>
            <w:ins w:id="290" w:author="Dawson, Bre (ESI)" w:date="2020-03-23T12:24:00Z">
              <w:r w:rsidRPr="00DC7BF9">
                <w:rPr>
                  <w:rFonts w:ascii="Arial" w:hAnsi="Arial" w:cs="Arial"/>
                  <w:sz w:val="20"/>
                  <w:lang w:eastAsia="zh-TW"/>
                </w:rPr>
                <w:t xml:space="preserve">No impact to accruals </w:t>
              </w:r>
            </w:ins>
          </w:p>
          <w:p w14:paraId="7E932759" w14:textId="77777777" w:rsidR="00497C2F" w:rsidRPr="00DC7BF9" w:rsidRDefault="00497C2F" w:rsidP="00BE221F">
            <w:pPr>
              <w:spacing w:before="40" w:after="40" w:line="240" w:lineRule="auto"/>
              <w:rPr>
                <w:ins w:id="291" w:author="Dawson, Bre (ESI)" w:date="2020-03-23T12:24:00Z"/>
                <w:rFonts w:ascii="Arial" w:hAnsi="Arial" w:cs="Arial"/>
                <w:sz w:val="20"/>
                <w:lang w:eastAsia="zh-TW"/>
              </w:rPr>
            </w:pPr>
            <w:ins w:id="292" w:author="Dawson, Bre (ESI)" w:date="2020-03-23T12:24:00Z">
              <w:r w:rsidRPr="00DC7BF9">
                <w:rPr>
                  <w:rFonts w:ascii="Arial" w:hAnsi="Arial" w:cs="Arial"/>
                  <w:sz w:val="20"/>
                  <w:lang w:eastAsia="zh-TW"/>
                </w:rPr>
                <w:t>Not counted/paid on PH</w:t>
              </w:r>
            </w:ins>
          </w:p>
        </w:tc>
      </w:tr>
      <w:tr w:rsidR="00063D37" w:rsidRPr="00F1402B" w14:paraId="17084153"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461A2B" w14:textId="61F327C6" w:rsidR="00063D37" w:rsidRPr="00F304E0" w:rsidRDefault="00063D37" w:rsidP="00F304E0">
            <w:pPr>
              <w:spacing w:before="40" w:after="40" w:line="240" w:lineRule="auto"/>
              <w:jc w:val="center"/>
              <w:rPr>
                <w:rFonts w:ascii="Arial" w:hAnsi="Arial" w:cs="Arial"/>
                <w:sz w:val="20"/>
                <w:lang w:eastAsia="zh-TW"/>
              </w:rPr>
            </w:pPr>
            <w:del w:id="293" w:author="Dawson, Bre (ESI)" w:date="2020-03-23T11:57:00Z">
              <w:r w:rsidRPr="00F304E0" w:rsidDel="003D7284">
                <w:rPr>
                  <w:rFonts w:ascii="Arial" w:hAnsi="Arial" w:cs="Arial"/>
                  <w:sz w:val="20"/>
                  <w:lang w:eastAsia="zh-TW"/>
                </w:rPr>
                <w:delText>4011</w:delText>
              </w:r>
            </w:del>
            <w:ins w:id="294" w:author="Dawson, Bre (ESI)" w:date="2020-03-23T11:57:00Z">
              <w:r w:rsidR="003D7284" w:rsidRPr="00F304E0">
                <w:rPr>
                  <w:rFonts w:ascii="Arial" w:hAnsi="Arial" w:cs="Arial"/>
                  <w:sz w:val="20"/>
                  <w:lang w:eastAsia="zh-TW"/>
                </w:rPr>
                <w:t>40</w:t>
              </w:r>
              <w:r w:rsidR="003D7284">
                <w:rPr>
                  <w:rFonts w:ascii="Arial" w:hAnsi="Arial" w:cs="Arial"/>
                  <w:sz w:val="20"/>
                  <w:lang w:eastAsia="zh-TW"/>
                </w:rPr>
                <w:t>02</w:t>
              </w:r>
            </w:ins>
          </w:p>
        </w:tc>
        <w:tc>
          <w:tcPr>
            <w:tcW w:w="2977" w:type="dxa"/>
            <w:tcBorders>
              <w:top w:val="single" w:sz="4" w:space="0" w:color="auto"/>
              <w:left w:val="single" w:sz="4" w:space="0" w:color="auto"/>
              <w:bottom w:val="single" w:sz="4" w:space="0" w:color="auto"/>
              <w:right w:val="single" w:sz="4" w:space="0" w:color="auto"/>
            </w:tcBorders>
            <w:vAlign w:val="center"/>
          </w:tcPr>
          <w:p w14:paraId="6366E5C5" w14:textId="77777777" w:rsidR="00063D37" w:rsidRPr="00F304E0" w:rsidRDefault="00063D37" w:rsidP="00F304E0">
            <w:pPr>
              <w:spacing w:before="40" w:after="40" w:line="240" w:lineRule="auto"/>
              <w:rPr>
                <w:rFonts w:ascii="Arial" w:hAnsi="Arial" w:cs="Arial"/>
                <w:sz w:val="20"/>
                <w:lang w:eastAsia="zh-TW"/>
              </w:rPr>
            </w:pPr>
            <w:r w:rsidRPr="00F304E0">
              <w:rPr>
                <w:rFonts w:ascii="Arial" w:hAnsi="Arial" w:cs="Arial"/>
                <w:sz w:val="20"/>
                <w:lang w:eastAsia="zh-TW"/>
              </w:rPr>
              <w:t>Blood Donor Leave</w:t>
            </w:r>
          </w:p>
        </w:tc>
        <w:tc>
          <w:tcPr>
            <w:tcW w:w="992" w:type="dxa"/>
            <w:tcBorders>
              <w:top w:val="single" w:sz="4" w:space="0" w:color="auto"/>
              <w:left w:val="single" w:sz="4" w:space="0" w:color="auto"/>
              <w:bottom w:val="single" w:sz="4" w:space="0" w:color="auto"/>
              <w:right w:val="single" w:sz="4" w:space="0" w:color="auto"/>
            </w:tcBorders>
            <w:vAlign w:val="center"/>
          </w:tcPr>
          <w:p w14:paraId="7D89B26B" w14:textId="77777777" w:rsidR="00063D37" w:rsidRPr="00564A7F" w:rsidRDefault="00063D37" w:rsidP="00181F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268EBCBE"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Paid absence </w:t>
            </w:r>
          </w:p>
          <w:p w14:paraId="4CEB80E4" w14:textId="77777777" w:rsidR="00063D37" w:rsidRPr="006F4D27" w:rsidRDefault="00063D37" w:rsidP="00A22E7E">
            <w:pPr>
              <w:widowControl w:val="0"/>
              <w:spacing w:before="40" w:after="40" w:line="240" w:lineRule="auto"/>
              <w:jc w:val="both"/>
              <w:rPr>
                <w:rFonts w:ascii="Arial" w:hAnsi="Arial" w:cs="Arial"/>
                <w:sz w:val="20"/>
                <w:lang w:eastAsia="zh-TW"/>
              </w:rPr>
            </w:pPr>
            <w:r w:rsidRPr="006F4D27">
              <w:rPr>
                <w:rFonts w:ascii="Arial" w:hAnsi="Arial" w:cs="Arial"/>
                <w:sz w:val="20"/>
                <w:lang w:eastAsia="zh-TW"/>
              </w:rPr>
              <w:t>Absence will not be valuated, paid as salary</w:t>
            </w:r>
          </w:p>
          <w:p w14:paraId="01BC89B1" w14:textId="77777777" w:rsidR="00063D37" w:rsidRPr="006F4D27" w:rsidRDefault="00063D37" w:rsidP="00181FE0">
            <w:pPr>
              <w:spacing w:before="40" w:after="40" w:line="240" w:lineRule="auto"/>
              <w:rPr>
                <w:rFonts w:ascii="Arial" w:hAnsi="Arial" w:cs="Arial"/>
                <w:sz w:val="20"/>
                <w:lang w:eastAsia="zh-TW"/>
              </w:rPr>
            </w:pPr>
            <w:r w:rsidRPr="006F4D27">
              <w:rPr>
                <w:rFonts w:ascii="Arial" w:hAnsi="Arial" w:cs="Arial"/>
                <w:sz w:val="20"/>
                <w:lang w:eastAsia="zh-TW"/>
              </w:rPr>
              <w:t xml:space="preserve">Payslip displays dates/hours only </w:t>
            </w:r>
          </w:p>
          <w:p w14:paraId="38FAFD21"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No quota entitlement </w:t>
            </w:r>
          </w:p>
          <w:p w14:paraId="0FCDACD1"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No impact to accruals </w:t>
            </w:r>
          </w:p>
          <w:p w14:paraId="606B7F87" w14:textId="77777777" w:rsidR="00063D37" w:rsidRPr="00DC7BF9" w:rsidRDefault="003877E0" w:rsidP="00181FE0">
            <w:pPr>
              <w:spacing w:before="40" w:after="40" w:line="240" w:lineRule="auto"/>
              <w:rPr>
                <w:rFonts w:ascii="Arial" w:hAnsi="Arial" w:cs="Arial"/>
                <w:sz w:val="20"/>
                <w:lang w:eastAsia="zh-TW"/>
              </w:rPr>
            </w:pPr>
            <w:r w:rsidRPr="00DC7BF9">
              <w:rPr>
                <w:rFonts w:ascii="Arial" w:hAnsi="Arial" w:cs="Arial"/>
                <w:sz w:val="20"/>
                <w:lang w:eastAsia="zh-TW"/>
              </w:rPr>
              <w:t>Not counted/paid on PH</w:t>
            </w:r>
          </w:p>
        </w:tc>
      </w:tr>
      <w:tr w:rsidR="00063D37" w:rsidRPr="00F1402B" w14:paraId="6BE9CE36"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BEDA7B" w14:textId="56E82B62" w:rsidR="00063D37" w:rsidRPr="00F304E0" w:rsidRDefault="00063D37" w:rsidP="00F304E0">
            <w:pPr>
              <w:spacing w:before="40" w:after="40" w:line="240" w:lineRule="auto"/>
              <w:jc w:val="center"/>
              <w:rPr>
                <w:rFonts w:ascii="Arial" w:hAnsi="Arial" w:cs="Arial"/>
                <w:sz w:val="20"/>
                <w:lang w:eastAsia="zh-TW"/>
              </w:rPr>
            </w:pPr>
            <w:del w:id="295" w:author="Dawson, Bre (ESI)" w:date="2020-03-23T11:57:00Z">
              <w:r w:rsidRPr="00F304E0" w:rsidDel="003D7284">
                <w:rPr>
                  <w:rFonts w:ascii="Arial" w:hAnsi="Arial" w:cs="Arial"/>
                  <w:sz w:val="20"/>
                  <w:lang w:eastAsia="zh-TW"/>
                </w:rPr>
                <w:delText>4012</w:delText>
              </w:r>
            </w:del>
            <w:ins w:id="296" w:author="Dawson, Bre (ESI)" w:date="2020-03-23T11:57:00Z">
              <w:r w:rsidR="003D7284" w:rsidRPr="00F304E0">
                <w:rPr>
                  <w:rFonts w:ascii="Arial" w:hAnsi="Arial" w:cs="Arial"/>
                  <w:sz w:val="20"/>
                  <w:lang w:eastAsia="zh-TW"/>
                </w:rPr>
                <w:t>40</w:t>
              </w:r>
              <w:r w:rsidR="003D7284">
                <w:rPr>
                  <w:rFonts w:ascii="Arial" w:hAnsi="Arial" w:cs="Arial"/>
                  <w:sz w:val="20"/>
                  <w:lang w:eastAsia="zh-TW"/>
                </w:rPr>
                <w:t>03</w:t>
              </w:r>
            </w:ins>
          </w:p>
        </w:tc>
        <w:tc>
          <w:tcPr>
            <w:tcW w:w="2977" w:type="dxa"/>
            <w:tcBorders>
              <w:top w:val="single" w:sz="4" w:space="0" w:color="auto"/>
              <w:left w:val="single" w:sz="4" w:space="0" w:color="auto"/>
              <w:bottom w:val="single" w:sz="4" w:space="0" w:color="auto"/>
              <w:right w:val="single" w:sz="4" w:space="0" w:color="auto"/>
            </w:tcBorders>
            <w:vAlign w:val="center"/>
          </w:tcPr>
          <w:p w14:paraId="5ED0658B" w14:textId="77777777" w:rsidR="00063D37" w:rsidRPr="00F304E0" w:rsidRDefault="00063D37" w:rsidP="00F304E0">
            <w:pPr>
              <w:spacing w:before="40" w:after="40" w:line="240" w:lineRule="auto"/>
              <w:rPr>
                <w:rFonts w:ascii="Arial" w:hAnsi="Arial" w:cs="Arial"/>
                <w:sz w:val="20"/>
                <w:lang w:eastAsia="zh-TW"/>
              </w:rPr>
            </w:pPr>
            <w:r w:rsidRPr="00F304E0">
              <w:rPr>
                <w:rFonts w:ascii="Arial" w:hAnsi="Arial" w:cs="Arial"/>
                <w:sz w:val="20"/>
                <w:lang w:eastAsia="zh-TW"/>
              </w:rPr>
              <w:t>Changing Residence Leave</w:t>
            </w:r>
          </w:p>
        </w:tc>
        <w:tc>
          <w:tcPr>
            <w:tcW w:w="992" w:type="dxa"/>
            <w:tcBorders>
              <w:top w:val="single" w:sz="4" w:space="0" w:color="auto"/>
              <w:left w:val="single" w:sz="4" w:space="0" w:color="auto"/>
              <w:bottom w:val="single" w:sz="4" w:space="0" w:color="auto"/>
              <w:right w:val="single" w:sz="4" w:space="0" w:color="auto"/>
            </w:tcBorders>
            <w:vAlign w:val="center"/>
          </w:tcPr>
          <w:p w14:paraId="7BD45C8F" w14:textId="77777777" w:rsidR="00063D37" w:rsidRPr="00564A7F" w:rsidRDefault="00063D37" w:rsidP="00181F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1CEFDCB4"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Paid absence </w:t>
            </w:r>
          </w:p>
          <w:p w14:paraId="38F29785" w14:textId="77777777" w:rsidR="00063D37" w:rsidRPr="006F4D27" w:rsidRDefault="00063D37" w:rsidP="00A22E7E">
            <w:pPr>
              <w:widowControl w:val="0"/>
              <w:spacing w:before="40" w:after="40" w:line="240" w:lineRule="auto"/>
              <w:jc w:val="both"/>
              <w:rPr>
                <w:rFonts w:ascii="Arial" w:hAnsi="Arial" w:cs="Arial"/>
                <w:sz w:val="20"/>
                <w:lang w:eastAsia="zh-TW"/>
              </w:rPr>
            </w:pPr>
            <w:r w:rsidRPr="006F4D27">
              <w:rPr>
                <w:rFonts w:ascii="Arial" w:hAnsi="Arial" w:cs="Arial"/>
                <w:sz w:val="20"/>
                <w:lang w:eastAsia="zh-TW"/>
              </w:rPr>
              <w:t>Absence will not be valuated, paid as salary</w:t>
            </w:r>
          </w:p>
          <w:p w14:paraId="4DAB90A6" w14:textId="77777777" w:rsidR="00063D37" w:rsidRPr="006F4D27" w:rsidRDefault="00063D37" w:rsidP="00181FE0">
            <w:pPr>
              <w:spacing w:before="40" w:after="40" w:line="240" w:lineRule="auto"/>
              <w:rPr>
                <w:rFonts w:ascii="Arial" w:hAnsi="Arial" w:cs="Arial"/>
                <w:sz w:val="20"/>
                <w:lang w:eastAsia="zh-TW"/>
              </w:rPr>
            </w:pPr>
            <w:r w:rsidRPr="006F4D27">
              <w:rPr>
                <w:rFonts w:ascii="Arial" w:hAnsi="Arial" w:cs="Arial"/>
                <w:sz w:val="20"/>
                <w:lang w:eastAsia="zh-TW"/>
              </w:rPr>
              <w:t xml:space="preserve">Payslip displays dates/hours only </w:t>
            </w:r>
          </w:p>
          <w:p w14:paraId="49D90725"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No quota entitlement </w:t>
            </w:r>
          </w:p>
          <w:p w14:paraId="25F4044A"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No impact to accruals </w:t>
            </w:r>
          </w:p>
          <w:p w14:paraId="1D55494D" w14:textId="77777777" w:rsidR="00063D37" w:rsidRPr="00DC7BF9" w:rsidRDefault="003877E0" w:rsidP="00181FE0">
            <w:pPr>
              <w:spacing w:before="40" w:after="40" w:line="240" w:lineRule="auto"/>
              <w:rPr>
                <w:rFonts w:ascii="Arial" w:hAnsi="Arial" w:cs="Arial"/>
                <w:sz w:val="20"/>
                <w:lang w:eastAsia="zh-TW"/>
              </w:rPr>
            </w:pPr>
            <w:r w:rsidRPr="00DC7BF9">
              <w:rPr>
                <w:rFonts w:ascii="Arial" w:hAnsi="Arial" w:cs="Arial"/>
                <w:sz w:val="20"/>
                <w:lang w:eastAsia="zh-TW"/>
              </w:rPr>
              <w:t>Not counted/paid on PH</w:t>
            </w:r>
          </w:p>
        </w:tc>
      </w:tr>
      <w:tr w:rsidR="00063D37" w:rsidRPr="00F1402B" w14:paraId="4F39B0C4"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98D326" w14:textId="4D0B8A1C" w:rsidR="00063D37" w:rsidRPr="00F304E0" w:rsidRDefault="00063D37" w:rsidP="00F304E0">
            <w:pPr>
              <w:spacing w:before="40" w:after="40" w:line="240" w:lineRule="auto"/>
              <w:jc w:val="center"/>
              <w:rPr>
                <w:rFonts w:ascii="Arial" w:hAnsi="Arial" w:cs="Arial"/>
                <w:sz w:val="20"/>
                <w:lang w:eastAsia="zh-TW"/>
              </w:rPr>
            </w:pPr>
            <w:del w:id="297" w:author="Dawson, Bre (ESI)" w:date="2020-03-23T11:57:00Z">
              <w:r w:rsidRPr="00F304E0" w:rsidDel="003D7284">
                <w:rPr>
                  <w:rFonts w:ascii="Arial" w:hAnsi="Arial" w:cs="Arial"/>
                  <w:sz w:val="20"/>
                  <w:lang w:eastAsia="zh-TW"/>
                </w:rPr>
                <w:delText>4013</w:delText>
              </w:r>
            </w:del>
            <w:ins w:id="298" w:author="Dawson, Bre (ESI)" w:date="2020-03-23T11:57:00Z">
              <w:r w:rsidR="003D7284" w:rsidRPr="00F304E0">
                <w:rPr>
                  <w:rFonts w:ascii="Arial" w:hAnsi="Arial" w:cs="Arial"/>
                  <w:sz w:val="20"/>
                  <w:lang w:eastAsia="zh-TW"/>
                </w:rPr>
                <w:t>40</w:t>
              </w:r>
              <w:r w:rsidR="003D7284">
                <w:rPr>
                  <w:rFonts w:ascii="Arial" w:hAnsi="Arial" w:cs="Arial"/>
                  <w:sz w:val="20"/>
                  <w:lang w:eastAsia="zh-TW"/>
                </w:rPr>
                <w:t>04</w:t>
              </w:r>
            </w:ins>
          </w:p>
        </w:tc>
        <w:tc>
          <w:tcPr>
            <w:tcW w:w="2977" w:type="dxa"/>
            <w:tcBorders>
              <w:top w:val="single" w:sz="4" w:space="0" w:color="auto"/>
              <w:left w:val="single" w:sz="4" w:space="0" w:color="auto"/>
              <w:bottom w:val="single" w:sz="4" w:space="0" w:color="auto"/>
              <w:right w:val="single" w:sz="4" w:space="0" w:color="auto"/>
            </w:tcBorders>
            <w:vAlign w:val="center"/>
          </w:tcPr>
          <w:p w14:paraId="18E91114" w14:textId="77777777" w:rsidR="00063D37" w:rsidRPr="00F304E0" w:rsidRDefault="00063D37" w:rsidP="00F304E0">
            <w:pPr>
              <w:spacing w:before="40" w:after="40" w:line="240" w:lineRule="auto"/>
              <w:rPr>
                <w:rFonts w:ascii="Arial" w:hAnsi="Arial" w:cs="Arial"/>
                <w:sz w:val="20"/>
                <w:lang w:eastAsia="zh-TW"/>
              </w:rPr>
            </w:pPr>
            <w:r w:rsidRPr="00F304E0">
              <w:rPr>
                <w:rFonts w:ascii="Arial" w:hAnsi="Arial" w:cs="Arial"/>
                <w:sz w:val="20"/>
                <w:lang w:eastAsia="zh-TW"/>
              </w:rPr>
              <w:t>Compassionate Leave</w:t>
            </w:r>
          </w:p>
        </w:tc>
        <w:tc>
          <w:tcPr>
            <w:tcW w:w="992" w:type="dxa"/>
            <w:tcBorders>
              <w:top w:val="single" w:sz="4" w:space="0" w:color="auto"/>
              <w:left w:val="single" w:sz="4" w:space="0" w:color="auto"/>
              <w:bottom w:val="single" w:sz="4" w:space="0" w:color="auto"/>
              <w:right w:val="single" w:sz="4" w:space="0" w:color="auto"/>
            </w:tcBorders>
            <w:vAlign w:val="center"/>
          </w:tcPr>
          <w:p w14:paraId="4040EF8D" w14:textId="77777777" w:rsidR="00063D37" w:rsidRPr="00564A7F" w:rsidRDefault="00063D37" w:rsidP="00181F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1632D269"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Paid absence </w:t>
            </w:r>
          </w:p>
          <w:p w14:paraId="36BEC5FC" w14:textId="77777777" w:rsidR="00063D37" w:rsidRPr="006F4D27" w:rsidRDefault="00063D37" w:rsidP="00A22E7E">
            <w:pPr>
              <w:widowControl w:val="0"/>
              <w:spacing w:before="40" w:after="40" w:line="240" w:lineRule="auto"/>
              <w:jc w:val="both"/>
              <w:rPr>
                <w:rFonts w:ascii="Arial" w:hAnsi="Arial" w:cs="Arial"/>
                <w:sz w:val="20"/>
                <w:lang w:eastAsia="zh-TW"/>
              </w:rPr>
            </w:pPr>
            <w:r w:rsidRPr="006F4D27">
              <w:rPr>
                <w:rFonts w:ascii="Arial" w:hAnsi="Arial" w:cs="Arial"/>
                <w:sz w:val="20"/>
                <w:lang w:eastAsia="zh-TW"/>
              </w:rPr>
              <w:t>Absence will not be valuated, paid as salary</w:t>
            </w:r>
          </w:p>
          <w:p w14:paraId="4FBE2518" w14:textId="77777777" w:rsidR="00063D37" w:rsidRPr="006F4D27" w:rsidRDefault="00063D37" w:rsidP="00181FE0">
            <w:pPr>
              <w:spacing w:before="40" w:after="40" w:line="240" w:lineRule="auto"/>
              <w:rPr>
                <w:rFonts w:ascii="Arial" w:hAnsi="Arial" w:cs="Arial"/>
                <w:sz w:val="20"/>
                <w:lang w:eastAsia="zh-TW"/>
              </w:rPr>
            </w:pPr>
            <w:r w:rsidRPr="006F4D27">
              <w:rPr>
                <w:rFonts w:ascii="Arial" w:hAnsi="Arial" w:cs="Arial"/>
                <w:sz w:val="20"/>
                <w:lang w:eastAsia="zh-TW"/>
              </w:rPr>
              <w:t xml:space="preserve">Payslip displays dates/hours only </w:t>
            </w:r>
          </w:p>
          <w:p w14:paraId="4CA1EDAC"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No quota entitlement </w:t>
            </w:r>
          </w:p>
          <w:p w14:paraId="7B27C529"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No impact to accruals </w:t>
            </w:r>
          </w:p>
          <w:p w14:paraId="3FC3A264" w14:textId="77777777" w:rsidR="00063D37" w:rsidRPr="00DC7BF9" w:rsidRDefault="003877E0" w:rsidP="00181FE0">
            <w:pPr>
              <w:spacing w:before="40" w:after="40" w:line="240" w:lineRule="auto"/>
              <w:rPr>
                <w:rFonts w:ascii="Arial" w:hAnsi="Arial" w:cs="Arial"/>
                <w:sz w:val="20"/>
                <w:lang w:eastAsia="zh-TW"/>
              </w:rPr>
            </w:pPr>
            <w:r w:rsidRPr="00DC7BF9">
              <w:rPr>
                <w:rFonts w:ascii="Arial" w:hAnsi="Arial" w:cs="Arial"/>
                <w:sz w:val="20"/>
                <w:lang w:eastAsia="zh-TW"/>
              </w:rPr>
              <w:t>Not counted/paid on PH</w:t>
            </w:r>
          </w:p>
        </w:tc>
      </w:tr>
      <w:tr w:rsidR="00063D37" w:rsidRPr="00F1402B" w14:paraId="6D99BCAF"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3F3241" w14:textId="6CF37BB3" w:rsidR="00063D37" w:rsidRPr="00F304E0" w:rsidRDefault="00063D37" w:rsidP="00F304E0">
            <w:pPr>
              <w:spacing w:before="40" w:after="40" w:line="240" w:lineRule="auto"/>
              <w:jc w:val="center"/>
              <w:rPr>
                <w:rFonts w:ascii="Arial" w:hAnsi="Arial" w:cs="Arial"/>
                <w:sz w:val="20"/>
                <w:lang w:eastAsia="zh-TW"/>
              </w:rPr>
            </w:pPr>
            <w:del w:id="299" w:author="Dawson, Bre (ESI)" w:date="2020-03-23T11:58:00Z">
              <w:r w:rsidRPr="00F304E0" w:rsidDel="003D7284">
                <w:rPr>
                  <w:rFonts w:ascii="Arial" w:hAnsi="Arial" w:cs="Arial"/>
                  <w:sz w:val="20"/>
                  <w:lang w:eastAsia="zh-TW"/>
                </w:rPr>
                <w:lastRenderedPageBreak/>
                <w:delText>4014</w:delText>
              </w:r>
            </w:del>
            <w:ins w:id="300" w:author="Dawson, Bre (ESI)" w:date="2020-03-23T11:58:00Z">
              <w:r w:rsidR="003D7284" w:rsidRPr="00F304E0">
                <w:rPr>
                  <w:rFonts w:ascii="Arial" w:hAnsi="Arial" w:cs="Arial"/>
                  <w:sz w:val="20"/>
                  <w:lang w:eastAsia="zh-TW"/>
                </w:rPr>
                <w:t>40</w:t>
              </w:r>
              <w:r w:rsidR="003D7284">
                <w:rPr>
                  <w:rFonts w:ascii="Arial" w:hAnsi="Arial" w:cs="Arial"/>
                  <w:sz w:val="20"/>
                  <w:lang w:eastAsia="zh-TW"/>
                </w:rPr>
                <w:t>05</w:t>
              </w:r>
            </w:ins>
          </w:p>
        </w:tc>
        <w:tc>
          <w:tcPr>
            <w:tcW w:w="2977" w:type="dxa"/>
            <w:tcBorders>
              <w:top w:val="single" w:sz="4" w:space="0" w:color="auto"/>
              <w:left w:val="single" w:sz="4" w:space="0" w:color="auto"/>
              <w:bottom w:val="single" w:sz="4" w:space="0" w:color="auto"/>
              <w:right w:val="single" w:sz="4" w:space="0" w:color="auto"/>
            </w:tcBorders>
            <w:vAlign w:val="center"/>
          </w:tcPr>
          <w:p w14:paraId="5A77ECC2" w14:textId="23CBDA34" w:rsidR="00063D37" w:rsidRPr="00F304E0" w:rsidRDefault="003D7284" w:rsidP="00F304E0">
            <w:pPr>
              <w:spacing w:before="40" w:after="40" w:line="240" w:lineRule="auto"/>
              <w:rPr>
                <w:rFonts w:ascii="Arial" w:hAnsi="Arial" w:cs="Arial"/>
                <w:sz w:val="20"/>
                <w:lang w:eastAsia="zh-TW"/>
              </w:rPr>
            </w:pPr>
            <w:ins w:id="301" w:author="Dawson, Bre (ESI)" w:date="2020-03-23T11:58:00Z">
              <w:r w:rsidRPr="003D7284">
                <w:rPr>
                  <w:rFonts w:ascii="Arial" w:hAnsi="Arial" w:cs="Arial"/>
                  <w:sz w:val="20"/>
                  <w:lang w:eastAsia="zh-TW"/>
                </w:rPr>
                <w:t>Jury/Court Attendance</w:t>
              </w:r>
            </w:ins>
            <w:del w:id="302" w:author="Dawson, Bre (ESI)" w:date="2020-03-23T11:58:00Z">
              <w:r w:rsidR="00063D37" w:rsidRPr="00F304E0" w:rsidDel="003D7284">
                <w:rPr>
                  <w:rFonts w:ascii="Arial" w:hAnsi="Arial" w:cs="Arial"/>
                  <w:sz w:val="20"/>
                  <w:lang w:eastAsia="zh-TW"/>
                </w:rPr>
                <w:delText>Court Attendance Leave</w:delText>
              </w:r>
            </w:del>
          </w:p>
        </w:tc>
        <w:tc>
          <w:tcPr>
            <w:tcW w:w="992" w:type="dxa"/>
            <w:tcBorders>
              <w:top w:val="single" w:sz="4" w:space="0" w:color="auto"/>
              <w:left w:val="single" w:sz="4" w:space="0" w:color="auto"/>
              <w:bottom w:val="single" w:sz="4" w:space="0" w:color="auto"/>
              <w:right w:val="single" w:sz="4" w:space="0" w:color="auto"/>
            </w:tcBorders>
            <w:vAlign w:val="center"/>
          </w:tcPr>
          <w:p w14:paraId="45C2C623" w14:textId="77777777" w:rsidR="00063D37" w:rsidRPr="00564A7F" w:rsidRDefault="00063D37" w:rsidP="00181F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5C3809A0"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Paid absence </w:t>
            </w:r>
          </w:p>
          <w:p w14:paraId="6CD621F4" w14:textId="77777777" w:rsidR="00063D37" w:rsidRPr="006F4D27" w:rsidRDefault="00063D37" w:rsidP="00A22E7E">
            <w:pPr>
              <w:widowControl w:val="0"/>
              <w:spacing w:before="40" w:after="40" w:line="240" w:lineRule="auto"/>
              <w:jc w:val="both"/>
              <w:rPr>
                <w:rFonts w:ascii="Arial" w:hAnsi="Arial" w:cs="Arial"/>
                <w:sz w:val="20"/>
                <w:lang w:eastAsia="zh-TW"/>
              </w:rPr>
            </w:pPr>
            <w:r w:rsidRPr="006F4D27">
              <w:rPr>
                <w:rFonts w:ascii="Arial" w:hAnsi="Arial" w:cs="Arial"/>
                <w:sz w:val="20"/>
                <w:lang w:eastAsia="zh-TW"/>
              </w:rPr>
              <w:t>Absence will not be valuated, paid as salary</w:t>
            </w:r>
          </w:p>
          <w:p w14:paraId="6DE17DE1" w14:textId="77777777" w:rsidR="00063D37" w:rsidRPr="006F4D27" w:rsidRDefault="00063D37" w:rsidP="00181FE0">
            <w:pPr>
              <w:spacing w:before="40" w:after="40" w:line="240" w:lineRule="auto"/>
              <w:rPr>
                <w:rFonts w:ascii="Arial" w:hAnsi="Arial" w:cs="Arial"/>
                <w:sz w:val="20"/>
                <w:lang w:eastAsia="zh-TW"/>
              </w:rPr>
            </w:pPr>
            <w:r w:rsidRPr="006F4D27">
              <w:rPr>
                <w:rFonts w:ascii="Arial" w:hAnsi="Arial" w:cs="Arial"/>
                <w:sz w:val="20"/>
                <w:lang w:eastAsia="zh-TW"/>
              </w:rPr>
              <w:t xml:space="preserve">Payslip displays dates/hours only </w:t>
            </w:r>
          </w:p>
          <w:p w14:paraId="7EA724D5"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No quota entitlement </w:t>
            </w:r>
          </w:p>
          <w:p w14:paraId="6D3D0892"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No impact to accruals </w:t>
            </w:r>
          </w:p>
          <w:p w14:paraId="597EB95B" w14:textId="77777777" w:rsidR="00063D37" w:rsidRPr="00DC7BF9" w:rsidRDefault="003877E0" w:rsidP="00181FE0">
            <w:pPr>
              <w:spacing w:before="40" w:after="40" w:line="240" w:lineRule="auto"/>
              <w:rPr>
                <w:rFonts w:ascii="Arial" w:hAnsi="Arial" w:cs="Arial"/>
                <w:sz w:val="20"/>
                <w:lang w:eastAsia="zh-TW"/>
              </w:rPr>
            </w:pPr>
            <w:r w:rsidRPr="00DC7BF9">
              <w:rPr>
                <w:rFonts w:ascii="Arial" w:hAnsi="Arial" w:cs="Arial"/>
                <w:sz w:val="20"/>
                <w:lang w:eastAsia="zh-TW"/>
              </w:rPr>
              <w:t>Not counted/paid on PH</w:t>
            </w:r>
          </w:p>
        </w:tc>
      </w:tr>
      <w:tr w:rsidR="00063D37" w:rsidRPr="00F1402B" w14:paraId="7CB670A6"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E8839B" w14:textId="1DDD5552" w:rsidR="00063D37" w:rsidRPr="00F304E0" w:rsidRDefault="00063D37" w:rsidP="00F304E0">
            <w:pPr>
              <w:spacing w:before="40" w:after="40" w:line="240" w:lineRule="auto"/>
              <w:jc w:val="center"/>
              <w:rPr>
                <w:rFonts w:ascii="Arial" w:hAnsi="Arial" w:cs="Arial"/>
                <w:sz w:val="20"/>
                <w:lang w:eastAsia="zh-TW"/>
              </w:rPr>
            </w:pPr>
            <w:del w:id="303" w:author="Dawson, Bre (ESI)" w:date="2020-03-23T11:58:00Z">
              <w:r w:rsidRPr="00F304E0" w:rsidDel="003D7284">
                <w:rPr>
                  <w:rFonts w:ascii="Arial" w:hAnsi="Arial" w:cs="Arial"/>
                  <w:sz w:val="20"/>
                  <w:lang w:eastAsia="zh-TW"/>
                </w:rPr>
                <w:delText>4015</w:delText>
              </w:r>
            </w:del>
            <w:ins w:id="304" w:author="Dawson, Bre (ESI)" w:date="2020-03-23T11:58:00Z">
              <w:r w:rsidR="003D7284" w:rsidRPr="00F304E0">
                <w:rPr>
                  <w:rFonts w:ascii="Arial" w:hAnsi="Arial" w:cs="Arial"/>
                  <w:sz w:val="20"/>
                  <w:lang w:eastAsia="zh-TW"/>
                </w:rPr>
                <w:t>40</w:t>
              </w:r>
              <w:r w:rsidR="003D7284">
                <w:rPr>
                  <w:rFonts w:ascii="Arial" w:hAnsi="Arial" w:cs="Arial"/>
                  <w:sz w:val="20"/>
                  <w:lang w:eastAsia="zh-TW"/>
                </w:rPr>
                <w:t>06</w:t>
              </w:r>
            </w:ins>
          </w:p>
        </w:tc>
        <w:tc>
          <w:tcPr>
            <w:tcW w:w="2977" w:type="dxa"/>
            <w:tcBorders>
              <w:top w:val="single" w:sz="4" w:space="0" w:color="auto"/>
              <w:left w:val="single" w:sz="4" w:space="0" w:color="auto"/>
              <w:bottom w:val="single" w:sz="4" w:space="0" w:color="auto"/>
              <w:right w:val="single" w:sz="4" w:space="0" w:color="auto"/>
            </w:tcBorders>
            <w:vAlign w:val="center"/>
          </w:tcPr>
          <w:p w14:paraId="1C0D98DE" w14:textId="77777777" w:rsidR="00063D37" w:rsidRPr="00F304E0" w:rsidRDefault="00063D37" w:rsidP="00F304E0">
            <w:pPr>
              <w:spacing w:before="40" w:after="40" w:line="240" w:lineRule="auto"/>
              <w:rPr>
                <w:rFonts w:ascii="Arial" w:hAnsi="Arial" w:cs="Arial"/>
                <w:sz w:val="20"/>
                <w:lang w:eastAsia="zh-TW"/>
              </w:rPr>
            </w:pPr>
            <w:r w:rsidRPr="00F304E0">
              <w:rPr>
                <w:rFonts w:ascii="Arial" w:hAnsi="Arial" w:cs="Arial"/>
                <w:sz w:val="20"/>
                <w:lang w:eastAsia="zh-TW"/>
              </w:rPr>
              <w:t>Cultural Leave</w:t>
            </w:r>
          </w:p>
        </w:tc>
        <w:tc>
          <w:tcPr>
            <w:tcW w:w="992" w:type="dxa"/>
            <w:tcBorders>
              <w:top w:val="single" w:sz="4" w:space="0" w:color="auto"/>
              <w:left w:val="single" w:sz="4" w:space="0" w:color="auto"/>
              <w:bottom w:val="single" w:sz="4" w:space="0" w:color="auto"/>
              <w:right w:val="single" w:sz="4" w:space="0" w:color="auto"/>
            </w:tcBorders>
            <w:vAlign w:val="center"/>
          </w:tcPr>
          <w:p w14:paraId="50AE4208" w14:textId="77777777" w:rsidR="00063D37" w:rsidRPr="00564A7F" w:rsidRDefault="00063D37" w:rsidP="00181F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48280E63"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Paid absence </w:t>
            </w:r>
          </w:p>
          <w:p w14:paraId="43BCD1DE" w14:textId="77777777" w:rsidR="00063D37" w:rsidRPr="006F4D27" w:rsidRDefault="00063D37" w:rsidP="00A22E7E">
            <w:pPr>
              <w:widowControl w:val="0"/>
              <w:spacing w:before="40" w:after="40" w:line="240" w:lineRule="auto"/>
              <w:jc w:val="both"/>
              <w:rPr>
                <w:rFonts w:ascii="Arial" w:hAnsi="Arial" w:cs="Arial"/>
                <w:sz w:val="20"/>
                <w:lang w:eastAsia="zh-TW"/>
              </w:rPr>
            </w:pPr>
            <w:r w:rsidRPr="006F4D27">
              <w:rPr>
                <w:rFonts w:ascii="Arial" w:hAnsi="Arial" w:cs="Arial"/>
                <w:sz w:val="20"/>
                <w:lang w:eastAsia="zh-TW"/>
              </w:rPr>
              <w:t>Absence will not be valuated, paid as salary</w:t>
            </w:r>
          </w:p>
          <w:p w14:paraId="3DCC0CB0" w14:textId="77777777" w:rsidR="00063D37" w:rsidRPr="006F4D27" w:rsidRDefault="00063D37" w:rsidP="00181FE0">
            <w:pPr>
              <w:spacing w:before="40" w:after="40" w:line="240" w:lineRule="auto"/>
              <w:rPr>
                <w:rFonts w:ascii="Arial" w:hAnsi="Arial" w:cs="Arial"/>
                <w:sz w:val="20"/>
                <w:lang w:eastAsia="zh-TW"/>
              </w:rPr>
            </w:pPr>
            <w:r w:rsidRPr="006F4D27">
              <w:rPr>
                <w:rFonts w:ascii="Arial" w:hAnsi="Arial" w:cs="Arial"/>
                <w:sz w:val="20"/>
                <w:lang w:eastAsia="zh-TW"/>
              </w:rPr>
              <w:t xml:space="preserve">Payslip displays dates/hours only </w:t>
            </w:r>
          </w:p>
          <w:p w14:paraId="580F8A03"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No quota entitlement </w:t>
            </w:r>
          </w:p>
          <w:p w14:paraId="672E7944"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No impact to accruals </w:t>
            </w:r>
          </w:p>
          <w:p w14:paraId="7CEF2048" w14:textId="77777777" w:rsidR="00063D37" w:rsidRPr="00DC7BF9" w:rsidRDefault="003877E0" w:rsidP="00181FE0">
            <w:pPr>
              <w:spacing w:before="40" w:after="40" w:line="240" w:lineRule="auto"/>
              <w:rPr>
                <w:rFonts w:ascii="Arial" w:hAnsi="Arial" w:cs="Arial"/>
                <w:sz w:val="20"/>
                <w:lang w:eastAsia="zh-TW"/>
              </w:rPr>
            </w:pPr>
            <w:r w:rsidRPr="00DC7BF9">
              <w:rPr>
                <w:rFonts w:ascii="Arial" w:hAnsi="Arial" w:cs="Arial"/>
                <w:sz w:val="20"/>
                <w:lang w:eastAsia="zh-TW"/>
              </w:rPr>
              <w:t>Not counted/paid on PH</w:t>
            </w:r>
          </w:p>
        </w:tc>
      </w:tr>
      <w:tr w:rsidR="00063D37" w:rsidRPr="00F1402B" w14:paraId="792BD25B"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0C924D" w14:textId="4700BE86" w:rsidR="00063D37" w:rsidRPr="00F304E0" w:rsidRDefault="00063D37" w:rsidP="00F304E0">
            <w:pPr>
              <w:spacing w:before="40" w:after="40" w:line="240" w:lineRule="auto"/>
              <w:jc w:val="center"/>
              <w:rPr>
                <w:rFonts w:ascii="Arial" w:hAnsi="Arial" w:cs="Arial"/>
                <w:sz w:val="20"/>
                <w:lang w:eastAsia="zh-TW"/>
              </w:rPr>
            </w:pPr>
            <w:del w:id="305" w:author="Dawson, Bre (ESI)" w:date="2020-03-23T11:58:00Z">
              <w:r w:rsidRPr="00F304E0" w:rsidDel="003D7284">
                <w:rPr>
                  <w:rFonts w:ascii="Arial" w:hAnsi="Arial" w:cs="Arial"/>
                  <w:sz w:val="20"/>
                  <w:lang w:eastAsia="zh-TW"/>
                </w:rPr>
                <w:delText>4016</w:delText>
              </w:r>
            </w:del>
            <w:ins w:id="306" w:author="Dawson, Bre (ESI)" w:date="2020-03-23T11:58:00Z">
              <w:r w:rsidR="003D7284" w:rsidRPr="00F304E0">
                <w:rPr>
                  <w:rFonts w:ascii="Arial" w:hAnsi="Arial" w:cs="Arial"/>
                  <w:sz w:val="20"/>
                  <w:lang w:eastAsia="zh-TW"/>
                </w:rPr>
                <w:t>40</w:t>
              </w:r>
              <w:r w:rsidR="003D7284">
                <w:rPr>
                  <w:rFonts w:ascii="Arial" w:hAnsi="Arial" w:cs="Arial"/>
                  <w:sz w:val="20"/>
                  <w:lang w:eastAsia="zh-TW"/>
                </w:rPr>
                <w:t>07</w:t>
              </w:r>
            </w:ins>
          </w:p>
        </w:tc>
        <w:tc>
          <w:tcPr>
            <w:tcW w:w="2977" w:type="dxa"/>
            <w:tcBorders>
              <w:top w:val="single" w:sz="4" w:space="0" w:color="auto"/>
              <w:left w:val="single" w:sz="4" w:space="0" w:color="auto"/>
              <w:bottom w:val="single" w:sz="4" w:space="0" w:color="auto"/>
              <w:right w:val="single" w:sz="4" w:space="0" w:color="auto"/>
            </w:tcBorders>
            <w:vAlign w:val="center"/>
          </w:tcPr>
          <w:p w14:paraId="435599DF" w14:textId="77777777" w:rsidR="00063D37" w:rsidRPr="00F304E0" w:rsidRDefault="00063D37" w:rsidP="00F304E0">
            <w:pPr>
              <w:spacing w:before="40" w:after="40" w:line="240" w:lineRule="auto"/>
              <w:rPr>
                <w:rFonts w:ascii="Arial" w:hAnsi="Arial" w:cs="Arial"/>
                <w:sz w:val="20"/>
                <w:lang w:eastAsia="zh-TW"/>
              </w:rPr>
            </w:pPr>
            <w:r w:rsidRPr="00F304E0">
              <w:rPr>
                <w:rFonts w:ascii="Arial" w:hAnsi="Arial" w:cs="Arial"/>
                <w:sz w:val="20"/>
                <w:lang w:eastAsia="zh-TW"/>
              </w:rPr>
              <w:t>Firefighting &amp; Emergency</w:t>
            </w:r>
          </w:p>
        </w:tc>
        <w:tc>
          <w:tcPr>
            <w:tcW w:w="992" w:type="dxa"/>
            <w:tcBorders>
              <w:top w:val="single" w:sz="4" w:space="0" w:color="auto"/>
              <w:left w:val="single" w:sz="4" w:space="0" w:color="auto"/>
              <w:bottom w:val="single" w:sz="4" w:space="0" w:color="auto"/>
              <w:right w:val="single" w:sz="4" w:space="0" w:color="auto"/>
            </w:tcBorders>
            <w:vAlign w:val="center"/>
          </w:tcPr>
          <w:p w14:paraId="45FCCA44" w14:textId="77777777" w:rsidR="00063D37" w:rsidRPr="00564A7F" w:rsidRDefault="00063D37" w:rsidP="00181F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0DE86CC5"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Paid absence </w:t>
            </w:r>
          </w:p>
          <w:p w14:paraId="28A181C8" w14:textId="77777777" w:rsidR="00063D37" w:rsidRPr="006F4D27" w:rsidRDefault="00063D37" w:rsidP="00A22E7E">
            <w:pPr>
              <w:widowControl w:val="0"/>
              <w:spacing w:before="40" w:after="40" w:line="240" w:lineRule="auto"/>
              <w:jc w:val="both"/>
              <w:rPr>
                <w:rFonts w:ascii="Arial" w:hAnsi="Arial" w:cs="Arial"/>
                <w:sz w:val="20"/>
                <w:lang w:eastAsia="zh-TW"/>
              </w:rPr>
            </w:pPr>
            <w:r w:rsidRPr="006F4D27">
              <w:rPr>
                <w:rFonts w:ascii="Arial" w:hAnsi="Arial" w:cs="Arial"/>
                <w:sz w:val="20"/>
                <w:lang w:eastAsia="zh-TW"/>
              </w:rPr>
              <w:t>Absence will not be valuated, paid as salary</w:t>
            </w:r>
          </w:p>
          <w:p w14:paraId="56FCA2AE" w14:textId="77777777" w:rsidR="00063D37" w:rsidRPr="006F4D27" w:rsidRDefault="00063D37" w:rsidP="00181FE0">
            <w:pPr>
              <w:spacing w:before="40" w:after="40" w:line="240" w:lineRule="auto"/>
              <w:rPr>
                <w:rFonts w:ascii="Arial" w:hAnsi="Arial" w:cs="Arial"/>
                <w:sz w:val="20"/>
                <w:lang w:eastAsia="zh-TW"/>
              </w:rPr>
            </w:pPr>
            <w:r w:rsidRPr="006F4D27">
              <w:rPr>
                <w:rFonts w:ascii="Arial" w:hAnsi="Arial" w:cs="Arial"/>
                <w:sz w:val="20"/>
                <w:lang w:eastAsia="zh-TW"/>
              </w:rPr>
              <w:t xml:space="preserve">Payslip displays dates/hours only </w:t>
            </w:r>
          </w:p>
          <w:p w14:paraId="34F9E2ED"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No quota entitlement </w:t>
            </w:r>
          </w:p>
          <w:p w14:paraId="71835F48"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No impact to accruals </w:t>
            </w:r>
          </w:p>
          <w:p w14:paraId="57EB4E68" w14:textId="77777777" w:rsidR="00063D37" w:rsidRPr="00DC7BF9" w:rsidRDefault="003877E0" w:rsidP="00181FE0">
            <w:pPr>
              <w:spacing w:before="40" w:after="40" w:line="240" w:lineRule="auto"/>
              <w:rPr>
                <w:rFonts w:ascii="Arial" w:hAnsi="Arial" w:cs="Arial"/>
                <w:sz w:val="20"/>
                <w:lang w:eastAsia="zh-TW"/>
              </w:rPr>
            </w:pPr>
            <w:r w:rsidRPr="00DC7BF9">
              <w:rPr>
                <w:rFonts w:ascii="Arial" w:hAnsi="Arial" w:cs="Arial"/>
                <w:sz w:val="20"/>
                <w:lang w:eastAsia="zh-TW"/>
              </w:rPr>
              <w:t>Not counted/paid on PH</w:t>
            </w:r>
          </w:p>
        </w:tc>
      </w:tr>
      <w:tr w:rsidR="00063D37" w:rsidRPr="00F1402B" w14:paraId="7601CB92"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31E073" w14:textId="04812376" w:rsidR="00063D37" w:rsidRPr="00F304E0" w:rsidRDefault="00063D37" w:rsidP="00F304E0">
            <w:pPr>
              <w:spacing w:before="40" w:after="40" w:line="240" w:lineRule="auto"/>
              <w:jc w:val="center"/>
              <w:rPr>
                <w:rFonts w:ascii="Arial" w:hAnsi="Arial" w:cs="Arial"/>
                <w:sz w:val="20"/>
                <w:lang w:eastAsia="zh-TW"/>
              </w:rPr>
            </w:pPr>
            <w:del w:id="307" w:author="Dawson, Bre (ESI)" w:date="2020-03-23T11:58:00Z">
              <w:r w:rsidRPr="00F304E0" w:rsidDel="003D7284">
                <w:rPr>
                  <w:rFonts w:ascii="Arial" w:hAnsi="Arial" w:cs="Arial"/>
                  <w:sz w:val="20"/>
                  <w:lang w:eastAsia="zh-TW"/>
                </w:rPr>
                <w:delText>4017</w:delText>
              </w:r>
            </w:del>
            <w:ins w:id="308" w:author="Dawson, Bre (ESI)" w:date="2020-03-23T11:58:00Z">
              <w:r w:rsidR="003D7284" w:rsidRPr="00F304E0">
                <w:rPr>
                  <w:rFonts w:ascii="Arial" w:hAnsi="Arial" w:cs="Arial"/>
                  <w:sz w:val="20"/>
                  <w:lang w:eastAsia="zh-TW"/>
                </w:rPr>
                <w:t>40</w:t>
              </w:r>
              <w:r w:rsidR="003D7284">
                <w:rPr>
                  <w:rFonts w:ascii="Arial" w:hAnsi="Arial" w:cs="Arial"/>
                  <w:sz w:val="20"/>
                  <w:lang w:eastAsia="zh-TW"/>
                </w:rPr>
                <w:t>08</w:t>
              </w:r>
            </w:ins>
          </w:p>
        </w:tc>
        <w:tc>
          <w:tcPr>
            <w:tcW w:w="2977" w:type="dxa"/>
            <w:tcBorders>
              <w:top w:val="single" w:sz="4" w:space="0" w:color="auto"/>
              <w:left w:val="single" w:sz="4" w:space="0" w:color="auto"/>
              <w:bottom w:val="single" w:sz="4" w:space="0" w:color="auto"/>
              <w:right w:val="single" w:sz="4" w:space="0" w:color="auto"/>
            </w:tcBorders>
            <w:vAlign w:val="center"/>
          </w:tcPr>
          <w:p w14:paraId="117C6B21" w14:textId="77777777" w:rsidR="00063D37" w:rsidRPr="00F304E0" w:rsidRDefault="00063D37" w:rsidP="00F304E0">
            <w:pPr>
              <w:spacing w:before="40" w:after="40" w:line="240" w:lineRule="auto"/>
              <w:rPr>
                <w:rFonts w:ascii="Arial" w:hAnsi="Arial" w:cs="Arial"/>
                <w:sz w:val="20"/>
                <w:lang w:eastAsia="zh-TW"/>
              </w:rPr>
            </w:pPr>
            <w:r w:rsidRPr="00F304E0">
              <w:rPr>
                <w:rFonts w:ascii="Arial" w:hAnsi="Arial" w:cs="Arial"/>
                <w:sz w:val="20"/>
                <w:lang w:eastAsia="zh-TW"/>
              </w:rPr>
              <w:t>Isolation Leave</w:t>
            </w:r>
          </w:p>
        </w:tc>
        <w:tc>
          <w:tcPr>
            <w:tcW w:w="992" w:type="dxa"/>
            <w:tcBorders>
              <w:top w:val="single" w:sz="4" w:space="0" w:color="auto"/>
              <w:left w:val="single" w:sz="4" w:space="0" w:color="auto"/>
              <w:bottom w:val="single" w:sz="4" w:space="0" w:color="auto"/>
              <w:right w:val="single" w:sz="4" w:space="0" w:color="auto"/>
            </w:tcBorders>
            <w:vAlign w:val="center"/>
          </w:tcPr>
          <w:p w14:paraId="6D26922C" w14:textId="77777777" w:rsidR="00063D37" w:rsidRPr="00564A7F" w:rsidRDefault="00063D37" w:rsidP="00181F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7BC2A33B"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Paid absence </w:t>
            </w:r>
          </w:p>
          <w:p w14:paraId="74FD1B5F" w14:textId="77777777" w:rsidR="00063D37" w:rsidRPr="006F4D27" w:rsidRDefault="00063D37" w:rsidP="00A22E7E">
            <w:pPr>
              <w:widowControl w:val="0"/>
              <w:spacing w:before="40" w:after="40" w:line="240" w:lineRule="auto"/>
              <w:jc w:val="both"/>
              <w:rPr>
                <w:rFonts w:ascii="Arial" w:hAnsi="Arial" w:cs="Arial"/>
                <w:sz w:val="20"/>
                <w:lang w:eastAsia="zh-TW"/>
              </w:rPr>
            </w:pPr>
            <w:r w:rsidRPr="006F4D27">
              <w:rPr>
                <w:rFonts w:ascii="Arial" w:hAnsi="Arial" w:cs="Arial"/>
                <w:sz w:val="20"/>
                <w:lang w:eastAsia="zh-TW"/>
              </w:rPr>
              <w:t>Absence will not be valuated, paid as salary</w:t>
            </w:r>
          </w:p>
          <w:p w14:paraId="2D0FFEFA" w14:textId="77777777" w:rsidR="00063D37" w:rsidRPr="006F4D27" w:rsidRDefault="00063D37" w:rsidP="00181FE0">
            <w:pPr>
              <w:spacing w:before="40" w:after="40" w:line="240" w:lineRule="auto"/>
              <w:rPr>
                <w:rFonts w:ascii="Arial" w:hAnsi="Arial" w:cs="Arial"/>
                <w:sz w:val="20"/>
                <w:lang w:eastAsia="zh-TW"/>
              </w:rPr>
            </w:pPr>
            <w:r w:rsidRPr="006F4D27">
              <w:rPr>
                <w:rFonts w:ascii="Arial" w:hAnsi="Arial" w:cs="Arial"/>
                <w:sz w:val="20"/>
                <w:lang w:eastAsia="zh-TW"/>
              </w:rPr>
              <w:t xml:space="preserve">Payslip displays dates/hours only </w:t>
            </w:r>
          </w:p>
          <w:p w14:paraId="59B59336"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No quota entitlement </w:t>
            </w:r>
          </w:p>
          <w:p w14:paraId="25DD6904"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No impact to accruals </w:t>
            </w:r>
          </w:p>
          <w:p w14:paraId="3A129598" w14:textId="77777777" w:rsidR="00063D37" w:rsidRPr="00DC7BF9" w:rsidRDefault="003877E0" w:rsidP="00181FE0">
            <w:pPr>
              <w:spacing w:before="40" w:after="40" w:line="240" w:lineRule="auto"/>
              <w:rPr>
                <w:rFonts w:ascii="Arial" w:hAnsi="Arial" w:cs="Arial"/>
                <w:sz w:val="20"/>
                <w:lang w:eastAsia="zh-TW"/>
              </w:rPr>
            </w:pPr>
            <w:r w:rsidRPr="00DC7BF9">
              <w:rPr>
                <w:rFonts w:ascii="Arial" w:hAnsi="Arial" w:cs="Arial"/>
                <w:sz w:val="20"/>
                <w:lang w:eastAsia="zh-TW"/>
              </w:rPr>
              <w:t>Not counted/paid on PH</w:t>
            </w:r>
          </w:p>
        </w:tc>
      </w:tr>
      <w:tr w:rsidR="00063D37" w:rsidRPr="00F1402B" w14:paraId="6B4E2DB7"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EB9AB2" w14:textId="537B9452" w:rsidR="00063D37" w:rsidRPr="00F304E0" w:rsidRDefault="00063D37" w:rsidP="00F304E0">
            <w:pPr>
              <w:spacing w:before="40" w:after="40" w:line="240" w:lineRule="auto"/>
              <w:jc w:val="center"/>
              <w:rPr>
                <w:rFonts w:ascii="Arial" w:hAnsi="Arial" w:cs="Arial"/>
                <w:sz w:val="20"/>
                <w:lang w:eastAsia="zh-TW"/>
              </w:rPr>
            </w:pPr>
            <w:del w:id="309" w:author="Dawson, Bre (ESI)" w:date="2020-03-23T11:58:00Z">
              <w:r w:rsidRPr="00F304E0" w:rsidDel="003D7284">
                <w:rPr>
                  <w:rFonts w:ascii="Arial" w:hAnsi="Arial" w:cs="Arial"/>
                  <w:sz w:val="20"/>
                  <w:lang w:eastAsia="zh-TW"/>
                </w:rPr>
                <w:delText>4018</w:delText>
              </w:r>
            </w:del>
            <w:ins w:id="310" w:author="Dawson, Bre (ESI)" w:date="2020-03-23T11:58:00Z">
              <w:r w:rsidR="003D7284" w:rsidRPr="00F304E0">
                <w:rPr>
                  <w:rFonts w:ascii="Arial" w:hAnsi="Arial" w:cs="Arial"/>
                  <w:sz w:val="20"/>
                  <w:lang w:eastAsia="zh-TW"/>
                </w:rPr>
                <w:t>40</w:t>
              </w:r>
              <w:r w:rsidR="003D7284">
                <w:rPr>
                  <w:rFonts w:ascii="Arial" w:hAnsi="Arial" w:cs="Arial"/>
                  <w:sz w:val="20"/>
                  <w:lang w:eastAsia="zh-TW"/>
                </w:rPr>
                <w:t>09</w:t>
              </w:r>
            </w:ins>
          </w:p>
        </w:tc>
        <w:tc>
          <w:tcPr>
            <w:tcW w:w="2977" w:type="dxa"/>
            <w:tcBorders>
              <w:top w:val="single" w:sz="4" w:space="0" w:color="auto"/>
              <w:left w:val="single" w:sz="4" w:space="0" w:color="auto"/>
              <w:bottom w:val="single" w:sz="4" w:space="0" w:color="auto"/>
              <w:right w:val="single" w:sz="4" w:space="0" w:color="auto"/>
            </w:tcBorders>
            <w:vAlign w:val="center"/>
          </w:tcPr>
          <w:p w14:paraId="129A85D8" w14:textId="77777777" w:rsidR="00063D37" w:rsidRPr="00F304E0" w:rsidRDefault="00063D37" w:rsidP="00F304E0">
            <w:pPr>
              <w:spacing w:before="40" w:after="40" w:line="240" w:lineRule="auto"/>
              <w:rPr>
                <w:rFonts w:ascii="Arial" w:hAnsi="Arial" w:cs="Arial"/>
                <w:sz w:val="20"/>
                <w:lang w:eastAsia="zh-TW"/>
              </w:rPr>
            </w:pPr>
            <w:r w:rsidRPr="00F304E0">
              <w:rPr>
                <w:rFonts w:ascii="Arial" w:hAnsi="Arial" w:cs="Arial"/>
                <w:sz w:val="20"/>
                <w:lang w:eastAsia="zh-TW"/>
              </w:rPr>
              <w:t>Military Training</w:t>
            </w:r>
          </w:p>
        </w:tc>
        <w:tc>
          <w:tcPr>
            <w:tcW w:w="992" w:type="dxa"/>
            <w:tcBorders>
              <w:top w:val="single" w:sz="4" w:space="0" w:color="auto"/>
              <w:left w:val="single" w:sz="4" w:space="0" w:color="auto"/>
              <w:bottom w:val="single" w:sz="4" w:space="0" w:color="auto"/>
              <w:right w:val="single" w:sz="4" w:space="0" w:color="auto"/>
            </w:tcBorders>
            <w:vAlign w:val="center"/>
          </w:tcPr>
          <w:p w14:paraId="4D0D6784" w14:textId="77777777" w:rsidR="00063D37" w:rsidRPr="00564A7F" w:rsidRDefault="00063D37" w:rsidP="00181F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164907B3"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Paid absence </w:t>
            </w:r>
          </w:p>
          <w:p w14:paraId="0AB92237" w14:textId="77777777" w:rsidR="00063D37" w:rsidRPr="006F4D27" w:rsidRDefault="00063D37" w:rsidP="00A22E7E">
            <w:pPr>
              <w:widowControl w:val="0"/>
              <w:spacing w:before="40" w:after="40" w:line="240" w:lineRule="auto"/>
              <w:jc w:val="both"/>
              <w:rPr>
                <w:rFonts w:ascii="Arial" w:hAnsi="Arial" w:cs="Arial"/>
                <w:sz w:val="20"/>
                <w:lang w:eastAsia="zh-TW"/>
              </w:rPr>
            </w:pPr>
            <w:r w:rsidRPr="006F4D27">
              <w:rPr>
                <w:rFonts w:ascii="Arial" w:hAnsi="Arial" w:cs="Arial"/>
                <w:sz w:val="20"/>
                <w:lang w:eastAsia="zh-TW"/>
              </w:rPr>
              <w:t>Absence will not be valuated, paid as salary</w:t>
            </w:r>
          </w:p>
          <w:p w14:paraId="7B6256B1" w14:textId="77777777" w:rsidR="00063D37" w:rsidRPr="006F4D27" w:rsidRDefault="00063D37" w:rsidP="00181FE0">
            <w:pPr>
              <w:spacing w:before="40" w:after="40" w:line="240" w:lineRule="auto"/>
              <w:rPr>
                <w:rFonts w:ascii="Arial" w:hAnsi="Arial" w:cs="Arial"/>
                <w:sz w:val="20"/>
                <w:lang w:eastAsia="zh-TW"/>
              </w:rPr>
            </w:pPr>
            <w:r w:rsidRPr="006F4D27">
              <w:rPr>
                <w:rFonts w:ascii="Arial" w:hAnsi="Arial" w:cs="Arial"/>
                <w:sz w:val="20"/>
                <w:lang w:eastAsia="zh-TW"/>
              </w:rPr>
              <w:t xml:space="preserve">Payslip displays dates/hours only </w:t>
            </w:r>
          </w:p>
          <w:p w14:paraId="06A4C5C8"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No quota entitlement </w:t>
            </w:r>
          </w:p>
          <w:p w14:paraId="7A443855"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No impact to accruals </w:t>
            </w:r>
          </w:p>
          <w:p w14:paraId="26321B4D" w14:textId="77777777" w:rsidR="00063D37" w:rsidRPr="00DC7BF9" w:rsidRDefault="003877E0" w:rsidP="00181FE0">
            <w:pPr>
              <w:spacing w:before="40" w:after="40" w:line="240" w:lineRule="auto"/>
              <w:rPr>
                <w:rFonts w:ascii="Arial" w:hAnsi="Arial" w:cs="Arial"/>
                <w:sz w:val="20"/>
                <w:lang w:eastAsia="zh-TW"/>
              </w:rPr>
            </w:pPr>
            <w:r w:rsidRPr="00DC7BF9">
              <w:rPr>
                <w:rFonts w:ascii="Arial" w:hAnsi="Arial" w:cs="Arial"/>
                <w:sz w:val="20"/>
                <w:lang w:eastAsia="zh-TW"/>
              </w:rPr>
              <w:t>Not counted/paid on PH</w:t>
            </w:r>
          </w:p>
        </w:tc>
      </w:tr>
      <w:tr w:rsidR="00063D37" w:rsidRPr="00F1402B" w14:paraId="0939E75E"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3CB008" w14:textId="5F183033" w:rsidR="00063D37" w:rsidRPr="00F304E0" w:rsidRDefault="00063D37" w:rsidP="00F304E0">
            <w:pPr>
              <w:spacing w:before="40" w:after="40" w:line="240" w:lineRule="auto"/>
              <w:jc w:val="center"/>
              <w:rPr>
                <w:rFonts w:ascii="Arial" w:hAnsi="Arial" w:cs="Arial"/>
                <w:sz w:val="20"/>
                <w:lang w:eastAsia="zh-TW"/>
              </w:rPr>
            </w:pPr>
            <w:del w:id="311" w:author="Dawson, Bre (ESI)" w:date="2020-03-23T11:58:00Z">
              <w:r w:rsidRPr="00F304E0" w:rsidDel="003D7284">
                <w:rPr>
                  <w:rFonts w:ascii="Arial" w:hAnsi="Arial" w:cs="Arial"/>
                  <w:sz w:val="20"/>
                  <w:lang w:eastAsia="zh-TW"/>
                </w:rPr>
                <w:delText>4019</w:delText>
              </w:r>
            </w:del>
            <w:ins w:id="312" w:author="Dawson, Bre (ESI)" w:date="2020-03-23T11:58:00Z">
              <w:r w:rsidR="003D7284" w:rsidRPr="00F304E0">
                <w:rPr>
                  <w:rFonts w:ascii="Arial" w:hAnsi="Arial" w:cs="Arial"/>
                  <w:sz w:val="20"/>
                  <w:lang w:eastAsia="zh-TW"/>
                </w:rPr>
                <w:t>401</w:t>
              </w:r>
              <w:r w:rsidR="003D7284">
                <w:rPr>
                  <w:rFonts w:ascii="Arial" w:hAnsi="Arial" w:cs="Arial"/>
                  <w:sz w:val="20"/>
                  <w:lang w:eastAsia="zh-TW"/>
                </w:rPr>
                <w:t>0</w:t>
              </w:r>
            </w:ins>
          </w:p>
        </w:tc>
        <w:tc>
          <w:tcPr>
            <w:tcW w:w="2977" w:type="dxa"/>
            <w:tcBorders>
              <w:top w:val="single" w:sz="4" w:space="0" w:color="auto"/>
              <w:left w:val="single" w:sz="4" w:space="0" w:color="auto"/>
              <w:bottom w:val="single" w:sz="4" w:space="0" w:color="auto"/>
              <w:right w:val="single" w:sz="4" w:space="0" w:color="auto"/>
            </w:tcBorders>
            <w:vAlign w:val="center"/>
          </w:tcPr>
          <w:p w14:paraId="0039E1C6" w14:textId="77777777" w:rsidR="00063D37" w:rsidRPr="00F304E0" w:rsidRDefault="00063D37" w:rsidP="00F304E0">
            <w:pPr>
              <w:spacing w:before="40" w:after="40" w:line="240" w:lineRule="auto"/>
              <w:rPr>
                <w:rFonts w:ascii="Arial" w:hAnsi="Arial" w:cs="Arial"/>
                <w:sz w:val="20"/>
                <w:lang w:eastAsia="zh-TW"/>
              </w:rPr>
            </w:pPr>
            <w:r w:rsidRPr="00F304E0">
              <w:rPr>
                <w:rFonts w:ascii="Arial" w:hAnsi="Arial" w:cs="Arial"/>
                <w:sz w:val="20"/>
                <w:lang w:eastAsia="zh-TW"/>
              </w:rPr>
              <w:t>PhD Completion</w:t>
            </w:r>
          </w:p>
        </w:tc>
        <w:tc>
          <w:tcPr>
            <w:tcW w:w="992" w:type="dxa"/>
            <w:tcBorders>
              <w:top w:val="single" w:sz="4" w:space="0" w:color="auto"/>
              <w:left w:val="single" w:sz="4" w:space="0" w:color="auto"/>
              <w:bottom w:val="single" w:sz="4" w:space="0" w:color="auto"/>
              <w:right w:val="single" w:sz="4" w:space="0" w:color="auto"/>
            </w:tcBorders>
            <w:vAlign w:val="center"/>
          </w:tcPr>
          <w:p w14:paraId="47972B9E" w14:textId="77777777" w:rsidR="00063D37" w:rsidRPr="00564A7F" w:rsidRDefault="00063D37" w:rsidP="00181F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0D711934"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Paid absence </w:t>
            </w:r>
          </w:p>
          <w:p w14:paraId="46E0A8B9" w14:textId="77777777" w:rsidR="00063D37" w:rsidRPr="006F4D27" w:rsidRDefault="00063D37" w:rsidP="00A22E7E">
            <w:pPr>
              <w:widowControl w:val="0"/>
              <w:spacing w:before="40" w:after="40" w:line="240" w:lineRule="auto"/>
              <w:jc w:val="both"/>
              <w:rPr>
                <w:rFonts w:ascii="Arial" w:hAnsi="Arial" w:cs="Arial"/>
                <w:sz w:val="20"/>
                <w:lang w:eastAsia="zh-TW"/>
              </w:rPr>
            </w:pPr>
            <w:r w:rsidRPr="006F4D27">
              <w:rPr>
                <w:rFonts w:ascii="Arial" w:hAnsi="Arial" w:cs="Arial"/>
                <w:sz w:val="20"/>
                <w:lang w:eastAsia="zh-TW"/>
              </w:rPr>
              <w:t>Absence will not be valuated, paid as salary</w:t>
            </w:r>
          </w:p>
          <w:p w14:paraId="33B589F7" w14:textId="77777777" w:rsidR="00063D37" w:rsidRPr="006F4D27" w:rsidRDefault="00063D37" w:rsidP="00181FE0">
            <w:pPr>
              <w:spacing w:before="40" w:after="40" w:line="240" w:lineRule="auto"/>
              <w:rPr>
                <w:rFonts w:ascii="Arial" w:hAnsi="Arial" w:cs="Arial"/>
                <w:sz w:val="20"/>
                <w:lang w:eastAsia="zh-TW"/>
              </w:rPr>
            </w:pPr>
            <w:r w:rsidRPr="006F4D27">
              <w:rPr>
                <w:rFonts w:ascii="Arial" w:hAnsi="Arial" w:cs="Arial"/>
                <w:sz w:val="20"/>
                <w:lang w:eastAsia="zh-TW"/>
              </w:rPr>
              <w:t xml:space="preserve">Payslip displays dates/hours only </w:t>
            </w:r>
          </w:p>
          <w:p w14:paraId="567A8A84"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No quota entitlement </w:t>
            </w:r>
          </w:p>
          <w:p w14:paraId="3620D63A"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No impact to accruals </w:t>
            </w:r>
          </w:p>
          <w:p w14:paraId="24C7349B" w14:textId="77777777" w:rsidR="00063D37" w:rsidRPr="00DC7BF9" w:rsidRDefault="003877E0" w:rsidP="00181FE0">
            <w:pPr>
              <w:spacing w:before="40" w:after="40" w:line="240" w:lineRule="auto"/>
              <w:rPr>
                <w:rFonts w:ascii="Arial" w:hAnsi="Arial" w:cs="Arial"/>
                <w:sz w:val="20"/>
                <w:lang w:eastAsia="zh-TW"/>
              </w:rPr>
            </w:pPr>
            <w:r w:rsidRPr="00DC7BF9">
              <w:rPr>
                <w:rFonts w:ascii="Arial" w:hAnsi="Arial" w:cs="Arial"/>
                <w:sz w:val="20"/>
                <w:lang w:eastAsia="zh-TW"/>
              </w:rPr>
              <w:t>Not counted/paid on PH</w:t>
            </w:r>
          </w:p>
        </w:tc>
      </w:tr>
      <w:tr w:rsidR="003D7284" w:rsidRPr="00F1402B" w14:paraId="413D9334" w14:textId="77777777" w:rsidTr="00341E57">
        <w:trPr>
          <w:cantSplit/>
          <w:trHeight w:val="255"/>
          <w:ins w:id="313" w:author="Dawson, Bre (ESI)" w:date="2020-03-23T12:00:00Z"/>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5739B2" w14:textId="6506F2A6" w:rsidR="003D7284" w:rsidRPr="00F304E0" w:rsidDel="003D7284" w:rsidRDefault="003D7284" w:rsidP="003D7284">
            <w:pPr>
              <w:spacing w:before="40" w:after="40" w:line="240" w:lineRule="auto"/>
              <w:jc w:val="center"/>
              <w:rPr>
                <w:ins w:id="314" w:author="Dawson, Bre (ESI)" w:date="2020-03-23T12:00:00Z"/>
                <w:rFonts w:ascii="Arial" w:hAnsi="Arial" w:cs="Arial"/>
                <w:sz w:val="20"/>
                <w:lang w:eastAsia="zh-TW"/>
              </w:rPr>
            </w:pPr>
            <w:ins w:id="315" w:author="Dawson, Bre (ESI)" w:date="2020-03-23T12:00:00Z">
              <w:r w:rsidRPr="00F304E0">
                <w:rPr>
                  <w:rFonts w:ascii="Arial" w:hAnsi="Arial" w:cs="Arial"/>
                  <w:sz w:val="20"/>
                  <w:lang w:eastAsia="zh-TW"/>
                </w:rPr>
                <w:t>40</w:t>
              </w:r>
              <w:r>
                <w:rPr>
                  <w:rFonts w:ascii="Arial" w:hAnsi="Arial" w:cs="Arial"/>
                  <w:sz w:val="20"/>
                  <w:lang w:eastAsia="zh-TW"/>
                </w:rPr>
                <w:t>11</w:t>
              </w:r>
            </w:ins>
          </w:p>
        </w:tc>
        <w:tc>
          <w:tcPr>
            <w:tcW w:w="2977" w:type="dxa"/>
            <w:tcBorders>
              <w:top w:val="single" w:sz="4" w:space="0" w:color="auto"/>
              <w:left w:val="single" w:sz="4" w:space="0" w:color="auto"/>
              <w:bottom w:val="single" w:sz="4" w:space="0" w:color="auto"/>
              <w:right w:val="single" w:sz="4" w:space="0" w:color="auto"/>
            </w:tcBorders>
            <w:vAlign w:val="center"/>
          </w:tcPr>
          <w:p w14:paraId="6F4D2612" w14:textId="698B5459" w:rsidR="003D7284" w:rsidRPr="00F304E0" w:rsidRDefault="003D7284" w:rsidP="003D7284">
            <w:pPr>
              <w:spacing w:before="40" w:after="40" w:line="240" w:lineRule="auto"/>
              <w:rPr>
                <w:ins w:id="316" w:author="Dawson, Bre (ESI)" w:date="2020-03-23T12:00:00Z"/>
                <w:rFonts w:ascii="Arial" w:hAnsi="Arial" w:cs="Arial"/>
                <w:sz w:val="20"/>
                <w:lang w:eastAsia="zh-TW"/>
              </w:rPr>
            </w:pPr>
            <w:ins w:id="317" w:author="Dawson, Bre (ESI)" w:date="2020-03-23T12:00:00Z">
              <w:r w:rsidRPr="003D7284">
                <w:rPr>
                  <w:rFonts w:ascii="Arial" w:hAnsi="Arial" w:cs="Arial"/>
                  <w:sz w:val="20"/>
                  <w:lang w:eastAsia="zh-TW"/>
                </w:rPr>
                <w:t>Repatriation Leave</w:t>
              </w:r>
            </w:ins>
          </w:p>
        </w:tc>
        <w:tc>
          <w:tcPr>
            <w:tcW w:w="992" w:type="dxa"/>
            <w:tcBorders>
              <w:top w:val="single" w:sz="4" w:space="0" w:color="auto"/>
              <w:left w:val="single" w:sz="4" w:space="0" w:color="auto"/>
              <w:bottom w:val="single" w:sz="4" w:space="0" w:color="auto"/>
              <w:right w:val="single" w:sz="4" w:space="0" w:color="auto"/>
            </w:tcBorders>
            <w:vAlign w:val="center"/>
          </w:tcPr>
          <w:p w14:paraId="7DBA7A85" w14:textId="453E614C" w:rsidR="003D7284" w:rsidRDefault="003D7284" w:rsidP="003D7284">
            <w:pPr>
              <w:spacing w:before="40" w:after="40" w:line="240" w:lineRule="auto"/>
              <w:jc w:val="center"/>
              <w:rPr>
                <w:ins w:id="318" w:author="Dawson, Bre (ESI)" w:date="2020-03-23T12:00:00Z"/>
                <w:rFonts w:ascii="Arial" w:hAnsi="Arial" w:cs="Arial"/>
                <w:sz w:val="20"/>
                <w:lang w:eastAsia="zh-TW"/>
              </w:rPr>
            </w:pPr>
            <w:ins w:id="319" w:author="Dawson, Bre (ESI)" w:date="2020-03-23T12:00:00Z">
              <w:r>
                <w:rPr>
                  <w:rFonts w:ascii="Arial" w:hAnsi="Arial" w:cs="Arial"/>
                  <w:sz w:val="20"/>
                  <w:lang w:eastAsia="zh-TW"/>
                </w:rPr>
                <w:t>All</w:t>
              </w:r>
            </w:ins>
          </w:p>
        </w:tc>
        <w:tc>
          <w:tcPr>
            <w:tcW w:w="4395" w:type="dxa"/>
            <w:tcBorders>
              <w:top w:val="single" w:sz="4" w:space="0" w:color="auto"/>
              <w:left w:val="single" w:sz="4" w:space="0" w:color="auto"/>
              <w:bottom w:val="single" w:sz="4" w:space="0" w:color="auto"/>
              <w:right w:val="single" w:sz="4" w:space="0" w:color="auto"/>
            </w:tcBorders>
          </w:tcPr>
          <w:p w14:paraId="05278B3C" w14:textId="77777777" w:rsidR="003D7284" w:rsidRPr="00DC7BF9" w:rsidRDefault="003D7284" w:rsidP="003D7284">
            <w:pPr>
              <w:spacing w:before="40" w:after="40" w:line="240" w:lineRule="auto"/>
              <w:rPr>
                <w:ins w:id="320" w:author="Dawson, Bre (ESI)" w:date="2020-03-23T12:00:00Z"/>
                <w:rFonts w:ascii="Arial" w:hAnsi="Arial" w:cs="Arial"/>
                <w:sz w:val="20"/>
                <w:lang w:eastAsia="zh-TW"/>
              </w:rPr>
            </w:pPr>
            <w:ins w:id="321" w:author="Dawson, Bre (ESI)" w:date="2020-03-23T12:00:00Z">
              <w:r w:rsidRPr="00DC7BF9">
                <w:rPr>
                  <w:rFonts w:ascii="Arial" w:hAnsi="Arial" w:cs="Arial"/>
                  <w:sz w:val="20"/>
                  <w:lang w:eastAsia="zh-TW"/>
                </w:rPr>
                <w:t xml:space="preserve">Paid absence </w:t>
              </w:r>
            </w:ins>
          </w:p>
          <w:p w14:paraId="5915427B" w14:textId="77777777" w:rsidR="003D7284" w:rsidRPr="006F4D27" w:rsidRDefault="003D7284" w:rsidP="003D7284">
            <w:pPr>
              <w:widowControl w:val="0"/>
              <w:spacing w:before="40" w:after="40" w:line="240" w:lineRule="auto"/>
              <w:jc w:val="both"/>
              <w:rPr>
                <w:ins w:id="322" w:author="Dawson, Bre (ESI)" w:date="2020-03-23T12:00:00Z"/>
                <w:rFonts w:ascii="Arial" w:hAnsi="Arial" w:cs="Arial"/>
                <w:sz w:val="20"/>
                <w:lang w:eastAsia="zh-TW"/>
              </w:rPr>
            </w:pPr>
            <w:ins w:id="323" w:author="Dawson, Bre (ESI)" w:date="2020-03-23T12:00:00Z">
              <w:r w:rsidRPr="006F4D27">
                <w:rPr>
                  <w:rFonts w:ascii="Arial" w:hAnsi="Arial" w:cs="Arial"/>
                  <w:sz w:val="20"/>
                  <w:lang w:eastAsia="zh-TW"/>
                </w:rPr>
                <w:t>Absence will not be valuated, paid as salary</w:t>
              </w:r>
            </w:ins>
          </w:p>
          <w:p w14:paraId="1FA43FAD" w14:textId="77777777" w:rsidR="003D7284" w:rsidRPr="006F4D27" w:rsidRDefault="003D7284" w:rsidP="003D7284">
            <w:pPr>
              <w:spacing w:before="40" w:after="40" w:line="240" w:lineRule="auto"/>
              <w:rPr>
                <w:ins w:id="324" w:author="Dawson, Bre (ESI)" w:date="2020-03-23T12:00:00Z"/>
                <w:rFonts w:ascii="Arial" w:hAnsi="Arial" w:cs="Arial"/>
                <w:sz w:val="20"/>
                <w:lang w:eastAsia="zh-TW"/>
              </w:rPr>
            </w:pPr>
            <w:ins w:id="325" w:author="Dawson, Bre (ESI)" w:date="2020-03-23T12:00:00Z">
              <w:r w:rsidRPr="006F4D27">
                <w:rPr>
                  <w:rFonts w:ascii="Arial" w:hAnsi="Arial" w:cs="Arial"/>
                  <w:sz w:val="20"/>
                  <w:lang w:eastAsia="zh-TW"/>
                </w:rPr>
                <w:t xml:space="preserve">Payslip displays dates/hours only </w:t>
              </w:r>
            </w:ins>
          </w:p>
          <w:p w14:paraId="7B2BA543" w14:textId="77777777" w:rsidR="003D7284" w:rsidRPr="00DC7BF9" w:rsidRDefault="003D7284" w:rsidP="003D7284">
            <w:pPr>
              <w:spacing w:before="40" w:after="40" w:line="240" w:lineRule="auto"/>
              <w:rPr>
                <w:ins w:id="326" w:author="Dawson, Bre (ESI)" w:date="2020-03-23T12:00:00Z"/>
                <w:rFonts w:ascii="Arial" w:hAnsi="Arial" w:cs="Arial"/>
                <w:sz w:val="20"/>
                <w:lang w:eastAsia="zh-TW"/>
              </w:rPr>
            </w:pPr>
            <w:ins w:id="327" w:author="Dawson, Bre (ESI)" w:date="2020-03-23T12:00:00Z">
              <w:r w:rsidRPr="00DC7BF9">
                <w:rPr>
                  <w:rFonts w:ascii="Arial" w:hAnsi="Arial" w:cs="Arial"/>
                  <w:sz w:val="20"/>
                  <w:lang w:eastAsia="zh-TW"/>
                </w:rPr>
                <w:t xml:space="preserve">No quota entitlement </w:t>
              </w:r>
            </w:ins>
          </w:p>
          <w:p w14:paraId="546FFE3D" w14:textId="77777777" w:rsidR="003D7284" w:rsidRPr="00DC7BF9" w:rsidRDefault="003D7284" w:rsidP="003D7284">
            <w:pPr>
              <w:spacing w:before="40" w:after="40" w:line="240" w:lineRule="auto"/>
              <w:rPr>
                <w:ins w:id="328" w:author="Dawson, Bre (ESI)" w:date="2020-03-23T12:00:00Z"/>
                <w:rFonts w:ascii="Arial" w:hAnsi="Arial" w:cs="Arial"/>
                <w:sz w:val="20"/>
                <w:lang w:eastAsia="zh-TW"/>
              </w:rPr>
            </w:pPr>
            <w:ins w:id="329" w:author="Dawson, Bre (ESI)" w:date="2020-03-23T12:00:00Z">
              <w:r w:rsidRPr="00DC7BF9">
                <w:rPr>
                  <w:rFonts w:ascii="Arial" w:hAnsi="Arial" w:cs="Arial"/>
                  <w:sz w:val="20"/>
                  <w:lang w:eastAsia="zh-TW"/>
                </w:rPr>
                <w:t xml:space="preserve">No impact to accruals </w:t>
              </w:r>
            </w:ins>
          </w:p>
          <w:p w14:paraId="75FB356D" w14:textId="67795096" w:rsidR="003D7284" w:rsidRPr="00DC7BF9" w:rsidRDefault="003D7284" w:rsidP="003D7284">
            <w:pPr>
              <w:spacing w:before="40" w:after="40" w:line="240" w:lineRule="auto"/>
              <w:rPr>
                <w:ins w:id="330" w:author="Dawson, Bre (ESI)" w:date="2020-03-23T12:00:00Z"/>
                <w:rFonts w:ascii="Arial" w:hAnsi="Arial" w:cs="Arial"/>
                <w:sz w:val="20"/>
                <w:lang w:eastAsia="zh-TW"/>
              </w:rPr>
            </w:pPr>
            <w:ins w:id="331" w:author="Dawson, Bre (ESI)" w:date="2020-03-23T12:00:00Z">
              <w:r w:rsidRPr="00DC7BF9">
                <w:rPr>
                  <w:rFonts w:ascii="Arial" w:hAnsi="Arial" w:cs="Arial"/>
                  <w:sz w:val="20"/>
                  <w:lang w:eastAsia="zh-TW"/>
                </w:rPr>
                <w:t>Not counted/paid on PH</w:t>
              </w:r>
            </w:ins>
          </w:p>
        </w:tc>
      </w:tr>
      <w:tr w:rsidR="00063D37" w:rsidRPr="00F1402B" w14:paraId="62E4933F"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6DB873" w14:textId="62FAEE4B" w:rsidR="00063D37" w:rsidRPr="00F304E0" w:rsidRDefault="00063D37" w:rsidP="00F304E0">
            <w:pPr>
              <w:spacing w:before="40" w:after="40" w:line="240" w:lineRule="auto"/>
              <w:jc w:val="center"/>
              <w:rPr>
                <w:rFonts w:ascii="Arial" w:hAnsi="Arial" w:cs="Arial"/>
                <w:sz w:val="20"/>
                <w:lang w:eastAsia="zh-TW"/>
              </w:rPr>
            </w:pPr>
            <w:del w:id="332" w:author="Dawson, Bre (ESI)" w:date="2020-03-23T11:59:00Z">
              <w:r w:rsidRPr="00F304E0" w:rsidDel="003D7284">
                <w:rPr>
                  <w:rFonts w:ascii="Arial" w:hAnsi="Arial" w:cs="Arial"/>
                  <w:sz w:val="20"/>
                  <w:lang w:eastAsia="zh-TW"/>
                </w:rPr>
                <w:lastRenderedPageBreak/>
                <w:delText>4020</w:delText>
              </w:r>
            </w:del>
            <w:ins w:id="333" w:author="Dawson, Bre (ESI)" w:date="2020-03-23T11:59:00Z">
              <w:r w:rsidR="003D7284" w:rsidRPr="00F304E0">
                <w:rPr>
                  <w:rFonts w:ascii="Arial" w:hAnsi="Arial" w:cs="Arial"/>
                  <w:sz w:val="20"/>
                  <w:lang w:eastAsia="zh-TW"/>
                </w:rPr>
                <w:t>40</w:t>
              </w:r>
              <w:r w:rsidR="003D7284">
                <w:rPr>
                  <w:rFonts w:ascii="Arial" w:hAnsi="Arial" w:cs="Arial"/>
                  <w:sz w:val="20"/>
                  <w:lang w:eastAsia="zh-TW"/>
                </w:rPr>
                <w:t>12</w:t>
              </w:r>
            </w:ins>
          </w:p>
        </w:tc>
        <w:tc>
          <w:tcPr>
            <w:tcW w:w="2977" w:type="dxa"/>
            <w:tcBorders>
              <w:top w:val="single" w:sz="4" w:space="0" w:color="auto"/>
              <w:left w:val="single" w:sz="4" w:space="0" w:color="auto"/>
              <w:bottom w:val="single" w:sz="4" w:space="0" w:color="auto"/>
              <w:right w:val="single" w:sz="4" w:space="0" w:color="auto"/>
            </w:tcBorders>
            <w:vAlign w:val="center"/>
          </w:tcPr>
          <w:p w14:paraId="4549C934" w14:textId="77777777" w:rsidR="00063D37" w:rsidRPr="00F304E0" w:rsidRDefault="00063D37" w:rsidP="00F304E0">
            <w:pPr>
              <w:spacing w:before="40" w:after="40" w:line="240" w:lineRule="auto"/>
              <w:rPr>
                <w:rFonts w:ascii="Arial" w:hAnsi="Arial" w:cs="Arial"/>
                <w:sz w:val="20"/>
                <w:lang w:eastAsia="zh-TW"/>
              </w:rPr>
            </w:pPr>
            <w:r w:rsidRPr="00F304E0">
              <w:rPr>
                <w:rFonts w:ascii="Arial" w:hAnsi="Arial" w:cs="Arial"/>
                <w:sz w:val="20"/>
                <w:lang w:eastAsia="zh-TW"/>
              </w:rPr>
              <w:t>Special Leave</w:t>
            </w:r>
          </w:p>
        </w:tc>
        <w:tc>
          <w:tcPr>
            <w:tcW w:w="992" w:type="dxa"/>
            <w:tcBorders>
              <w:top w:val="single" w:sz="4" w:space="0" w:color="auto"/>
              <w:left w:val="single" w:sz="4" w:space="0" w:color="auto"/>
              <w:bottom w:val="single" w:sz="4" w:space="0" w:color="auto"/>
              <w:right w:val="single" w:sz="4" w:space="0" w:color="auto"/>
            </w:tcBorders>
            <w:vAlign w:val="center"/>
          </w:tcPr>
          <w:p w14:paraId="3AB896EC" w14:textId="77777777" w:rsidR="00063D37" w:rsidRPr="00564A7F" w:rsidRDefault="00063D37" w:rsidP="00181F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5682BD11"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Paid absence </w:t>
            </w:r>
          </w:p>
          <w:p w14:paraId="709C0D24" w14:textId="77777777" w:rsidR="00063D37" w:rsidRPr="006F4D27" w:rsidRDefault="00063D37" w:rsidP="00A22E7E">
            <w:pPr>
              <w:widowControl w:val="0"/>
              <w:spacing w:before="40" w:after="40" w:line="240" w:lineRule="auto"/>
              <w:jc w:val="both"/>
              <w:rPr>
                <w:rFonts w:ascii="Arial" w:hAnsi="Arial" w:cs="Arial"/>
                <w:sz w:val="20"/>
                <w:lang w:eastAsia="zh-TW"/>
              </w:rPr>
            </w:pPr>
            <w:r w:rsidRPr="006F4D27">
              <w:rPr>
                <w:rFonts w:ascii="Arial" w:hAnsi="Arial" w:cs="Arial"/>
                <w:sz w:val="20"/>
                <w:lang w:eastAsia="zh-TW"/>
              </w:rPr>
              <w:t>Absence will not be valuated, paid as salary</w:t>
            </w:r>
          </w:p>
          <w:p w14:paraId="2DB1015C" w14:textId="77777777" w:rsidR="00063D37" w:rsidRPr="006F4D27" w:rsidRDefault="00063D37" w:rsidP="00181FE0">
            <w:pPr>
              <w:spacing w:before="40" w:after="40" w:line="240" w:lineRule="auto"/>
              <w:rPr>
                <w:rFonts w:ascii="Arial" w:hAnsi="Arial" w:cs="Arial"/>
                <w:sz w:val="20"/>
                <w:lang w:eastAsia="zh-TW"/>
              </w:rPr>
            </w:pPr>
            <w:r w:rsidRPr="006F4D27">
              <w:rPr>
                <w:rFonts w:ascii="Arial" w:hAnsi="Arial" w:cs="Arial"/>
                <w:sz w:val="20"/>
                <w:lang w:eastAsia="zh-TW"/>
              </w:rPr>
              <w:t xml:space="preserve">Payslip displays dates/hours only </w:t>
            </w:r>
          </w:p>
          <w:p w14:paraId="7A8DF3D2"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No quota entitlement </w:t>
            </w:r>
          </w:p>
          <w:p w14:paraId="32CFB17B"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No impact to accruals </w:t>
            </w:r>
          </w:p>
          <w:p w14:paraId="64D88EA1" w14:textId="77777777" w:rsidR="00063D37" w:rsidRPr="00DC7BF9" w:rsidRDefault="003877E0" w:rsidP="00181FE0">
            <w:pPr>
              <w:spacing w:before="40" w:after="40" w:line="240" w:lineRule="auto"/>
              <w:rPr>
                <w:rFonts w:ascii="Arial" w:hAnsi="Arial" w:cs="Arial"/>
                <w:sz w:val="20"/>
                <w:lang w:eastAsia="zh-TW"/>
              </w:rPr>
            </w:pPr>
            <w:r w:rsidRPr="00DC7BF9">
              <w:rPr>
                <w:rFonts w:ascii="Arial" w:hAnsi="Arial" w:cs="Arial"/>
                <w:sz w:val="20"/>
                <w:lang w:eastAsia="zh-TW"/>
              </w:rPr>
              <w:t>Not counted/paid on PH</w:t>
            </w:r>
          </w:p>
        </w:tc>
      </w:tr>
      <w:tr w:rsidR="00063D37" w:rsidRPr="00F1402B" w14:paraId="1814C888"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F1D324" w14:textId="26D7954B" w:rsidR="00063D37" w:rsidRPr="00F304E0" w:rsidRDefault="00063D37" w:rsidP="00F304E0">
            <w:pPr>
              <w:spacing w:before="40" w:after="40" w:line="240" w:lineRule="auto"/>
              <w:jc w:val="center"/>
              <w:rPr>
                <w:rFonts w:ascii="Arial" w:hAnsi="Arial" w:cs="Arial"/>
                <w:sz w:val="20"/>
                <w:lang w:eastAsia="zh-TW"/>
              </w:rPr>
            </w:pPr>
            <w:del w:id="334" w:author="Dawson, Bre (ESI)" w:date="2020-03-23T11:59:00Z">
              <w:r w:rsidRPr="00F304E0" w:rsidDel="003D7284">
                <w:rPr>
                  <w:rFonts w:ascii="Arial" w:hAnsi="Arial" w:cs="Arial"/>
                  <w:sz w:val="20"/>
                  <w:lang w:eastAsia="zh-TW"/>
                </w:rPr>
                <w:delText>4021</w:delText>
              </w:r>
            </w:del>
            <w:ins w:id="335" w:author="Dawson, Bre (ESI)" w:date="2020-03-23T11:59:00Z">
              <w:r w:rsidR="003D7284" w:rsidRPr="00F304E0">
                <w:rPr>
                  <w:rFonts w:ascii="Arial" w:hAnsi="Arial" w:cs="Arial"/>
                  <w:sz w:val="20"/>
                  <w:lang w:eastAsia="zh-TW"/>
                </w:rPr>
                <w:t>40</w:t>
              </w:r>
              <w:r w:rsidR="003D7284">
                <w:rPr>
                  <w:rFonts w:ascii="Arial" w:hAnsi="Arial" w:cs="Arial"/>
                  <w:sz w:val="20"/>
                  <w:lang w:eastAsia="zh-TW"/>
                </w:rPr>
                <w:t>13</w:t>
              </w:r>
            </w:ins>
          </w:p>
        </w:tc>
        <w:tc>
          <w:tcPr>
            <w:tcW w:w="2977" w:type="dxa"/>
            <w:tcBorders>
              <w:top w:val="single" w:sz="4" w:space="0" w:color="auto"/>
              <w:left w:val="single" w:sz="4" w:space="0" w:color="auto"/>
              <w:bottom w:val="single" w:sz="4" w:space="0" w:color="auto"/>
              <w:right w:val="single" w:sz="4" w:space="0" w:color="auto"/>
            </w:tcBorders>
            <w:vAlign w:val="center"/>
          </w:tcPr>
          <w:p w14:paraId="593E0490" w14:textId="77777777" w:rsidR="00063D37" w:rsidRPr="00F304E0" w:rsidRDefault="00063D37" w:rsidP="00F304E0">
            <w:pPr>
              <w:spacing w:before="40" w:after="40" w:line="240" w:lineRule="auto"/>
              <w:rPr>
                <w:rFonts w:ascii="Arial" w:hAnsi="Arial" w:cs="Arial"/>
                <w:sz w:val="20"/>
                <w:lang w:eastAsia="zh-TW"/>
              </w:rPr>
            </w:pPr>
            <w:r w:rsidRPr="00F304E0">
              <w:rPr>
                <w:rFonts w:ascii="Arial" w:hAnsi="Arial" w:cs="Arial"/>
                <w:sz w:val="20"/>
                <w:lang w:eastAsia="zh-TW"/>
              </w:rPr>
              <w:t>Sporting Event Leave</w:t>
            </w:r>
          </w:p>
        </w:tc>
        <w:tc>
          <w:tcPr>
            <w:tcW w:w="992" w:type="dxa"/>
            <w:tcBorders>
              <w:top w:val="single" w:sz="4" w:space="0" w:color="auto"/>
              <w:left w:val="single" w:sz="4" w:space="0" w:color="auto"/>
              <w:bottom w:val="single" w:sz="4" w:space="0" w:color="auto"/>
              <w:right w:val="single" w:sz="4" w:space="0" w:color="auto"/>
            </w:tcBorders>
            <w:vAlign w:val="center"/>
          </w:tcPr>
          <w:p w14:paraId="3B41E526" w14:textId="77777777" w:rsidR="00063D37" w:rsidRPr="00564A7F" w:rsidRDefault="00063D37" w:rsidP="00181F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6A00BEAA"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Paid absence </w:t>
            </w:r>
          </w:p>
          <w:p w14:paraId="399F741F" w14:textId="77777777" w:rsidR="00063D37" w:rsidRPr="006F4D27" w:rsidRDefault="00063D37" w:rsidP="00A22E7E">
            <w:pPr>
              <w:widowControl w:val="0"/>
              <w:spacing w:before="40" w:after="40" w:line="240" w:lineRule="auto"/>
              <w:jc w:val="both"/>
              <w:rPr>
                <w:rFonts w:ascii="Arial" w:hAnsi="Arial" w:cs="Arial"/>
                <w:sz w:val="20"/>
                <w:lang w:eastAsia="zh-TW"/>
              </w:rPr>
            </w:pPr>
            <w:r w:rsidRPr="006F4D27">
              <w:rPr>
                <w:rFonts w:ascii="Arial" w:hAnsi="Arial" w:cs="Arial"/>
                <w:sz w:val="20"/>
                <w:lang w:eastAsia="zh-TW"/>
              </w:rPr>
              <w:t>Absence will not be valuated, paid as salary</w:t>
            </w:r>
          </w:p>
          <w:p w14:paraId="3536A679" w14:textId="77777777" w:rsidR="00063D37" w:rsidRPr="006F4D27" w:rsidRDefault="00063D37" w:rsidP="00181FE0">
            <w:pPr>
              <w:spacing w:before="40" w:after="40" w:line="240" w:lineRule="auto"/>
              <w:rPr>
                <w:rFonts w:ascii="Arial" w:hAnsi="Arial" w:cs="Arial"/>
                <w:sz w:val="20"/>
                <w:lang w:eastAsia="zh-TW"/>
              </w:rPr>
            </w:pPr>
            <w:r w:rsidRPr="006F4D27">
              <w:rPr>
                <w:rFonts w:ascii="Arial" w:hAnsi="Arial" w:cs="Arial"/>
                <w:sz w:val="20"/>
                <w:lang w:eastAsia="zh-TW"/>
              </w:rPr>
              <w:t xml:space="preserve">Payslip displays dates/hours only </w:t>
            </w:r>
          </w:p>
          <w:p w14:paraId="0C9D484D"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No quota entitlement </w:t>
            </w:r>
          </w:p>
          <w:p w14:paraId="08EB6B5F"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No impact to accruals </w:t>
            </w:r>
          </w:p>
          <w:p w14:paraId="4A82D43B" w14:textId="77777777" w:rsidR="00063D37" w:rsidRPr="00DC7BF9" w:rsidRDefault="003877E0" w:rsidP="00181FE0">
            <w:pPr>
              <w:spacing w:before="40" w:after="40" w:line="240" w:lineRule="auto"/>
              <w:rPr>
                <w:rFonts w:ascii="Arial" w:hAnsi="Arial" w:cs="Arial"/>
                <w:sz w:val="20"/>
                <w:lang w:eastAsia="zh-TW"/>
              </w:rPr>
            </w:pPr>
            <w:r w:rsidRPr="00DC7BF9">
              <w:rPr>
                <w:rFonts w:ascii="Arial" w:hAnsi="Arial" w:cs="Arial"/>
                <w:sz w:val="20"/>
                <w:lang w:eastAsia="zh-TW"/>
              </w:rPr>
              <w:t>Not counted/paid on PH</w:t>
            </w:r>
          </w:p>
        </w:tc>
      </w:tr>
      <w:tr w:rsidR="00063D37" w:rsidRPr="00F1402B" w:rsidDel="003D7284" w14:paraId="123B50CA" w14:textId="2C3CBDF8" w:rsidTr="00341E57">
        <w:trPr>
          <w:cantSplit/>
          <w:trHeight w:val="255"/>
          <w:del w:id="336" w:author="Dawson, Bre (ESI)" w:date="2020-03-23T11:59:00Z"/>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5DCEDD" w14:textId="39C8F22C" w:rsidR="00063D37" w:rsidRPr="00F304E0" w:rsidDel="003D7284" w:rsidRDefault="00063D37" w:rsidP="00F304E0">
            <w:pPr>
              <w:spacing w:before="40" w:after="40" w:line="240" w:lineRule="auto"/>
              <w:jc w:val="center"/>
              <w:rPr>
                <w:del w:id="337" w:author="Dawson, Bre (ESI)" w:date="2020-03-23T11:59:00Z"/>
                <w:rFonts w:ascii="Arial" w:hAnsi="Arial" w:cs="Arial"/>
                <w:sz w:val="20"/>
                <w:lang w:eastAsia="zh-TW"/>
              </w:rPr>
            </w:pPr>
            <w:del w:id="338" w:author="Dawson, Bre (ESI)" w:date="2020-03-23T11:59:00Z">
              <w:r w:rsidRPr="00F304E0" w:rsidDel="003D7284">
                <w:rPr>
                  <w:rFonts w:ascii="Arial" w:hAnsi="Arial" w:cs="Arial"/>
                  <w:sz w:val="20"/>
                  <w:lang w:eastAsia="zh-TW"/>
                </w:rPr>
                <w:delText>4022</w:delText>
              </w:r>
            </w:del>
          </w:p>
        </w:tc>
        <w:tc>
          <w:tcPr>
            <w:tcW w:w="2977" w:type="dxa"/>
            <w:tcBorders>
              <w:top w:val="single" w:sz="4" w:space="0" w:color="auto"/>
              <w:left w:val="single" w:sz="4" w:space="0" w:color="auto"/>
              <w:bottom w:val="single" w:sz="4" w:space="0" w:color="auto"/>
              <w:right w:val="single" w:sz="4" w:space="0" w:color="auto"/>
            </w:tcBorders>
            <w:vAlign w:val="center"/>
          </w:tcPr>
          <w:p w14:paraId="59D5DCBC" w14:textId="1AC32737" w:rsidR="00063D37" w:rsidRPr="00F304E0" w:rsidDel="003D7284" w:rsidRDefault="00063D37" w:rsidP="00F304E0">
            <w:pPr>
              <w:spacing w:before="40" w:after="40" w:line="240" w:lineRule="auto"/>
              <w:rPr>
                <w:del w:id="339" w:author="Dawson, Bre (ESI)" w:date="2020-03-23T11:59:00Z"/>
                <w:rFonts w:ascii="Arial" w:hAnsi="Arial" w:cs="Arial"/>
                <w:sz w:val="20"/>
                <w:lang w:eastAsia="zh-TW"/>
              </w:rPr>
            </w:pPr>
            <w:del w:id="340" w:author="Dawson, Bre (ESI)" w:date="2020-03-23T11:59:00Z">
              <w:r w:rsidRPr="00F304E0" w:rsidDel="003D7284">
                <w:rPr>
                  <w:rFonts w:ascii="Arial" w:hAnsi="Arial" w:cs="Arial"/>
                  <w:sz w:val="20"/>
                  <w:lang w:eastAsia="zh-TW"/>
                </w:rPr>
                <w:delText>Staff Development Leave</w:delText>
              </w:r>
            </w:del>
          </w:p>
        </w:tc>
        <w:tc>
          <w:tcPr>
            <w:tcW w:w="992" w:type="dxa"/>
            <w:tcBorders>
              <w:top w:val="single" w:sz="4" w:space="0" w:color="auto"/>
              <w:left w:val="single" w:sz="4" w:space="0" w:color="auto"/>
              <w:bottom w:val="single" w:sz="4" w:space="0" w:color="auto"/>
              <w:right w:val="single" w:sz="4" w:space="0" w:color="auto"/>
            </w:tcBorders>
            <w:vAlign w:val="center"/>
          </w:tcPr>
          <w:p w14:paraId="7C81FA3A" w14:textId="40A3A239" w:rsidR="00063D37" w:rsidRPr="00564A7F" w:rsidDel="003D7284" w:rsidRDefault="00063D37" w:rsidP="00181FE0">
            <w:pPr>
              <w:spacing w:before="40" w:after="40" w:line="240" w:lineRule="auto"/>
              <w:jc w:val="center"/>
              <w:rPr>
                <w:del w:id="341" w:author="Dawson, Bre (ESI)" w:date="2020-03-23T11:59:00Z"/>
                <w:rFonts w:ascii="Arial" w:hAnsi="Arial" w:cs="Arial"/>
                <w:sz w:val="20"/>
                <w:lang w:eastAsia="zh-TW"/>
              </w:rPr>
            </w:pPr>
            <w:del w:id="342" w:author="Dawson, Bre (ESI)" w:date="2020-03-23T11:59:00Z">
              <w:r w:rsidDel="003D7284">
                <w:rPr>
                  <w:rFonts w:ascii="Arial" w:hAnsi="Arial" w:cs="Arial"/>
                  <w:sz w:val="20"/>
                  <w:lang w:eastAsia="zh-TW"/>
                </w:rPr>
                <w:delText>All</w:delText>
              </w:r>
            </w:del>
          </w:p>
        </w:tc>
        <w:tc>
          <w:tcPr>
            <w:tcW w:w="4395" w:type="dxa"/>
            <w:tcBorders>
              <w:top w:val="single" w:sz="4" w:space="0" w:color="auto"/>
              <w:left w:val="single" w:sz="4" w:space="0" w:color="auto"/>
              <w:bottom w:val="single" w:sz="4" w:space="0" w:color="auto"/>
              <w:right w:val="single" w:sz="4" w:space="0" w:color="auto"/>
            </w:tcBorders>
          </w:tcPr>
          <w:p w14:paraId="21696C6C" w14:textId="60934357" w:rsidR="00063D37" w:rsidRPr="00DC7BF9" w:rsidDel="003D7284" w:rsidRDefault="00063D37" w:rsidP="00181FE0">
            <w:pPr>
              <w:spacing w:before="40" w:after="40" w:line="240" w:lineRule="auto"/>
              <w:rPr>
                <w:del w:id="343" w:author="Dawson, Bre (ESI)" w:date="2020-03-23T11:59:00Z"/>
                <w:rFonts w:ascii="Arial" w:hAnsi="Arial" w:cs="Arial"/>
                <w:sz w:val="20"/>
                <w:lang w:eastAsia="zh-TW"/>
              </w:rPr>
            </w:pPr>
            <w:del w:id="344" w:author="Dawson, Bre (ESI)" w:date="2020-03-23T11:59:00Z">
              <w:r w:rsidRPr="00DC7BF9" w:rsidDel="003D7284">
                <w:rPr>
                  <w:rFonts w:ascii="Arial" w:hAnsi="Arial" w:cs="Arial"/>
                  <w:sz w:val="20"/>
                  <w:lang w:eastAsia="zh-TW"/>
                </w:rPr>
                <w:delText xml:space="preserve">Paid absence </w:delText>
              </w:r>
            </w:del>
          </w:p>
          <w:p w14:paraId="64712DB2" w14:textId="0C8B4A42" w:rsidR="00063D37" w:rsidRPr="006F4D27" w:rsidDel="003D7284" w:rsidRDefault="00063D37" w:rsidP="00A22E7E">
            <w:pPr>
              <w:widowControl w:val="0"/>
              <w:spacing w:before="40" w:after="40" w:line="240" w:lineRule="auto"/>
              <w:jc w:val="both"/>
              <w:rPr>
                <w:del w:id="345" w:author="Dawson, Bre (ESI)" w:date="2020-03-23T11:59:00Z"/>
                <w:rFonts w:ascii="Arial" w:hAnsi="Arial" w:cs="Arial"/>
                <w:sz w:val="20"/>
                <w:lang w:eastAsia="zh-TW"/>
              </w:rPr>
            </w:pPr>
            <w:del w:id="346" w:author="Dawson, Bre (ESI)" w:date="2020-03-23T11:59:00Z">
              <w:r w:rsidRPr="006F4D27" w:rsidDel="003D7284">
                <w:rPr>
                  <w:rFonts w:ascii="Arial" w:hAnsi="Arial" w:cs="Arial"/>
                  <w:sz w:val="20"/>
                  <w:lang w:eastAsia="zh-TW"/>
                </w:rPr>
                <w:delText>Absence will not be valuated, paid as salary</w:delText>
              </w:r>
            </w:del>
          </w:p>
          <w:p w14:paraId="64F2E3EC" w14:textId="56AC7DCC" w:rsidR="00063D37" w:rsidRPr="006F4D27" w:rsidDel="003D7284" w:rsidRDefault="00063D37" w:rsidP="00181FE0">
            <w:pPr>
              <w:spacing w:before="40" w:after="40" w:line="240" w:lineRule="auto"/>
              <w:rPr>
                <w:del w:id="347" w:author="Dawson, Bre (ESI)" w:date="2020-03-23T11:59:00Z"/>
                <w:rFonts w:ascii="Arial" w:hAnsi="Arial" w:cs="Arial"/>
                <w:sz w:val="20"/>
                <w:lang w:eastAsia="zh-TW"/>
              </w:rPr>
            </w:pPr>
            <w:del w:id="348" w:author="Dawson, Bre (ESI)" w:date="2020-03-23T11:59:00Z">
              <w:r w:rsidRPr="006F4D27" w:rsidDel="003D7284">
                <w:rPr>
                  <w:rFonts w:ascii="Arial" w:hAnsi="Arial" w:cs="Arial"/>
                  <w:sz w:val="20"/>
                  <w:lang w:eastAsia="zh-TW"/>
                </w:rPr>
                <w:delText xml:space="preserve">Payslip displays dates/hours only </w:delText>
              </w:r>
            </w:del>
          </w:p>
          <w:p w14:paraId="551EC1E7" w14:textId="3262E150" w:rsidR="00063D37" w:rsidRPr="00DC7BF9" w:rsidDel="003D7284" w:rsidRDefault="00063D37" w:rsidP="00181FE0">
            <w:pPr>
              <w:spacing w:before="40" w:after="40" w:line="240" w:lineRule="auto"/>
              <w:rPr>
                <w:del w:id="349" w:author="Dawson, Bre (ESI)" w:date="2020-03-23T11:59:00Z"/>
                <w:rFonts w:ascii="Arial" w:hAnsi="Arial" w:cs="Arial"/>
                <w:sz w:val="20"/>
                <w:lang w:eastAsia="zh-TW"/>
              </w:rPr>
            </w:pPr>
            <w:del w:id="350" w:author="Dawson, Bre (ESI)" w:date="2020-03-23T11:59:00Z">
              <w:r w:rsidRPr="00DC7BF9" w:rsidDel="003D7284">
                <w:rPr>
                  <w:rFonts w:ascii="Arial" w:hAnsi="Arial" w:cs="Arial"/>
                  <w:sz w:val="20"/>
                  <w:lang w:eastAsia="zh-TW"/>
                </w:rPr>
                <w:delText xml:space="preserve">No quota entitlement </w:delText>
              </w:r>
            </w:del>
          </w:p>
          <w:p w14:paraId="1801ADB6" w14:textId="166A8A9D" w:rsidR="00063D37" w:rsidRPr="00DC7BF9" w:rsidDel="003D7284" w:rsidRDefault="00063D37" w:rsidP="00181FE0">
            <w:pPr>
              <w:spacing w:before="40" w:after="40" w:line="240" w:lineRule="auto"/>
              <w:rPr>
                <w:del w:id="351" w:author="Dawson, Bre (ESI)" w:date="2020-03-23T11:59:00Z"/>
                <w:rFonts w:ascii="Arial" w:hAnsi="Arial" w:cs="Arial"/>
                <w:sz w:val="20"/>
                <w:lang w:eastAsia="zh-TW"/>
              </w:rPr>
            </w:pPr>
            <w:del w:id="352" w:author="Dawson, Bre (ESI)" w:date="2020-03-23T11:59:00Z">
              <w:r w:rsidRPr="00DC7BF9" w:rsidDel="003D7284">
                <w:rPr>
                  <w:rFonts w:ascii="Arial" w:hAnsi="Arial" w:cs="Arial"/>
                  <w:sz w:val="20"/>
                  <w:lang w:eastAsia="zh-TW"/>
                </w:rPr>
                <w:delText xml:space="preserve">No impact to accruals </w:delText>
              </w:r>
            </w:del>
          </w:p>
          <w:p w14:paraId="1371DD16" w14:textId="10F1EDCE" w:rsidR="00063D37" w:rsidRPr="00DC7BF9" w:rsidDel="003D7284" w:rsidRDefault="003877E0" w:rsidP="00181FE0">
            <w:pPr>
              <w:spacing w:before="40" w:after="40" w:line="240" w:lineRule="auto"/>
              <w:rPr>
                <w:del w:id="353" w:author="Dawson, Bre (ESI)" w:date="2020-03-23T11:59:00Z"/>
                <w:rFonts w:ascii="Arial" w:hAnsi="Arial" w:cs="Arial"/>
                <w:sz w:val="20"/>
                <w:lang w:eastAsia="zh-TW"/>
              </w:rPr>
            </w:pPr>
            <w:del w:id="354" w:author="Dawson, Bre (ESI)" w:date="2020-03-23T11:59:00Z">
              <w:r w:rsidRPr="00DC7BF9" w:rsidDel="003D7284">
                <w:rPr>
                  <w:rFonts w:ascii="Arial" w:hAnsi="Arial" w:cs="Arial"/>
                  <w:sz w:val="20"/>
                  <w:lang w:eastAsia="zh-TW"/>
                </w:rPr>
                <w:delText>Not counted/paid on PH</w:delText>
              </w:r>
            </w:del>
          </w:p>
        </w:tc>
      </w:tr>
      <w:tr w:rsidR="00063D37" w:rsidRPr="00F1402B" w14:paraId="6B4183BC"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9706EA" w14:textId="58010B50" w:rsidR="00063D37" w:rsidRPr="00F304E0" w:rsidRDefault="00063D37" w:rsidP="00F304E0">
            <w:pPr>
              <w:spacing w:before="40" w:after="40" w:line="240" w:lineRule="auto"/>
              <w:jc w:val="center"/>
              <w:rPr>
                <w:rFonts w:ascii="Arial" w:hAnsi="Arial" w:cs="Arial"/>
                <w:sz w:val="20"/>
                <w:lang w:eastAsia="zh-TW"/>
              </w:rPr>
            </w:pPr>
            <w:del w:id="355" w:author="Dawson, Bre (ESI)" w:date="2020-03-23T11:59:00Z">
              <w:r w:rsidRPr="00F304E0" w:rsidDel="003D7284">
                <w:rPr>
                  <w:rFonts w:ascii="Arial" w:hAnsi="Arial" w:cs="Arial"/>
                  <w:sz w:val="20"/>
                  <w:lang w:eastAsia="zh-TW"/>
                </w:rPr>
                <w:delText>4023</w:delText>
              </w:r>
            </w:del>
            <w:ins w:id="356" w:author="Dawson, Bre (ESI)" w:date="2020-03-23T11:59:00Z">
              <w:r w:rsidR="003D7284" w:rsidRPr="00F304E0">
                <w:rPr>
                  <w:rFonts w:ascii="Arial" w:hAnsi="Arial" w:cs="Arial"/>
                  <w:sz w:val="20"/>
                  <w:lang w:eastAsia="zh-TW"/>
                </w:rPr>
                <w:t>40</w:t>
              </w:r>
              <w:r w:rsidR="003D7284">
                <w:rPr>
                  <w:rFonts w:ascii="Arial" w:hAnsi="Arial" w:cs="Arial"/>
                  <w:sz w:val="20"/>
                  <w:lang w:eastAsia="zh-TW"/>
                </w:rPr>
                <w:t>14</w:t>
              </w:r>
            </w:ins>
          </w:p>
        </w:tc>
        <w:tc>
          <w:tcPr>
            <w:tcW w:w="2977" w:type="dxa"/>
            <w:tcBorders>
              <w:top w:val="single" w:sz="4" w:space="0" w:color="auto"/>
              <w:left w:val="single" w:sz="4" w:space="0" w:color="auto"/>
              <w:bottom w:val="single" w:sz="4" w:space="0" w:color="auto"/>
              <w:right w:val="single" w:sz="4" w:space="0" w:color="auto"/>
            </w:tcBorders>
            <w:vAlign w:val="center"/>
          </w:tcPr>
          <w:p w14:paraId="24F0F4F5" w14:textId="77777777" w:rsidR="00063D37" w:rsidRPr="00F304E0" w:rsidRDefault="00063D37" w:rsidP="00F304E0">
            <w:pPr>
              <w:spacing w:before="40" w:after="40" w:line="240" w:lineRule="auto"/>
              <w:rPr>
                <w:rFonts w:ascii="Arial" w:hAnsi="Arial" w:cs="Arial"/>
                <w:sz w:val="20"/>
                <w:lang w:eastAsia="zh-TW"/>
              </w:rPr>
            </w:pPr>
            <w:r w:rsidRPr="00F304E0">
              <w:rPr>
                <w:rFonts w:ascii="Arial" w:hAnsi="Arial" w:cs="Arial"/>
                <w:sz w:val="20"/>
                <w:lang w:eastAsia="zh-TW"/>
              </w:rPr>
              <w:t>Study Leave</w:t>
            </w:r>
          </w:p>
        </w:tc>
        <w:tc>
          <w:tcPr>
            <w:tcW w:w="992" w:type="dxa"/>
            <w:tcBorders>
              <w:top w:val="single" w:sz="4" w:space="0" w:color="auto"/>
              <w:left w:val="single" w:sz="4" w:space="0" w:color="auto"/>
              <w:bottom w:val="single" w:sz="4" w:space="0" w:color="auto"/>
              <w:right w:val="single" w:sz="4" w:space="0" w:color="auto"/>
            </w:tcBorders>
            <w:vAlign w:val="center"/>
          </w:tcPr>
          <w:p w14:paraId="4AF22C73" w14:textId="77777777" w:rsidR="00063D37" w:rsidRPr="00564A7F" w:rsidRDefault="00063D37" w:rsidP="00181F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47A022A0"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Paid absence </w:t>
            </w:r>
          </w:p>
          <w:p w14:paraId="655D2EB6" w14:textId="77777777" w:rsidR="00063D37" w:rsidRPr="006F4D27" w:rsidRDefault="00063D37" w:rsidP="00A22E7E">
            <w:pPr>
              <w:widowControl w:val="0"/>
              <w:spacing w:before="40" w:after="40" w:line="240" w:lineRule="auto"/>
              <w:jc w:val="both"/>
              <w:rPr>
                <w:rFonts w:ascii="Arial" w:hAnsi="Arial" w:cs="Arial"/>
                <w:sz w:val="20"/>
                <w:lang w:eastAsia="zh-TW"/>
              </w:rPr>
            </w:pPr>
            <w:r w:rsidRPr="006F4D27">
              <w:rPr>
                <w:rFonts w:ascii="Arial" w:hAnsi="Arial" w:cs="Arial"/>
                <w:sz w:val="20"/>
                <w:lang w:eastAsia="zh-TW"/>
              </w:rPr>
              <w:t>Absence will not be valuated, paid as salary</w:t>
            </w:r>
          </w:p>
          <w:p w14:paraId="42D5ED1C" w14:textId="77777777" w:rsidR="00063D37" w:rsidRPr="006F4D27" w:rsidRDefault="00063D37" w:rsidP="00181FE0">
            <w:pPr>
              <w:spacing w:before="40" w:after="40" w:line="240" w:lineRule="auto"/>
              <w:rPr>
                <w:rFonts w:ascii="Arial" w:hAnsi="Arial" w:cs="Arial"/>
                <w:sz w:val="20"/>
                <w:lang w:eastAsia="zh-TW"/>
              </w:rPr>
            </w:pPr>
            <w:r w:rsidRPr="006F4D27">
              <w:rPr>
                <w:rFonts w:ascii="Arial" w:hAnsi="Arial" w:cs="Arial"/>
                <w:sz w:val="20"/>
                <w:lang w:eastAsia="zh-TW"/>
              </w:rPr>
              <w:t xml:space="preserve">Payslip displays dates/hours only </w:t>
            </w:r>
          </w:p>
          <w:p w14:paraId="23F621B7"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No quota entitlement </w:t>
            </w:r>
          </w:p>
          <w:p w14:paraId="34783B74"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No impact to accruals </w:t>
            </w:r>
          </w:p>
          <w:p w14:paraId="038DA00B" w14:textId="77777777" w:rsidR="00063D37" w:rsidRPr="00DC7BF9" w:rsidRDefault="003877E0" w:rsidP="00181FE0">
            <w:pPr>
              <w:spacing w:before="40" w:after="40" w:line="240" w:lineRule="auto"/>
              <w:rPr>
                <w:rFonts w:ascii="Arial" w:hAnsi="Arial" w:cs="Arial"/>
                <w:sz w:val="20"/>
                <w:lang w:eastAsia="zh-TW"/>
              </w:rPr>
            </w:pPr>
            <w:r w:rsidRPr="00DC7BF9">
              <w:rPr>
                <w:rFonts w:ascii="Arial" w:hAnsi="Arial" w:cs="Arial"/>
                <w:sz w:val="20"/>
                <w:lang w:eastAsia="zh-TW"/>
              </w:rPr>
              <w:t>Not counted/paid on PH</w:t>
            </w:r>
          </w:p>
        </w:tc>
      </w:tr>
      <w:tr w:rsidR="00063D37" w:rsidRPr="00F1402B" w14:paraId="327E5FFA"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67B6E9" w14:textId="762250E3" w:rsidR="00063D37" w:rsidRPr="00F304E0" w:rsidRDefault="00063D37" w:rsidP="00F304E0">
            <w:pPr>
              <w:spacing w:before="40" w:after="40" w:line="240" w:lineRule="auto"/>
              <w:jc w:val="center"/>
              <w:rPr>
                <w:rFonts w:ascii="Arial" w:hAnsi="Arial" w:cs="Arial"/>
                <w:sz w:val="20"/>
                <w:lang w:eastAsia="zh-TW"/>
              </w:rPr>
            </w:pPr>
            <w:del w:id="357" w:author="Dawson, Bre (ESI)" w:date="2020-03-23T12:00:00Z">
              <w:r w:rsidRPr="00F304E0" w:rsidDel="003D7284">
                <w:rPr>
                  <w:rFonts w:ascii="Arial" w:hAnsi="Arial" w:cs="Arial"/>
                  <w:sz w:val="20"/>
                  <w:lang w:eastAsia="zh-TW"/>
                </w:rPr>
                <w:delText>4024</w:delText>
              </w:r>
            </w:del>
            <w:ins w:id="358" w:author="Dawson, Bre (ESI)" w:date="2020-03-23T12:00:00Z">
              <w:r w:rsidR="003D7284" w:rsidRPr="00F304E0">
                <w:rPr>
                  <w:rFonts w:ascii="Arial" w:hAnsi="Arial" w:cs="Arial"/>
                  <w:sz w:val="20"/>
                  <w:lang w:eastAsia="zh-TW"/>
                </w:rPr>
                <w:t>40</w:t>
              </w:r>
              <w:r w:rsidR="003D7284">
                <w:rPr>
                  <w:rFonts w:ascii="Arial" w:hAnsi="Arial" w:cs="Arial"/>
                  <w:sz w:val="20"/>
                  <w:lang w:eastAsia="zh-TW"/>
                </w:rPr>
                <w:t>17</w:t>
              </w:r>
            </w:ins>
          </w:p>
        </w:tc>
        <w:tc>
          <w:tcPr>
            <w:tcW w:w="2977" w:type="dxa"/>
            <w:tcBorders>
              <w:top w:val="single" w:sz="4" w:space="0" w:color="auto"/>
              <w:left w:val="single" w:sz="4" w:space="0" w:color="auto"/>
              <w:bottom w:val="single" w:sz="4" w:space="0" w:color="auto"/>
              <w:right w:val="single" w:sz="4" w:space="0" w:color="auto"/>
            </w:tcBorders>
            <w:vAlign w:val="center"/>
          </w:tcPr>
          <w:p w14:paraId="64E0ECF9" w14:textId="3C003B6E" w:rsidR="00063D37" w:rsidRPr="00F304E0" w:rsidRDefault="003D7284" w:rsidP="00F304E0">
            <w:pPr>
              <w:spacing w:before="40" w:after="40" w:line="240" w:lineRule="auto"/>
              <w:rPr>
                <w:rFonts w:ascii="Arial" w:hAnsi="Arial" w:cs="Arial"/>
                <w:sz w:val="20"/>
                <w:lang w:eastAsia="zh-TW"/>
              </w:rPr>
            </w:pPr>
            <w:ins w:id="359" w:author="Dawson, Bre (ESI)" w:date="2020-03-23T12:00:00Z">
              <w:r>
                <w:rPr>
                  <w:rFonts w:ascii="Arial" w:hAnsi="Arial" w:cs="Arial"/>
                  <w:sz w:val="20"/>
                  <w:lang w:eastAsia="zh-TW"/>
                </w:rPr>
                <w:t xml:space="preserve">Safety </w:t>
              </w:r>
            </w:ins>
            <w:r w:rsidR="00063D37" w:rsidRPr="00F304E0">
              <w:rPr>
                <w:rFonts w:ascii="Arial" w:hAnsi="Arial" w:cs="Arial"/>
                <w:sz w:val="20"/>
                <w:lang w:eastAsia="zh-TW"/>
              </w:rPr>
              <w:t>Training</w:t>
            </w:r>
          </w:p>
        </w:tc>
        <w:tc>
          <w:tcPr>
            <w:tcW w:w="992" w:type="dxa"/>
            <w:tcBorders>
              <w:top w:val="single" w:sz="4" w:space="0" w:color="auto"/>
              <w:left w:val="single" w:sz="4" w:space="0" w:color="auto"/>
              <w:bottom w:val="single" w:sz="4" w:space="0" w:color="auto"/>
              <w:right w:val="single" w:sz="4" w:space="0" w:color="auto"/>
            </w:tcBorders>
            <w:vAlign w:val="center"/>
          </w:tcPr>
          <w:p w14:paraId="23EFEE9D" w14:textId="77777777" w:rsidR="00063D37" w:rsidRPr="00564A7F" w:rsidRDefault="00063D37" w:rsidP="00181F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46A1D4ED"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Paid absence </w:t>
            </w:r>
          </w:p>
          <w:p w14:paraId="49726469" w14:textId="77777777" w:rsidR="00063D37" w:rsidRPr="006F4D27" w:rsidRDefault="00063D37" w:rsidP="00A22E7E">
            <w:pPr>
              <w:widowControl w:val="0"/>
              <w:spacing w:before="40" w:after="40" w:line="240" w:lineRule="auto"/>
              <w:jc w:val="both"/>
              <w:rPr>
                <w:rFonts w:ascii="Arial" w:hAnsi="Arial" w:cs="Arial"/>
                <w:sz w:val="20"/>
                <w:lang w:eastAsia="zh-TW"/>
              </w:rPr>
            </w:pPr>
            <w:r w:rsidRPr="006F4D27">
              <w:rPr>
                <w:rFonts w:ascii="Arial" w:hAnsi="Arial" w:cs="Arial"/>
                <w:sz w:val="20"/>
                <w:lang w:eastAsia="zh-TW"/>
              </w:rPr>
              <w:t>Absence will not be valuated, paid as salary</w:t>
            </w:r>
          </w:p>
          <w:p w14:paraId="4482E197" w14:textId="77777777" w:rsidR="00063D37" w:rsidRPr="006F4D27" w:rsidRDefault="00063D37" w:rsidP="00181FE0">
            <w:pPr>
              <w:spacing w:before="40" w:after="40" w:line="240" w:lineRule="auto"/>
              <w:rPr>
                <w:rFonts w:ascii="Arial" w:hAnsi="Arial" w:cs="Arial"/>
                <w:sz w:val="20"/>
                <w:lang w:eastAsia="zh-TW"/>
              </w:rPr>
            </w:pPr>
            <w:r w:rsidRPr="006F4D27">
              <w:rPr>
                <w:rFonts w:ascii="Arial" w:hAnsi="Arial" w:cs="Arial"/>
                <w:sz w:val="20"/>
                <w:lang w:eastAsia="zh-TW"/>
              </w:rPr>
              <w:t xml:space="preserve">Payslip displays dates/hours only </w:t>
            </w:r>
          </w:p>
          <w:p w14:paraId="6C1548B3"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No quota entitlement </w:t>
            </w:r>
          </w:p>
          <w:p w14:paraId="0792FBFC"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No impact to accruals </w:t>
            </w:r>
          </w:p>
          <w:p w14:paraId="2CD996E3" w14:textId="77777777" w:rsidR="00063D37" w:rsidRPr="00DC7BF9" w:rsidRDefault="003877E0" w:rsidP="00181FE0">
            <w:pPr>
              <w:spacing w:before="40" w:after="40" w:line="240" w:lineRule="auto"/>
              <w:rPr>
                <w:rFonts w:ascii="Arial" w:hAnsi="Arial" w:cs="Arial"/>
                <w:sz w:val="20"/>
                <w:lang w:eastAsia="zh-TW"/>
              </w:rPr>
            </w:pPr>
            <w:r w:rsidRPr="00DC7BF9">
              <w:rPr>
                <w:rFonts w:ascii="Arial" w:hAnsi="Arial" w:cs="Arial"/>
                <w:sz w:val="20"/>
                <w:lang w:eastAsia="zh-TW"/>
              </w:rPr>
              <w:t>Not counted/paid on PH</w:t>
            </w:r>
          </w:p>
        </w:tc>
      </w:tr>
      <w:tr w:rsidR="00063D37" w:rsidRPr="00F1402B" w14:paraId="7869C539"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34C7AC" w14:textId="48D95E10" w:rsidR="00063D37" w:rsidRPr="00F304E0" w:rsidRDefault="00063D37" w:rsidP="00F304E0">
            <w:pPr>
              <w:spacing w:before="40" w:after="40" w:line="240" w:lineRule="auto"/>
              <w:jc w:val="center"/>
              <w:rPr>
                <w:rFonts w:ascii="Arial" w:hAnsi="Arial" w:cs="Arial"/>
                <w:sz w:val="20"/>
                <w:lang w:eastAsia="zh-TW"/>
              </w:rPr>
            </w:pPr>
            <w:del w:id="360" w:author="Dawson, Bre (ESI)" w:date="2020-03-23T12:00:00Z">
              <w:r w:rsidRPr="00F304E0" w:rsidDel="003D7284">
                <w:rPr>
                  <w:rFonts w:ascii="Arial" w:hAnsi="Arial" w:cs="Arial"/>
                  <w:sz w:val="20"/>
                  <w:lang w:eastAsia="zh-TW"/>
                </w:rPr>
                <w:delText>4025</w:delText>
              </w:r>
            </w:del>
            <w:ins w:id="361" w:author="Dawson, Bre (ESI)" w:date="2020-03-23T12:00:00Z">
              <w:r w:rsidR="003D7284" w:rsidRPr="00F304E0">
                <w:rPr>
                  <w:rFonts w:ascii="Arial" w:hAnsi="Arial" w:cs="Arial"/>
                  <w:sz w:val="20"/>
                  <w:lang w:eastAsia="zh-TW"/>
                </w:rPr>
                <w:t>40</w:t>
              </w:r>
              <w:r w:rsidR="003D7284">
                <w:rPr>
                  <w:rFonts w:ascii="Arial" w:hAnsi="Arial" w:cs="Arial"/>
                  <w:sz w:val="20"/>
                  <w:lang w:eastAsia="zh-TW"/>
                </w:rPr>
                <w:t>18</w:t>
              </w:r>
            </w:ins>
          </w:p>
        </w:tc>
        <w:tc>
          <w:tcPr>
            <w:tcW w:w="2977" w:type="dxa"/>
            <w:tcBorders>
              <w:top w:val="single" w:sz="4" w:space="0" w:color="auto"/>
              <w:left w:val="single" w:sz="4" w:space="0" w:color="auto"/>
              <w:bottom w:val="single" w:sz="4" w:space="0" w:color="auto"/>
              <w:right w:val="single" w:sz="4" w:space="0" w:color="auto"/>
            </w:tcBorders>
            <w:vAlign w:val="center"/>
          </w:tcPr>
          <w:p w14:paraId="44DCE0C2" w14:textId="77777777" w:rsidR="00063D37" w:rsidRPr="00F304E0" w:rsidRDefault="00063D37" w:rsidP="00F304E0">
            <w:pPr>
              <w:spacing w:before="40" w:after="40" w:line="240" w:lineRule="auto"/>
              <w:rPr>
                <w:rFonts w:ascii="Arial" w:hAnsi="Arial" w:cs="Arial"/>
                <w:sz w:val="20"/>
                <w:lang w:eastAsia="zh-TW"/>
              </w:rPr>
            </w:pPr>
            <w:r w:rsidRPr="00F304E0">
              <w:rPr>
                <w:rFonts w:ascii="Arial" w:hAnsi="Arial" w:cs="Arial"/>
                <w:sz w:val="20"/>
                <w:lang w:eastAsia="zh-TW"/>
              </w:rPr>
              <w:t>Volunteer Leave</w:t>
            </w:r>
          </w:p>
        </w:tc>
        <w:tc>
          <w:tcPr>
            <w:tcW w:w="992" w:type="dxa"/>
            <w:tcBorders>
              <w:top w:val="single" w:sz="4" w:space="0" w:color="auto"/>
              <w:left w:val="single" w:sz="4" w:space="0" w:color="auto"/>
              <w:bottom w:val="single" w:sz="4" w:space="0" w:color="auto"/>
              <w:right w:val="single" w:sz="4" w:space="0" w:color="auto"/>
            </w:tcBorders>
            <w:vAlign w:val="center"/>
          </w:tcPr>
          <w:p w14:paraId="68A7530F" w14:textId="77777777" w:rsidR="00063D37" w:rsidRPr="00564A7F" w:rsidRDefault="00063D37" w:rsidP="00181F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762A4575"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Paid absence </w:t>
            </w:r>
          </w:p>
          <w:p w14:paraId="4EB77FA1" w14:textId="77777777" w:rsidR="00063D37" w:rsidRPr="006F4D27" w:rsidRDefault="00063D37" w:rsidP="00A22E7E">
            <w:pPr>
              <w:widowControl w:val="0"/>
              <w:spacing w:before="40" w:after="40" w:line="240" w:lineRule="auto"/>
              <w:jc w:val="both"/>
              <w:rPr>
                <w:rFonts w:ascii="Arial" w:hAnsi="Arial" w:cs="Arial"/>
                <w:sz w:val="20"/>
                <w:lang w:eastAsia="zh-TW"/>
              </w:rPr>
            </w:pPr>
            <w:r w:rsidRPr="006F4D27">
              <w:rPr>
                <w:rFonts w:ascii="Arial" w:hAnsi="Arial" w:cs="Arial"/>
                <w:sz w:val="20"/>
                <w:lang w:eastAsia="zh-TW"/>
              </w:rPr>
              <w:t>Absence will not be valuated, paid as salary</w:t>
            </w:r>
          </w:p>
          <w:p w14:paraId="70A83381" w14:textId="77777777" w:rsidR="00063D37" w:rsidRPr="006F4D27" w:rsidRDefault="00063D37" w:rsidP="00181FE0">
            <w:pPr>
              <w:spacing w:before="40" w:after="40" w:line="240" w:lineRule="auto"/>
              <w:rPr>
                <w:rFonts w:ascii="Arial" w:hAnsi="Arial" w:cs="Arial"/>
                <w:sz w:val="20"/>
                <w:lang w:eastAsia="zh-TW"/>
              </w:rPr>
            </w:pPr>
            <w:r w:rsidRPr="006F4D27">
              <w:rPr>
                <w:rFonts w:ascii="Arial" w:hAnsi="Arial" w:cs="Arial"/>
                <w:sz w:val="20"/>
                <w:lang w:eastAsia="zh-TW"/>
              </w:rPr>
              <w:t xml:space="preserve">Payslip displays dates/hours only </w:t>
            </w:r>
          </w:p>
          <w:p w14:paraId="7FCCCAE7"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No quota entitlement </w:t>
            </w:r>
          </w:p>
          <w:p w14:paraId="6E91079C" w14:textId="77777777" w:rsidR="00063D37" w:rsidRPr="00DC7BF9" w:rsidRDefault="00063D37" w:rsidP="00181FE0">
            <w:pPr>
              <w:spacing w:before="40" w:after="40" w:line="240" w:lineRule="auto"/>
              <w:rPr>
                <w:rFonts w:ascii="Arial" w:hAnsi="Arial" w:cs="Arial"/>
                <w:sz w:val="20"/>
                <w:lang w:eastAsia="zh-TW"/>
              </w:rPr>
            </w:pPr>
            <w:r w:rsidRPr="00DC7BF9">
              <w:rPr>
                <w:rFonts w:ascii="Arial" w:hAnsi="Arial" w:cs="Arial"/>
                <w:sz w:val="20"/>
                <w:lang w:eastAsia="zh-TW"/>
              </w:rPr>
              <w:t xml:space="preserve">No impact to accruals </w:t>
            </w:r>
          </w:p>
          <w:p w14:paraId="4CDDEA13" w14:textId="77777777" w:rsidR="00063D37" w:rsidRPr="00DC7BF9" w:rsidRDefault="003877E0" w:rsidP="00181FE0">
            <w:pPr>
              <w:spacing w:before="40" w:after="40" w:line="240" w:lineRule="auto"/>
              <w:rPr>
                <w:rFonts w:ascii="Arial" w:hAnsi="Arial" w:cs="Arial"/>
                <w:sz w:val="20"/>
                <w:lang w:eastAsia="zh-TW"/>
              </w:rPr>
            </w:pPr>
            <w:r w:rsidRPr="00DC7BF9">
              <w:rPr>
                <w:rFonts w:ascii="Arial" w:hAnsi="Arial" w:cs="Arial"/>
                <w:sz w:val="20"/>
                <w:lang w:eastAsia="zh-TW"/>
              </w:rPr>
              <w:t>Not counted/paid on PH</w:t>
            </w:r>
          </w:p>
        </w:tc>
      </w:tr>
    </w:tbl>
    <w:p w14:paraId="57EF3189" w14:textId="1ED5B903" w:rsidR="00497C2F" w:rsidRDefault="00497C2F">
      <w:pPr>
        <w:rPr>
          <w:ins w:id="362" w:author="Dawson, Bre (ESI)" w:date="2020-03-23T12:25:00Z"/>
        </w:rPr>
      </w:pPr>
    </w:p>
    <w:p w14:paraId="0827787E" w14:textId="367212C8" w:rsidR="00497C2F" w:rsidRDefault="00497C2F">
      <w:pPr>
        <w:rPr>
          <w:ins w:id="363" w:author="Dawson, Bre (ESI)" w:date="2020-03-23T12:26:00Z"/>
        </w:rPr>
      </w:pPr>
    </w:p>
    <w:p w14:paraId="526ECCF6" w14:textId="6869118D" w:rsidR="00497C2F" w:rsidRDefault="00497C2F" w:rsidP="00497C2F">
      <w:pPr>
        <w:rPr>
          <w:ins w:id="364" w:author="Dawson, Bre (ESI)" w:date="2020-03-23T12:28:00Z"/>
          <w:rFonts w:ascii="Arial" w:hAnsi="Arial" w:cs="Arial"/>
          <w:sz w:val="22"/>
          <w:szCs w:val="22"/>
        </w:rPr>
      </w:pPr>
      <w:ins w:id="365" w:author="Dawson, Bre (ESI)" w:date="2020-03-23T12:27:00Z">
        <w:r>
          <w:rPr>
            <w:rFonts w:ascii="Arial" w:hAnsi="Arial" w:cs="Arial"/>
            <w:sz w:val="22"/>
            <w:szCs w:val="22"/>
          </w:rPr>
          <w:t xml:space="preserve">The following paid Leave of Absences without quota deduction will be available – </w:t>
        </w:r>
      </w:ins>
    </w:p>
    <w:tbl>
      <w:tblPr>
        <w:tblW w:w="9498" w:type="dxa"/>
        <w:tblInd w:w="108" w:type="dxa"/>
        <w:tblLayout w:type="fixed"/>
        <w:tblLook w:val="0000" w:firstRow="0" w:lastRow="0" w:firstColumn="0" w:lastColumn="0" w:noHBand="0" w:noVBand="0"/>
      </w:tblPr>
      <w:tblGrid>
        <w:gridCol w:w="1134"/>
        <w:gridCol w:w="2977"/>
        <w:gridCol w:w="992"/>
        <w:gridCol w:w="4395"/>
        <w:tblGridChange w:id="366">
          <w:tblGrid>
            <w:gridCol w:w="1134"/>
            <w:gridCol w:w="2977"/>
            <w:gridCol w:w="992"/>
            <w:gridCol w:w="4395"/>
          </w:tblGrid>
        </w:tblGridChange>
      </w:tblGrid>
      <w:tr w:rsidR="00497C2F" w:rsidRPr="00F1402B" w14:paraId="068E6836" w14:textId="77777777" w:rsidTr="00BE221F">
        <w:trPr>
          <w:cantSplit/>
          <w:trHeight w:val="255"/>
          <w:ins w:id="367" w:author="Dawson, Bre (ESI)" w:date="2020-03-23T12:28:00Z"/>
        </w:trPr>
        <w:tc>
          <w:tcPr>
            <w:tcW w:w="1134"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tcPr>
          <w:p w14:paraId="123E1B69" w14:textId="77777777" w:rsidR="00497C2F" w:rsidRPr="00DE1D4E" w:rsidRDefault="00497C2F" w:rsidP="00BE221F">
            <w:pPr>
              <w:spacing w:before="40" w:after="40" w:line="240" w:lineRule="auto"/>
              <w:jc w:val="center"/>
              <w:rPr>
                <w:ins w:id="368" w:author="Dawson, Bre (ESI)" w:date="2020-03-23T12:28:00Z"/>
                <w:rFonts w:ascii="Arial" w:hAnsi="Arial" w:cs="Arial"/>
                <w:b/>
                <w:sz w:val="20"/>
                <w:lang w:eastAsia="zh-TW"/>
              </w:rPr>
            </w:pPr>
            <w:ins w:id="369" w:author="Dawson, Bre (ESI)" w:date="2020-03-23T12:28:00Z">
              <w:r w:rsidRPr="00DE1D4E">
                <w:rPr>
                  <w:rFonts w:ascii="Arial" w:hAnsi="Arial" w:cs="Arial"/>
                  <w:b/>
                  <w:sz w:val="20"/>
                  <w:lang w:eastAsia="zh-TW"/>
                </w:rPr>
                <w:t>Absence Type</w:t>
              </w:r>
            </w:ins>
          </w:p>
        </w:tc>
        <w:tc>
          <w:tcPr>
            <w:tcW w:w="2977"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73AE42E3" w14:textId="77777777" w:rsidR="00497C2F" w:rsidRPr="00DE1D4E" w:rsidRDefault="00497C2F" w:rsidP="00BE221F">
            <w:pPr>
              <w:spacing w:before="40" w:after="40" w:line="240" w:lineRule="auto"/>
              <w:rPr>
                <w:ins w:id="370" w:author="Dawson, Bre (ESI)" w:date="2020-03-23T12:28:00Z"/>
                <w:rFonts w:ascii="Arial" w:hAnsi="Arial" w:cs="Arial"/>
                <w:b/>
                <w:sz w:val="20"/>
                <w:lang w:eastAsia="zh-TW"/>
              </w:rPr>
            </w:pPr>
            <w:ins w:id="371" w:author="Dawson, Bre (ESI)" w:date="2020-03-23T12:28:00Z">
              <w:r w:rsidRPr="00DE1D4E">
                <w:rPr>
                  <w:rFonts w:ascii="Arial" w:hAnsi="Arial" w:cs="Arial"/>
                  <w:b/>
                  <w:sz w:val="20"/>
                  <w:lang w:eastAsia="zh-TW"/>
                </w:rPr>
                <w:t>Absence text</w:t>
              </w:r>
            </w:ins>
          </w:p>
        </w:tc>
        <w:tc>
          <w:tcPr>
            <w:tcW w:w="992"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7F49040F" w14:textId="77777777" w:rsidR="00497C2F" w:rsidRPr="00DE1D4E" w:rsidRDefault="00497C2F" w:rsidP="00BE221F">
            <w:pPr>
              <w:spacing w:before="40" w:after="40" w:line="240" w:lineRule="auto"/>
              <w:jc w:val="center"/>
              <w:rPr>
                <w:ins w:id="372" w:author="Dawson, Bre (ESI)" w:date="2020-03-23T12:28:00Z"/>
                <w:rFonts w:ascii="Arial" w:hAnsi="Arial" w:cs="Arial"/>
                <w:b/>
                <w:sz w:val="20"/>
                <w:lang w:eastAsia="zh-TW"/>
              </w:rPr>
            </w:pPr>
            <w:ins w:id="373" w:author="Dawson, Bre (ESI)" w:date="2020-03-23T12:28:00Z">
              <w:r w:rsidRPr="00DE1D4E">
                <w:rPr>
                  <w:rFonts w:ascii="Arial" w:hAnsi="Arial" w:cs="Arial"/>
                  <w:b/>
                  <w:sz w:val="20"/>
                  <w:lang w:eastAsia="zh-TW"/>
                </w:rPr>
                <w:t>Entity</w:t>
              </w:r>
            </w:ins>
          </w:p>
        </w:tc>
        <w:tc>
          <w:tcPr>
            <w:tcW w:w="439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2F2DAE8F" w14:textId="77777777" w:rsidR="00497C2F" w:rsidRPr="00DE1D4E" w:rsidRDefault="00497C2F" w:rsidP="00BE221F">
            <w:pPr>
              <w:spacing w:before="40" w:after="40" w:line="240" w:lineRule="auto"/>
              <w:rPr>
                <w:ins w:id="374" w:author="Dawson, Bre (ESI)" w:date="2020-03-23T12:28:00Z"/>
                <w:rFonts w:ascii="Arial" w:hAnsi="Arial" w:cs="Arial"/>
                <w:b/>
                <w:sz w:val="20"/>
                <w:lang w:eastAsia="zh-TW"/>
              </w:rPr>
            </w:pPr>
            <w:ins w:id="375" w:author="Dawson, Bre (ESI)" w:date="2020-03-23T12:28:00Z">
              <w:r w:rsidRPr="00DE1D4E">
                <w:rPr>
                  <w:rFonts w:ascii="Arial" w:hAnsi="Arial" w:cs="Arial"/>
                  <w:b/>
                  <w:sz w:val="20"/>
                  <w:lang w:eastAsia="zh-TW"/>
                </w:rPr>
                <w:t>Meaning / Use</w:t>
              </w:r>
            </w:ins>
          </w:p>
        </w:tc>
      </w:tr>
      <w:tr w:rsidR="00497C2F" w:rsidRPr="00F1402B" w14:paraId="34CDCDAE" w14:textId="77777777" w:rsidTr="00497C2F">
        <w:tblPrEx>
          <w:tblW w:w="9498" w:type="dxa"/>
          <w:tblInd w:w="108" w:type="dxa"/>
          <w:tblLayout w:type="fixed"/>
          <w:tblLook w:val="0000" w:firstRow="0" w:lastRow="0" w:firstColumn="0" w:lastColumn="0" w:noHBand="0" w:noVBand="0"/>
          <w:tblPrExChange w:id="376" w:author="Dawson, Bre (ESI)" w:date="2020-03-23T12:29:00Z">
            <w:tblPrEx>
              <w:tblW w:w="9498" w:type="dxa"/>
              <w:tblInd w:w="108" w:type="dxa"/>
              <w:tblLayout w:type="fixed"/>
              <w:tblLook w:val="0000" w:firstRow="0" w:lastRow="0" w:firstColumn="0" w:lastColumn="0" w:noHBand="0" w:noVBand="0"/>
            </w:tblPrEx>
          </w:tblPrExChange>
        </w:tblPrEx>
        <w:trPr>
          <w:cantSplit/>
          <w:trHeight w:val="255"/>
          <w:ins w:id="377" w:author="Dawson, Bre (ESI)" w:date="2020-03-23T12:29:00Z"/>
          <w:trPrChange w:id="378" w:author="Dawson, Bre (ESI)" w:date="2020-03-23T12:29:00Z">
            <w:trPr>
              <w:cantSplit/>
              <w:trHeight w:val="255"/>
            </w:trPr>
          </w:trPrChange>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Change w:id="379" w:author="Dawson, Bre (ESI)" w:date="2020-03-23T12:29:00Z">
              <w:tcPr>
                <w:tcW w:w="1134"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tcPr>
            </w:tcPrChange>
          </w:tcPr>
          <w:p w14:paraId="3592124F" w14:textId="77777777" w:rsidR="00497C2F" w:rsidRPr="00497C2F" w:rsidRDefault="00497C2F" w:rsidP="00BE221F">
            <w:pPr>
              <w:spacing w:before="40" w:after="40" w:line="240" w:lineRule="auto"/>
              <w:jc w:val="center"/>
              <w:rPr>
                <w:ins w:id="380" w:author="Dawson, Bre (ESI)" w:date="2020-03-23T12:29:00Z"/>
                <w:rFonts w:ascii="Arial" w:hAnsi="Arial" w:cs="Arial"/>
                <w:sz w:val="20"/>
                <w:lang w:eastAsia="zh-TW"/>
                <w:rPrChange w:id="381" w:author="Dawson, Bre (ESI)" w:date="2020-03-23T12:29:00Z">
                  <w:rPr>
                    <w:ins w:id="382" w:author="Dawson, Bre (ESI)" w:date="2020-03-23T12:29:00Z"/>
                    <w:rFonts w:ascii="Arial" w:hAnsi="Arial" w:cs="Arial"/>
                    <w:b/>
                    <w:sz w:val="20"/>
                    <w:lang w:eastAsia="zh-TW"/>
                  </w:rPr>
                </w:rPrChange>
              </w:rPr>
            </w:pPr>
            <w:ins w:id="383" w:author="Dawson, Bre (ESI)" w:date="2020-03-23T12:29:00Z">
              <w:r w:rsidRPr="00497C2F">
                <w:rPr>
                  <w:rFonts w:ascii="Arial" w:hAnsi="Arial" w:cs="Arial"/>
                  <w:sz w:val="20"/>
                  <w:lang w:eastAsia="zh-TW"/>
                  <w:rPrChange w:id="384" w:author="Dawson, Bre (ESI)" w:date="2020-03-23T12:29:00Z">
                    <w:rPr>
                      <w:rFonts w:ascii="Arial" w:hAnsi="Arial" w:cs="Arial"/>
                      <w:b/>
                      <w:sz w:val="20"/>
                      <w:lang w:eastAsia="zh-TW"/>
                    </w:rPr>
                  </w:rPrChange>
                </w:rPr>
                <w:t>2300</w:t>
              </w:r>
            </w:ins>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Change w:id="385" w:author="Dawson, Bre (ESI)" w:date="2020-03-23T12:29:00Z">
              <w:tcPr>
                <w:tcW w:w="2977"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tcPrChange>
          </w:tcPr>
          <w:p w14:paraId="3FD52A5B" w14:textId="77777777" w:rsidR="00497C2F" w:rsidRPr="00497C2F" w:rsidRDefault="00497C2F" w:rsidP="00BE221F">
            <w:pPr>
              <w:spacing w:before="40" w:after="40" w:line="240" w:lineRule="auto"/>
              <w:rPr>
                <w:ins w:id="386" w:author="Dawson, Bre (ESI)" w:date="2020-03-23T12:29:00Z"/>
                <w:rFonts w:ascii="Arial" w:hAnsi="Arial" w:cs="Arial"/>
                <w:sz w:val="20"/>
                <w:lang w:eastAsia="zh-TW"/>
                <w:rPrChange w:id="387" w:author="Dawson, Bre (ESI)" w:date="2020-03-23T12:29:00Z">
                  <w:rPr>
                    <w:ins w:id="388" w:author="Dawson, Bre (ESI)" w:date="2020-03-23T12:29:00Z"/>
                    <w:rFonts w:ascii="Arial" w:hAnsi="Arial" w:cs="Arial"/>
                    <w:b/>
                    <w:sz w:val="20"/>
                    <w:lang w:eastAsia="zh-TW"/>
                  </w:rPr>
                </w:rPrChange>
              </w:rPr>
            </w:pPr>
            <w:ins w:id="389" w:author="Dawson, Bre (ESI)" w:date="2020-03-23T12:29:00Z">
              <w:r w:rsidRPr="00497C2F">
                <w:rPr>
                  <w:rFonts w:ascii="Arial" w:hAnsi="Arial" w:cs="Arial"/>
                  <w:sz w:val="20"/>
                  <w:lang w:eastAsia="zh-TW"/>
                  <w:rPrChange w:id="390" w:author="Dawson, Bre (ESI)" w:date="2020-03-23T12:29:00Z">
                    <w:rPr>
                      <w:rFonts w:ascii="Arial" w:hAnsi="Arial" w:cs="Arial"/>
                      <w:b/>
                      <w:sz w:val="20"/>
                      <w:lang w:eastAsia="zh-TW"/>
                    </w:rPr>
                  </w:rPrChange>
                </w:rPr>
                <w:t>Parental Primary Carer FP</w:t>
              </w:r>
            </w:ins>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Change w:id="391" w:author="Dawson, Bre (ESI)" w:date="2020-03-23T12:29:00Z">
              <w:tcPr>
                <w:tcW w:w="992"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tcPrChange>
          </w:tcPr>
          <w:p w14:paraId="6FC6ADBD" w14:textId="77777777" w:rsidR="00497C2F" w:rsidRPr="00497C2F" w:rsidRDefault="00497C2F" w:rsidP="00BE221F">
            <w:pPr>
              <w:spacing w:before="40" w:after="40" w:line="240" w:lineRule="auto"/>
              <w:jc w:val="center"/>
              <w:rPr>
                <w:ins w:id="392" w:author="Dawson, Bre (ESI)" w:date="2020-03-23T12:29:00Z"/>
                <w:rFonts w:ascii="Arial" w:hAnsi="Arial" w:cs="Arial"/>
                <w:sz w:val="20"/>
                <w:lang w:eastAsia="zh-TW"/>
                <w:rPrChange w:id="393" w:author="Dawson, Bre (ESI)" w:date="2020-03-23T12:29:00Z">
                  <w:rPr>
                    <w:ins w:id="394" w:author="Dawson, Bre (ESI)" w:date="2020-03-23T12:29:00Z"/>
                    <w:rFonts w:ascii="Arial" w:hAnsi="Arial" w:cs="Arial"/>
                    <w:b/>
                    <w:sz w:val="20"/>
                    <w:lang w:eastAsia="zh-TW"/>
                  </w:rPr>
                </w:rPrChange>
              </w:rPr>
            </w:pPr>
            <w:ins w:id="395" w:author="Dawson, Bre (ESI)" w:date="2020-03-23T12:29:00Z">
              <w:r w:rsidRPr="00497C2F">
                <w:rPr>
                  <w:rFonts w:ascii="Arial" w:hAnsi="Arial" w:cs="Arial"/>
                  <w:sz w:val="20"/>
                  <w:lang w:eastAsia="zh-TW"/>
                  <w:rPrChange w:id="396" w:author="Dawson, Bre (ESI)" w:date="2020-03-23T12:29:00Z">
                    <w:rPr>
                      <w:rFonts w:ascii="Arial" w:hAnsi="Arial" w:cs="Arial"/>
                      <w:b/>
                      <w:sz w:val="20"/>
                      <w:lang w:eastAsia="zh-TW"/>
                    </w:rPr>
                  </w:rPrChange>
                </w:rPr>
                <w:t>All</w:t>
              </w:r>
            </w:ins>
          </w:p>
        </w:tc>
        <w:tc>
          <w:tcPr>
            <w:tcW w:w="4395" w:type="dxa"/>
            <w:tcBorders>
              <w:top w:val="single" w:sz="4" w:space="0" w:color="auto"/>
              <w:left w:val="single" w:sz="4" w:space="0" w:color="auto"/>
              <w:bottom w:val="single" w:sz="4" w:space="0" w:color="auto"/>
              <w:right w:val="single" w:sz="4" w:space="0" w:color="auto"/>
            </w:tcBorders>
            <w:shd w:val="clear" w:color="auto" w:fill="auto"/>
            <w:vAlign w:val="center"/>
            <w:tcPrChange w:id="397" w:author="Dawson, Bre (ESI)" w:date="2020-03-23T12:29:00Z">
              <w:tcPr>
                <w:tcW w:w="439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tcPrChange>
          </w:tcPr>
          <w:p w14:paraId="34040CD8" w14:textId="77777777" w:rsidR="00497C2F" w:rsidRPr="00497C2F" w:rsidRDefault="00497C2F" w:rsidP="00BE221F">
            <w:pPr>
              <w:spacing w:before="40" w:after="40" w:line="240" w:lineRule="auto"/>
              <w:rPr>
                <w:ins w:id="398" w:author="Dawson, Bre (ESI)" w:date="2020-03-23T12:29:00Z"/>
                <w:rFonts w:ascii="Arial" w:hAnsi="Arial" w:cs="Arial"/>
                <w:sz w:val="20"/>
                <w:lang w:eastAsia="zh-TW"/>
                <w:rPrChange w:id="399" w:author="Dawson, Bre (ESI)" w:date="2020-03-23T12:29:00Z">
                  <w:rPr>
                    <w:ins w:id="400" w:author="Dawson, Bre (ESI)" w:date="2020-03-23T12:29:00Z"/>
                    <w:rFonts w:ascii="Arial" w:hAnsi="Arial" w:cs="Arial"/>
                    <w:b/>
                    <w:sz w:val="20"/>
                    <w:lang w:eastAsia="zh-TW"/>
                  </w:rPr>
                </w:rPrChange>
              </w:rPr>
            </w:pPr>
            <w:ins w:id="401" w:author="Dawson, Bre (ESI)" w:date="2020-03-23T12:29:00Z">
              <w:r w:rsidRPr="00497C2F">
                <w:rPr>
                  <w:rFonts w:ascii="Arial" w:hAnsi="Arial" w:cs="Arial"/>
                  <w:sz w:val="20"/>
                  <w:lang w:eastAsia="zh-TW"/>
                  <w:rPrChange w:id="402" w:author="Dawson, Bre (ESI)" w:date="2020-03-23T12:29:00Z">
                    <w:rPr>
                      <w:rFonts w:ascii="Arial" w:hAnsi="Arial" w:cs="Arial"/>
                      <w:b/>
                      <w:sz w:val="20"/>
                      <w:lang w:eastAsia="zh-TW"/>
                    </w:rPr>
                  </w:rPrChange>
                </w:rPr>
                <w:t xml:space="preserve">Paid absence </w:t>
              </w:r>
            </w:ins>
          </w:p>
          <w:p w14:paraId="1A6D8493" w14:textId="77777777" w:rsidR="00497C2F" w:rsidRPr="00497C2F" w:rsidRDefault="00497C2F" w:rsidP="00497C2F">
            <w:pPr>
              <w:spacing w:before="40" w:after="40" w:line="240" w:lineRule="auto"/>
              <w:rPr>
                <w:ins w:id="403" w:author="Dawson, Bre (ESI)" w:date="2020-03-23T12:29:00Z"/>
                <w:rFonts w:ascii="Arial" w:hAnsi="Arial" w:cs="Arial"/>
                <w:sz w:val="20"/>
                <w:lang w:eastAsia="zh-TW"/>
                <w:rPrChange w:id="404" w:author="Dawson, Bre (ESI)" w:date="2020-03-23T12:29:00Z">
                  <w:rPr>
                    <w:ins w:id="405" w:author="Dawson, Bre (ESI)" w:date="2020-03-23T12:29:00Z"/>
                    <w:rFonts w:ascii="Arial" w:hAnsi="Arial" w:cs="Arial"/>
                    <w:b/>
                    <w:sz w:val="20"/>
                    <w:lang w:eastAsia="zh-TW"/>
                  </w:rPr>
                </w:rPrChange>
              </w:rPr>
            </w:pPr>
            <w:ins w:id="406" w:author="Dawson, Bre (ESI)" w:date="2020-03-23T12:29:00Z">
              <w:r w:rsidRPr="00497C2F">
                <w:rPr>
                  <w:rFonts w:ascii="Arial" w:hAnsi="Arial" w:cs="Arial"/>
                  <w:sz w:val="20"/>
                  <w:lang w:eastAsia="zh-TW"/>
                  <w:rPrChange w:id="407" w:author="Dawson, Bre (ESI)" w:date="2020-03-23T12:29:00Z">
                    <w:rPr>
                      <w:rFonts w:ascii="Arial" w:hAnsi="Arial" w:cs="Arial"/>
                      <w:b/>
                      <w:sz w:val="20"/>
                      <w:lang w:eastAsia="zh-TW"/>
                    </w:rPr>
                  </w:rPrChange>
                </w:rPr>
                <w:t xml:space="preserve">Absence will be valuated based on average requirements (&gt;3 YOS RMIT; Any YOS RT); Refer to Payroll BP for rules </w:t>
              </w:r>
            </w:ins>
          </w:p>
          <w:p w14:paraId="7683C787" w14:textId="77777777" w:rsidR="00497C2F" w:rsidRPr="00497C2F" w:rsidRDefault="00497C2F" w:rsidP="00BE221F">
            <w:pPr>
              <w:spacing w:before="40" w:after="40" w:line="240" w:lineRule="auto"/>
              <w:rPr>
                <w:ins w:id="408" w:author="Dawson, Bre (ESI)" w:date="2020-03-23T12:29:00Z"/>
                <w:rFonts w:ascii="Arial" w:hAnsi="Arial" w:cs="Arial"/>
                <w:sz w:val="20"/>
                <w:lang w:eastAsia="zh-TW"/>
                <w:rPrChange w:id="409" w:author="Dawson, Bre (ESI)" w:date="2020-03-23T12:29:00Z">
                  <w:rPr>
                    <w:ins w:id="410" w:author="Dawson, Bre (ESI)" w:date="2020-03-23T12:29:00Z"/>
                    <w:rFonts w:ascii="Arial" w:hAnsi="Arial" w:cs="Arial"/>
                    <w:b/>
                    <w:sz w:val="20"/>
                    <w:lang w:eastAsia="zh-TW"/>
                  </w:rPr>
                </w:rPrChange>
              </w:rPr>
            </w:pPr>
            <w:ins w:id="411" w:author="Dawson, Bre (ESI)" w:date="2020-03-23T12:29:00Z">
              <w:r w:rsidRPr="00497C2F">
                <w:rPr>
                  <w:rFonts w:ascii="Arial" w:hAnsi="Arial" w:cs="Arial"/>
                  <w:sz w:val="20"/>
                  <w:lang w:eastAsia="zh-TW"/>
                  <w:rPrChange w:id="412" w:author="Dawson, Bre (ESI)" w:date="2020-03-23T12:29:00Z">
                    <w:rPr>
                      <w:rFonts w:ascii="Arial" w:hAnsi="Arial" w:cs="Arial"/>
                      <w:b/>
                      <w:sz w:val="20"/>
                      <w:lang w:eastAsia="zh-TW"/>
                    </w:rPr>
                  </w:rPrChange>
                </w:rPr>
                <w:t xml:space="preserve">Payslip displays dollars, dates and hours </w:t>
              </w:r>
            </w:ins>
          </w:p>
          <w:p w14:paraId="388A74DD" w14:textId="77777777" w:rsidR="00497C2F" w:rsidRPr="00497C2F" w:rsidRDefault="00497C2F" w:rsidP="00BE221F">
            <w:pPr>
              <w:spacing w:before="40" w:after="40" w:line="240" w:lineRule="auto"/>
              <w:rPr>
                <w:ins w:id="413" w:author="Dawson, Bre (ESI)" w:date="2020-03-23T12:29:00Z"/>
                <w:rFonts w:ascii="Arial" w:hAnsi="Arial" w:cs="Arial"/>
                <w:sz w:val="20"/>
                <w:lang w:eastAsia="zh-TW"/>
                <w:rPrChange w:id="414" w:author="Dawson, Bre (ESI)" w:date="2020-03-23T12:29:00Z">
                  <w:rPr>
                    <w:ins w:id="415" w:author="Dawson, Bre (ESI)" w:date="2020-03-23T12:29:00Z"/>
                    <w:rFonts w:ascii="Arial" w:hAnsi="Arial" w:cs="Arial"/>
                    <w:b/>
                    <w:sz w:val="20"/>
                    <w:lang w:eastAsia="zh-TW"/>
                  </w:rPr>
                </w:rPrChange>
              </w:rPr>
            </w:pPr>
            <w:ins w:id="416" w:author="Dawson, Bre (ESI)" w:date="2020-03-23T12:29:00Z">
              <w:r w:rsidRPr="00497C2F">
                <w:rPr>
                  <w:rFonts w:ascii="Arial" w:hAnsi="Arial" w:cs="Arial"/>
                  <w:sz w:val="20"/>
                  <w:lang w:eastAsia="zh-TW"/>
                  <w:rPrChange w:id="417" w:author="Dawson, Bre (ESI)" w:date="2020-03-23T12:29:00Z">
                    <w:rPr>
                      <w:rFonts w:ascii="Arial" w:hAnsi="Arial" w:cs="Arial"/>
                      <w:b/>
                      <w:sz w:val="20"/>
                      <w:lang w:eastAsia="zh-TW"/>
                    </w:rPr>
                  </w:rPrChange>
                </w:rPr>
                <w:t xml:space="preserve">No quota entitlement </w:t>
              </w:r>
            </w:ins>
          </w:p>
          <w:p w14:paraId="32B20EA3" w14:textId="77777777" w:rsidR="00497C2F" w:rsidRPr="00497C2F" w:rsidRDefault="00497C2F" w:rsidP="00BE221F">
            <w:pPr>
              <w:spacing w:before="40" w:after="40" w:line="240" w:lineRule="auto"/>
              <w:rPr>
                <w:ins w:id="418" w:author="Dawson, Bre (ESI)" w:date="2020-03-23T12:29:00Z"/>
                <w:rFonts w:ascii="Arial" w:hAnsi="Arial" w:cs="Arial"/>
                <w:sz w:val="20"/>
                <w:lang w:eastAsia="zh-TW"/>
                <w:rPrChange w:id="419" w:author="Dawson, Bre (ESI)" w:date="2020-03-23T12:29:00Z">
                  <w:rPr>
                    <w:ins w:id="420" w:author="Dawson, Bre (ESI)" w:date="2020-03-23T12:29:00Z"/>
                    <w:rFonts w:ascii="Arial" w:hAnsi="Arial" w:cs="Arial"/>
                    <w:b/>
                    <w:sz w:val="20"/>
                    <w:lang w:eastAsia="zh-TW"/>
                  </w:rPr>
                </w:rPrChange>
              </w:rPr>
            </w:pPr>
            <w:ins w:id="421" w:author="Dawson, Bre (ESI)" w:date="2020-03-23T12:29:00Z">
              <w:r w:rsidRPr="00497C2F">
                <w:rPr>
                  <w:rFonts w:ascii="Arial" w:hAnsi="Arial" w:cs="Arial"/>
                  <w:sz w:val="20"/>
                  <w:lang w:eastAsia="zh-TW"/>
                  <w:rPrChange w:id="422" w:author="Dawson, Bre (ESI)" w:date="2020-03-23T12:29:00Z">
                    <w:rPr>
                      <w:rFonts w:ascii="Arial" w:hAnsi="Arial" w:cs="Arial"/>
                      <w:b/>
                      <w:sz w:val="20"/>
                      <w:lang w:eastAsia="zh-TW"/>
                    </w:rPr>
                  </w:rPrChange>
                </w:rPr>
                <w:t xml:space="preserve">No impact to accruals </w:t>
              </w:r>
            </w:ins>
          </w:p>
          <w:p w14:paraId="73E86093" w14:textId="77777777" w:rsidR="00497C2F" w:rsidRPr="00497C2F" w:rsidRDefault="00497C2F" w:rsidP="00BE221F">
            <w:pPr>
              <w:spacing w:before="40" w:after="40" w:line="240" w:lineRule="auto"/>
              <w:rPr>
                <w:ins w:id="423" w:author="Dawson, Bre (ESI)" w:date="2020-03-23T12:29:00Z"/>
                <w:rFonts w:ascii="Arial" w:hAnsi="Arial" w:cs="Arial"/>
                <w:sz w:val="20"/>
                <w:lang w:eastAsia="zh-TW"/>
                <w:rPrChange w:id="424" w:author="Dawson, Bre (ESI)" w:date="2020-03-23T12:29:00Z">
                  <w:rPr>
                    <w:ins w:id="425" w:author="Dawson, Bre (ESI)" w:date="2020-03-23T12:29:00Z"/>
                    <w:rFonts w:ascii="Arial" w:hAnsi="Arial" w:cs="Arial"/>
                    <w:b/>
                    <w:sz w:val="20"/>
                    <w:lang w:eastAsia="zh-TW"/>
                  </w:rPr>
                </w:rPrChange>
              </w:rPr>
            </w:pPr>
            <w:ins w:id="426" w:author="Dawson, Bre (ESI)" w:date="2020-03-23T12:29:00Z">
              <w:r w:rsidRPr="00497C2F">
                <w:rPr>
                  <w:rFonts w:ascii="Arial" w:hAnsi="Arial" w:cs="Arial"/>
                  <w:sz w:val="20"/>
                  <w:lang w:eastAsia="zh-TW"/>
                  <w:rPrChange w:id="427" w:author="Dawson, Bre (ESI)" w:date="2020-03-23T12:29:00Z">
                    <w:rPr>
                      <w:rFonts w:ascii="Arial" w:hAnsi="Arial" w:cs="Arial"/>
                      <w:b/>
                      <w:sz w:val="20"/>
                      <w:lang w:eastAsia="zh-TW"/>
                    </w:rPr>
                  </w:rPrChange>
                </w:rPr>
                <w:t>Not counted/paid on PH</w:t>
              </w:r>
            </w:ins>
          </w:p>
        </w:tc>
      </w:tr>
      <w:tr w:rsidR="00497C2F" w:rsidRPr="00F1402B" w14:paraId="780DC247" w14:textId="77777777" w:rsidTr="00497C2F">
        <w:tblPrEx>
          <w:tblW w:w="9498" w:type="dxa"/>
          <w:tblInd w:w="108" w:type="dxa"/>
          <w:tblLayout w:type="fixed"/>
          <w:tblLook w:val="0000" w:firstRow="0" w:lastRow="0" w:firstColumn="0" w:lastColumn="0" w:noHBand="0" w:noVBand="0"/>
          <w:tblPrExChange w:id="428" w:author="Dawson, Bre (ESI)" w:date="2020-03-23T12:29:00Z">
            <w:tblPrEx>
              <w:tblW w:w="9498" w:type="dxa"/>
              <w:tblInd w:w="108" w:type="dxa"/>
              <w:tblLayout w:type="fixed"/>
              <w:tblLook w:val="0000" w:firstRow="0" w:lastRow="0" w:firstColumn="0" w:lastColumn="0" w:noHBand="0" w:noVBand="0"/>
            </w:tblPrEx>
          </w:tblPrExChange>
        </w:tblPrEx>
        <w:trPr>
          <w:cantSplit/>
          <w:trHeight w:val="255"/>
          <w:ins w:id="429" w:author="Dawson, Bre (ESI)" w:date="2020-03-23T12:29:00Z"/>
          <w:trPrChange w:id="430" w:author="Dawson, Bre (ESI)" w:date="2020-03-23T12:29:00Z">
            <w:trPr>
              <w:cantSplit/>
              <w:trHeight w:val="255"/>
            </w:trPr>
          </w:trPrChange>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Change w:id="431" w:author="Dawson, Bre (ESI)" w:date="2020-03-23T12:29:00Z">
              <w:tcPr>
                <w:tcW w:w="1134"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tcPr>
            </w:tcPrChange>
          </w:tcPr>
          <w:p w14:paraId="565863CD" w14:textId="77777777" w:rsidR="00497C2F" w:rsidRPr="00497C2F" w:rsidRDefault="00497C2F" w:rsidP="00BE221F">
            <w:pPr>
              <w:spacing w:before="40" w:after="40" w:line="240" w:lineRule="auto"/>
              <w:jc w:val="center"/>
              <w:rPr>
                <w:ins w:id="432" w:author="Dawson, Bre (ESI)" w:date="2020-03-23T12:29:00Z"/>
                <w:rFonts w:ascii="Arial" w:hAnsi="Arial" w:cs="Arial"/>
                <w:sz w:val="20"/>
                <w:lang w:eastAsia="zh-TW"/>
                <w:rPrChange w:id="433" w:author="Dawson, Bre (ESI)" w:date="2020-03-23T12:29:00Z">
                  <w:rPr>
                    <w:ins w:id="434" w:author="Dawson, Bre (ESI)" w:date="2020-03-23T12:29:00Z"/>
                    <w:rFonts w:ascii="Arial" w:hAnsi="Arial" w:cs="Arial"/>
                    <w:b/>
                    <w:sz w:val="20"/>
                    <w:lang w:eastAsia="zh-TW"/>
                  </w:rPr>
                </w:rPrChange>
              </w:rPr>
            </w:pPr>
            <w:ins w:id="435" w:author="Dawson, Bre (ESI)" w:date="2020-03-23T12:29:00Z">
              <w:r w:rsidRPr="00497C2F">
                <w:rPr>
                  <w:rFonts w:ascii="Arial" w:hAnsi="Arial" w:cs="Arial"/>
                  <w:sz w:val="20"/>
                  <w:lang w:eastAsia="zh-TW"/>
                  <w:rPrChange w:id="436" w:author="Dawson, Bre (ESI)" w:date="2020-03-23T12:29:00Z">
                    <w:rPr>
                      <w:rFonts w:ascii="Arial" w:hAnsi="Arial" w:cs="Arial"/>
                      <w:b/>
                      <w:sz w:val="20"/>
                      <w:lang w:eastAsia="zh-TW"/>
                    </w:rPr>
                  </w:rPrChange>
                </w:rPr>
                <w:lastRenderedPageBreak/>
                <w:t>2301</w:t>
              </w:r>
            </w:ins>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Change w:id="437" w:author="Dawson, Bre (ESI)" w:date="2020-03-23T12:29:00Z">
              <w:tcPr>
                <w:tcW w:w="2977"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tcPrChange>
          </w:tcPr>
          <w:p w14:paraId="17F99647" w14:textId="77777777" w:rsidR="00497C2F" w:rsidRPr="00497C2F" w:rsidRDefault="00497C2F" w:rsidP="00BE221F">
            <w:pPr>
              <w:spacing w:before="40" w:after="40" w:line="240" w:lineRule="auto"/>
              <w:rPr>
                <w:ins w:id="438" w:author="Dawson, Bre (ESI)" w:date="2020-03-23T12:29:00Z"/>
                <w:rFonts w:ascii="Arial" w:hAnsi="Arial" w:cs="Arial"/>
                <w:sz w:val="20"/>
                <w:lang w:eastAsia="zh-TW"/>
                <w:rPrChange w:id="439" w:author="Dawson, Bre (ESI)" w:date="2020-03-23T12:29:00Z">
                  <w:rPr>
                    <w:ins w:id="440" w:author="Dawson, Bre (ESI)" w:date="2020-03-23T12:29:00Z"/>
                    <w:rFonts w:ascii="Arial" w:hAnsi="Arial" w:cs="Arial"/>
                    <w:b/>
                    <w:sz w:val="20"/>
                    <w:lang w:eastAsia="zh-TW"/>
                  </w:rPr>
                </w:rPrChange>
              </w:rPr>
            </w:pPr>
            <w:ins w:id="441" w:author="Dawson, Bre (ESI)" w:date="2020-03-23T12:29:00Z">
              <w:r w:rsidRPr="00497C2F">
                <w:rPr>
                  <w:rFonts w:ascii="Arial" w:hAnsi="Arial" w:cs="Arial"/>
                  <w:sz w:val="20"/>
                  <w:lang w:eastAsia="zh-TW"/>
                  <w:rPrChange w:id="442" w:author="Dawson, Bre (ESI)" w:date="2020-03-23T12:29:00Z">
                    <w:rPr>
                      <w:rFonts w:ascii="Arial" w:hAnsi="Arial" w:cs="Arial"/>
                      <w:b/>
                      <w:sz w:val="20"/>
                      <w:lang w:eastAsia="zh-TW"/>
                    </w:rPr>
                  </w:rPrChange>
                </w:rPr>
                <w:t>Parental Primary Carer HP</w:t>
              </w:r>
            </w:ins>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Change w:id="443" w:author="Dawson, Bre (ESI)" w:date="2020-03-23T12:29:00Z">
              <w:tcPr>
                <w:tcW w:w="992"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tcPrChange>
          </w:tcPr>
          <w:p w14:paraId="5D06DD5C" w14:textId="77777777" w:rsidR="00497C2F" w:rsidRPr="00497C2F" w:rsidRDefault="00497C2F" w:rsidP="00BE221F">
            <w:pPr>
              <w:spacing w:before="40" w:after="40" w:line="240" w:lineRule="auto"/>
              <w:jc w:val="center"/>
              <w:rPr>
                <w:ins w:id="444" w:author="Dawson, Bre (ESI)" w:date="2020-03-23T12:29:00Z"/>
                <w:rFonts w:ascii="Arial" w:hAnsi="Arial" w:cs="Arial"/>
                <w:sz w:val="20"/>
                <w:lang w:eastAsia="zh-TW"/>
                <w:rPrChange w:id="445" w:author="Dawson, Bre (ESI)" w:date="2020-03-23T12:29:00Z">
                  <w:rPr>
                    <w:ins w:id="446" w:author="Dawson, Bre (ESI)" w:date="2020-03-23T12:29:00Z"/>
                    <w:rFonts w:ascii="Arial" w:hAnsi="Arial" w:cs="Arial"/>
                    <w:b/>
                    <w:sz w:val="20"/>
                    <w:lang w:eastAsia="zh-TW"/>
                  </w:rPr>
                </w:rPrChange>
              </w:rPr>
            </w:pPr>
            <w:ins w:id="447" w:author="Dawson, Bre (ESI)" w:date="2020-03-23T12:29:00Z">
              <w:r w:rsidRPr="00497C2F">
                <w:rPr>
                  <w:rFonts w:ascii="Arial" w:hAnsi="Arial" w:cs="Arial"/>
                  <w:sz w:val="20"/>
                  <w:lang w:eastAsia="zh-TW"/>
                  <w:rPrChange w:id="448" w:author="Dawson, Bre (ESI)" w:date="2020-03-23T12:29:00Z">
                    <w:rPr>
                      <w:rFonts w:ascii="Arial" w:hAnsi="Arial" w:cs="Arial"/>
                      <w:b/>
                      <w:sz w:val="20"/>
                      <w:lang w:eastAsia="zh-TW"/>
                    </w:rPr>
                  </w:rPrChange>
                </w:rPr>
                <w:t>All</w:t>
              </w:r>
            </w:ins>
          </w:p>
        </w:tc>
        <w:tc>
          <w:tcPr>
            <w:tcW w:w="4395" w:type="dxa"/>
            <w:tcBorders>
              <w:top w:val="single" w:sz="4" w:space="0" w:color="auto"/>
              <w:left w:val="single" w:sz="4" w:space="0" w:color="auto"/>
              <w:bottom w:val="single" w:sz="4" w:space="0" w:color="auto"/>
              <w:right w:val="single" w:sz="4" w:space="0" w:color="auto"/>
            </w:tcBorders>
            <w:shd w:val="clear" w:color="auto" w:fill="auto"/>
            <w:vAlign w:val="center"/>
            <w:tcPrChange w:id="449" w:author="Dawson, Bre (ESI)" w:date="2020-03-23T12:29:00Z">
              <w:tcPr>
                <w:tcW w:w="439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tcPrChange>
          </w:tcPr>
          <w:p w14:paraId="6B66FBC5" w14:textId="77777777" w:rsidR="00497C2F" w:rsidRPr="00497C2F" w:rsidRDefault="00497C2F" w:rsidP="00BE221F">
            <w:pPr>
              <w:spacing w:before="40" w:after="40" w:line="240" w:lineRule="auto"/>
              <w:rPr>
                <w:ins w:id="450" w:author="Dawson, Bre (ESI)" w:date="2020-03-23T12:29:00Z"/>
                <w:rFonts w:ascii="Arial" w:hAnsi="Arial" w:cs="Arial"/>
                <w:sz w:val="20"/>
                <w:lang w:eastAsia="zh-TW"/>
                <w:rPrChange w:id="451" w:author="Dawson, Bre (ESI)" w:date="2020-03-23T12:29:00Z">
                  <w:rPr>
                    <w:ins w:id="452" w:author="Dawson, Bre (ESI)" w:date="2020-03-23T12:29:00Z"/>
                    <w:rFonts w:ascii="Arial" w:hAnsi="Arial" w:cs="Arial"/>
                    <w:b/>
                    <w:sz w:val="20"/>
                    <w:lang w:eastAsia="zh-TW"/>
                  </w:rPr>
                </w:rPrChange>
              </w:rPr>
            </w:pPr>
            <w:ins w:id="453" w:author="Dawson, Bre (ESI)" w:date="2020-03-23T12:29:00Z">
              <w:r w:rsidRPr="00497C2F">
                <w:rPr>
                  <w:rFonts w:ascii="Arial" w:hAnsi="Arial" w:cs="Arial"/>
                  <w:sz w:val="20"/>
                  <w:lang w:eastAsia="zh-TW"/>
                  <w:rPrChange w:id="454" w:author="Dawson, Bre (ESI)" w:date="2020-03-23T12:29:00Z">
                    <w:rPr>
                      <w:rFonts w:ascii="Arial" w:hAnsi="Arial" w:cs="Arial"/>
                      <w:b/>
                      <w:sz w:val="20"/>
                      <w:lang w:eastAsia="zh-TW"/>
                    </w:rPr>
                  </w:rPrChange>
                </w:rPr>
                <w:t xml:space="preserve">Paid absence </w:t>
              </w:r>
            </w:ins>
          </w:p>
          <w:p w14:paraId="68D59D3D" w14:textId="77777777" w:rsidR="00497C2F" w:rsidRPr="00497C2F" w:rsidRDefault="00497C2F" w:rsidP="00497C2F">
            <w:pPr>
              <w:spacing w:before="40" w:after="40" w:line="240" w:lineRule="auto"/>
              <w:rPr>
                <w:ins w:id="455" w:author="Dawson, Bre (ESI)" w:date="2020-03-23T12:29:00Z"/>
                <w:rFonts w:ascii="Arial" w:hAnsi="Arial" w:cs="Arial"/>
                <w:sz w:val="20"/>
                <w:lang w:eastAsia="zh-TW"/>
                <w:rPrChange w:id="456" w:author="Dawson, Bre (ESI)" w:date="2020-03-23T12:29:00Z">
                  <w:rPr>
                    <w:ins w:id="457" w:author="Dawson, Bre (ESI)" w:date="2020-03-23T12:29:00Z"/>
                    <w:rFonts w:ascii="Arial" w:hAnsi="Arial" w:cs="Arial"/>
                    <w:b/>
                    <w:sz w:val="20"/>
                    <w:lang w:eastAsia="zh-TW"/>
                  </w:rPr>
                </w:rPrChange>
              </w:rPr>
            </w:pPr>
            <w:ins w:id="458" w:author="Dawson, Bre (ESI)" w:date="2020-03-23T12:29:00Z">
              <w:r w:rsidRPr="00497C2F">
                <w:rPr>
                  <w:rFonts w:ascii="Arial" w:hAnsi="Arial" w:cs="Arial"/>
                  <w:sz w:val="20"/>
                  <w:lang w:eastAsia="zh-TW"/>
                  <w:rPrChange w:id="459" w:author="Dawson, Bre (ESI)" w:date="2020-03-23T12:29:00Z">
                    <w:rPr>
                      <w:rFonts w:ascii="Arial" w:hAnsi="Arial" w:cs="Arial"/>
                      <w:b/>
                      <w:sz w:val="20"/>
                      <w:lang w:eastAsia="zh-TW"/>
                    </w:rPr>
                  </w:rPrChange>
                </w:rPr>
                <w:t xml:space="preserve">Absence will be valuated based on average requirements (&gt;3 YOS RMIT; Any YOS RT); Refer to Payroll BP for rules </w:t>
              </w:r>
            </w:ins>
          </w:p>
          <w:p w14:paraId="65FE23EB" w14:textId="77777777" w:rsidR="00497C2F" w:rsidRPr="00497C2F" w:rsidRDefault="00497C2F" w:rsidP="00BE221F">
            <w:pPr>
              <w:spacing w:before="40" w:after="40" w:line="240" w:lineRule="auto"/>
              <w:rPr>
                <w:ins w:id="460" w:author="Dawson, Bre (ESI)" w:date="2020-03-23T12:29:00Z"/>
                <w:rFonts w:ascii="Arial" w:hAnsi="Arial" w:cs="Arial"/>
                <w:sz w:val="20"/>
                <w:lang w:eastAsia="zh-TW"/>
                <w:rPrChange w:id="461" w:author="Dawson, Bre (ESI)" w:date="2020-03-23T12:29:00Z">
                  <w:rPr>
                    <w:ins w:id="462" w:author="Dawson, Bre (ESI)" w:date="2020-03-23T12:29:00Z"/>
                    <w:rFonts w:ascii="Arial" w:hAnsi="Arial" w:cs="Arial"/>
                    <w:b/>
                    <w:sz w:val="20"/>
                    <w:lang w:eastAsia="zh-TW"/>
                  </w:rPr>
                </w:rPrChange>
              </w:rPr>
            </w:pPr>
            <w:ins w:id="463" w:author="Dawson, Bre (ESI)" w:date="2020-03-23T12:29:00Z">
              <w:r w:rsidRPr="00497C2F">
                <w:rPr>
                  <w:rFonts w:ascii="Arial" w:hAnsi="Arial" w:cs="Arial"/>
                  <w:sz w:val="20"/>
                  <w:lang w:eastAsia="zh-TW"/>
                  <w:rPrChange w:id="464" w:author="Dawson, Bre (ESI)" w:date="2020-03-23T12:29:00Z">
                    <w:rPr>
                      <w:rFonts w:ascii="Arial" w:hAnsi="Arial" w:cs="Arial"/>
                      <w:b/>
                      <w:sz w:val="20"/>
                      <w:lang w:eastAsia="zh-TW"/>
                    </w:rPr>
                  </w:rPrChange>
                </w:rPr>
                <w:t xml:space="preserve">Payslip displays dollars, dates and HP hours </w:t>
              </w:r>
            </w:ins>
          </w:p>
          <w:p w14:paraId="61B4EAC0" w14:textId="77777777" w:rsidR="00497C2F" w:rsidRPr="00497C2F" w:rsidRDefault="00497C2F" w:rsidP="00BE221F">
            <w:pPr>
              <w:spacing w:before="40" w:after="40" w:line="240" w:lineRule="auto"/>
              <w:rPr>
                <w:ins w:id="465" w:author="Dawson, Bre (ESI)" w:date="2020-03-23T12:29:00Z"/>
                <w:rFonts w:ascii="Arial" w:hAnsi="Arial" w:cs="Arial"/>
                <w:sz w:val="20"/>
                <w:lang w:eastAsia="zh-TW"/>
                <w:rPrChange w:id="466" w:author="Dawson, Bre (ESI)" w:date="2020-03-23T12:29:00Z">
                  <w:rPr>
                    <w:ins w:id="467" w:author="Dawson, Bre (ESI)" w:date="2020-03-23T12:29:00Z"/>
                    <w:rFonts w:ascii="Arial" w:hAnsi="Arial" w:cs="Arial"/>
                    <w:b/>
                    <w:sz w:val="20"/>
                    <w:lang w:eastAsia="zh-TW"/>
                  </w:rPr>
                </w:rPrChange>
              </w:rPr>
            </w:pPr>
            <w:ins w:id="468" w:author="Dawson, Bre (ESI)" w:date="2020-03-23T12:29:00Z">
              <w:r w:rsidRPr="00497C2F">
                <w:rPr>
                  <w:rFonts w:ascii="Arial" w:hAnsi="Arial" w:cs="Arial"/>
                  <w:sz w:val="20"/>
                  <w:lang w:eastAsia="zh-TW"/>
                  <w:rPrChange w:id="469" w:author="Dawson, Bre (ESI)" w:date="2020-03-23T12:29:00Z">
                    <w:rPr>
                      <w:rFonts w:ascii="Arial" w:hAnsi="Arial" w:cs="Arial"/>
                      <w:b/>
                      <w:sz w:val="20"/>
                      <w:lang w:eastAsia="zh-TW"/>
                    </w:rPr>
                  </w:rPrChange>
                </w:rPr>
                <w:t xml:space="preserve">No quota entitlement </w:t>
              </w:r>
            </w:ins>
          </w:p>
          <w:p w14:paraId="749EB5AB" w14:textId="77777777" w:rsidR="00497C2F" w:rsidRPr="00497C2F" w:rsidRDefault="00497C2F" w:rsidP="00BE221F">
            <w:pPr>
              <w:spacing w:before="40" w:after="40" w:line="240" w:lineRule="auto"/>
              <w:rPr>
                <w:ins w:id="470" w:author="Dawson, Bre (ESI)" w:date="2020-03-23T12:29:00Z"/>
                <w:rFonts w:ascii="Arial" w:hAnsi="Arial" w:cs="Arial"/>
                <w:sz w:val="20"/>
                <w:lang w:eastAsia="zh-TW"/>
                <w:rPrChange w:id="471" w:author="Dawson, Bre (ESI)" w:date="2020-03-23T12:29:00Z">
                  <w:rPr>
                    <w:ins w:id="472" w:author="Dawson, Bre (ESI)" w:date="2020-03-23T12:29:00Z"/>
                    <w:rFonts w:ascii="Arial" w:hAnsi="Arial" w:cs="Arial"/>
                    <w:b/>
                    <w:sz w:val="20"/>
                    <w:lang w:eastAsia="zh-TW"/>
                  </w:rPr>
                </w:rPrChange>
              </w:rPr>
            </w:pPr>
            <w:ins w:id="473" w:author="Dawson, Bre (ESI)" w:date="2020-03-23T12:29:00Z">
              <w:r w:rsidRPr="00497C2F">
                <w:rPr>
                  <w:rFonts w:ascii="Arial" w:hAnsi="Arial" w:cs="Arial"/>
                  <w:sz w:val="20"/>
                  <w:lang w:eastAsia="zh-TW"/>
                  <w:rPrChange w:id="474" w:author="Dawson, Bre (ESI)" w:date="2020-03-23T12:29:00Z">
                    <w:rPr>
                      <w:rFonts w:ascii="Arial" w:hAnsi="Arial" w:cs="Arial"/>
                      <w:b/>
                      <w:sz w:val="20"/>
                      <w:lang w:eastAsia="zh-TW"/>
                    </w:rPr>
                  </w:rPrChange>
                </w:rPr>
                <w:t xml:space="preserve">No impact to accruals </w:t>
              </w:r>
            </w:ins>
          </w:p>
          <w:p w14:paraId="07AC4CDF" w14:textId="77777777" w:rsidR="00497C2F" w:rsidRPr="00497C2F" w:rsidRDefault="00497C2F" w:rsidP="00BE221F">
            <w:pPr>
              <w:spacing w:before="40" w:after="40" w:line="240" w:lineRule="auto"/>
              <w:rPr>
                <w:ins w:id="475" w:author="Dawson, Bre (ESI)" w:date="2020-03-23T12:29:00Z"/>
                <w:rFonts w:ascii="Arial" w:hAnsi="Arial" w:cs="Arial"/>
                <w:sz w:val="20"/>
                <w:lang w:eastAsia="zh-TW"/>
                <w:rPrChange w:id="476" w:author="Dawson, Bre (ESI)" w:date="2020-03-23T12:29:00Z">
                  <w:rPr>
                    <w:ins w:id="477" w:author="Dawson, Bre (ESI)" w:date="2020-03-23T12:29:00Z"/>
                    <w:rFonts w:ascii="Arial" w:hAnsi="Arial" w:cs="Arial"/>
                    <w:b/>
                    <w:sz w:val="20"/>
                    <w:lang w:eastAsia="zh-TW"/>
                  </w:rPr>
                </w:rPrChange>
              </w:rPr>
            </w:pPr>
            <w:ins w:id="478" w:author="Dawson, Bre (ESI)" w:date="2020-03-23T12:29:00Z">
              <w:r w:rsidRPr="00497C2F">
                <w:rPr>
                  <w:rFonts w:ascii="Arial" w:hAnsi="Arial" w:cs="Arial"/>
                  <w:sz w:val="20"/>
                  <w:lang w:eastAsia="zh-TW"/>
                  <w:rPrChange w:id="479" w:author="Dawson, Bre (ESI)" w:date="2020-03-23T12:29:00Z">
                    <w:rPr>
                      <w:rFonts w:ascii="Arial" w:hAnsi="Arial" w:cs="Arial"/>
                      <w:b/>
                      <w:sz w:val="20"/>
                      <w:lang w:eastAsia="zh-TW"/>
                    </w:rPr>
                  </w:rPrChange>
                </w:rPr>
                <w:t>Not counted/paid on PH</w:t>
              </w:r>
            </w:ins>
          </w:p>
        </w:tc>
      </w:tr>
      <w:tr w:rsidR="00497C2F" w:rsidRPr="004E3510" w14:paraId="56261A2B" w14:textId="77777777" w:rsidTr="00497C2F">
        <w:trPr>
          <w:cantSplit/>
          <w:trHeight w:val="255"/>
          <w:ins w:id="480" w:author="Dawson, Bre (ESI)" w:date="2020-03-23T12:29:00Z"/>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1525B6" w14:textId="77777777" w:rsidR="00497C2F" w:rsidRPr="00A22E7E" w:rsidRDefault="00497C2F" w:rsidP="00BE221F">
            <w:pPr>
              <w:spacing w:before="40" w:after="40" w:line="240" w:lineRule="auto"/>
              <w:jc w:val="center"/>
              <w:rPr>
                <w:ins w:id="481" w:author="Dawson, Bre (ESI)" w:date="2020-03-23T12:29:00Z"/>
                <w:rFonts w:ascii="Arial" w:hAnsi="Arial" w:cs="Arial"/>
                <w:sz w:val="20"/>
                <w:lang w:eastAsia="zh-TW"/>
              </w:rPr>
            </w:pPr>
            <w:ins w:id="482" w:author="Dawson, Bre (ESI)" w:date="2020-03-23T12:29:00Z">
              <w:r>
                <w:rPr>
                  <w:rFonts w:ascii="Arial" w:hAnsi="Arial" w:cs="Arial"/>
                  <w:sz w:val="20"/>
                  <w:lang w:eastAsia="zh-TW"/>
                </w:rPr>
                <w:t>2303</w:t>
              </w:r>
            </w:ins>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14:paraId="63547ED2" w14:textId="77777777" w:rsidR="00497C2F" w:rsidRPr="00A22E7E" w:rsidRDefault="00497C2F" w:rsidP="00BE221F">
            <w:pPr>
              <w:spacing w:before="40" w:after="40" w:line="240" w:lineRule="auto"/>
              <w:rPr>
                <w:ins w:id="483" w:author="Dawson, Bre (ESI)" w:date="2020-03-23T12:29:00Z"/>
                <w:rFonts w:ascii="Arial" w:hAnsi="Arial" w:cs="Arial"/>
                <w:sz w:val="20"/>
                <w:lang w:eastAsia="zh-TW"/>
              </w:rPr>
            </w:pPr>
            <w:ins w:id="484" w:author="Dawson, Bre (ESI)" w:date="2020-03-23T12:29:00Z">
              <w:r w:rsidRPr="00A22E7E">
                <w:rPr>
                  <w:rFonts w:ascii="Arial" w:hAnsi="Arial" w:cs="Arial"/>
                  <w:sz w:val="20"/>
                  <w:lang w:eastAsia="zh-TW"/>
                </w:rPr>
                <w:t>Foster Primary Carer</w:t>
              </w:r>
            </w:ins>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B9237F9" w14:textId="77777777" w:rsidR="00497C2F" w:rsidRPr="00564A7F" w:rsidRDefault="00497C2F" w:rsidP="00BE221F">
            <w:pPr>
              <w:spacing w:before="40" w:after="40" w:line="240" w:lineRule="auto"/>
              <w:jc w:val="center"/>
              <w:rPr>
                <w:ins w:id="485" w:author="Dawson, Bre (ESI)" w:date="2020-03-23T12:29:00Z"/>
                <w:rFonts w:ascii="Arial" w:hAnsi="Arial" w:cs="Arial"/>
                <w:sz w:val="20"/>
                <w:lang w:eastAsia="zh-TW"/>
              </w:rPr>
            </w:pPr>
            <w:ins w:id="486" w:author="Dawson, Bre (ESI)" w:date="2020-03-23T12:29:00Z">
              <w:r>
                <w:rPr>
                  <w:rFonts w:ascii="Arial" w:hAnsi="Arial" w:cs="Arial"/>
                  <w:sz w:val="20"/>
                  <w:lang w:eastAsia="zh-TW"/>
                </w:rPr>
                <w:t>All</w:t>
              </w:r>
            </w:ins>
          </w:p>
        </w:tc>
        <w:tc>
          <w:tcPr>
            <w:tcW w:w="4395" w:type="dxa"/>
            <w:tcBorders>
              <w:top w:val="single" w:sz="4" w:space="0" w:color="auto"/>
              <w:left w:val="single" w:sz="4" w:space="0" w:color="auto"/>
              <w:bottom w:val="single" w:sz="4" w:space="0" w:color="auto"/>
              <w:right w:val="single" w:sz="4" w:space="0" w:color="auto"/>
            </w:tcBorders>
            <w:shd w:val="clear" w:color="auto" w:fill="auto"/>
            <w:vAlign w:val="center"/>
          </w:tcPr>
          <w:p w14:paraId="737A24B2" w14:textId="77777777" w:rsidR="00497C2F" w:rsidRPr="004E3510" w:rsidRDefault="00497C2F" w:rsidP="00BE221F">
            <w:pPr>
              <w:spacing w:before="40" w:after="40" w:line="240" w:lineRule="auto"/>
              <w:rPr>
                <w:ins w:id="487" w:author="Dawson, Bre (ESI)" w:date="2020-03-23T12:29:00Z"/>
                <w:rFonts w:ascii="Arial" w:hAnsi="Arial" w:cs="Arial"/>
                <w:sz w:val="20"/>
                <w:lang w:eastAsia="zh-TW"/>
              </w:rPr>
            </w:pPr>
            <w:ins w:id="488" w:author="Dawson, Bre (ESI)" w:date="2020-03-23T12:29:00Z">
              <w:r w:rsidRPr="004E3510">
                <w:rPr>
                  <w:rFonts w:ascii="Arial" w:hAnsi="Arial" w:cs="Arial"/>
                  <w:sz w:val="20"/>
                  <w:lang w:eastAsia="zh-TW"/>
                </w:rPr>
                <w:t xml:space="preserve">Paid absence </w:t>
              </w:r>
            </w:ins>
          </w:p>
          <w:p w14:paraId="2FDEA751" w14:textId="77777777" w:rsidR="00497C2F" w:rsidRPr="006F4D27" w:rsidRDefault="00497C2F" w:rsidP="00497C2F">
            <w:pPr>
              <w:spacing w:before="40" w:after="40" w:line="240" w:lineRule="auto"/>
              <w:rPr>
                <w:ins w:id="489" w:author="Dawson, Bre (ESI)" w:date="2020-03-23T12:29:00Z"/>
                <w:rFonts w:ascii="Arial" w:hAnsi="Arial" w:cs="Arial"/>
                <w:sz w:val="20"/>
                <w:lang w:eastAsia="zh-TW"/>
              </w:rPr>
            </w:pPr>
            <w:ins w:id="490" w:author="Dawson, Bre (ESI)" w:date="2020-03-23T12:29:00Z">
              <w:r w:rsidRPr="006F4D27">
                <w:rPr>
                  <w:rFonts w:ascii="Arial" w:hAnsi="Arial" w:cs="Arial"/>
                  <w:sz w:val="20"/>
                  <w:lang w:eastAsia="zh-TW"/>
                </w:rPr>
                <w:t>Absence will not be valuated, paid as salary</w:t>
              </w:r>
            </w:ins>
          </w:p>
          <w:p w14:paraId="0BC5A293" w14:textId="77777777" w:rsidR="00497C2F" w:rsidRPr="006F4D27" w:rsidRDefault="00497C2F" w:rsidP="00BE221F">
            <w:pPr>
              <w:spacing w:before="40" w:after="40" w:line="240" w:lineRule="auto"/>
              <w:rPr>
                <w:ins w:id="491" w:author="Dawson, Bre (ESI)" w:date="2020-03-23T12:29:00Z"/>
                <w:rFonts w:ascii="Arial" w:hAnsi="Arial" w:cs="Arial"/>
                <w:sz w:val="20"/>
                <w:lang w:eastAsia="zh-TW"/>
              </w:rPr>
            </w:pPr>
            <w:ins w:id="492" w:author="Dawson, Bre (ESI)" w:date="2020-03-23T12:29:00Z">
              <w:r w:rsidRPr="006F4D27">
                <w:rPr>
                  <w:rFonts w:ascii="Arial" w:hAnsi="Arial" w:cs="Arial"/>
                  <w:sz w:val="20"/>
                  <w:lang w:eastAsia="zh-TW"/>
                </w:rPr>
                <w:t xml:space="preserve">Payslip displays dates/hours only </w:t>
              </w:r>
            </w:ins>
          </w:p>
          <w:p w14:paraId="37FA9434" w14:textId="77777777" w:rsidR="00497C2F" w:rsidRPr="004E3510" w:rsidRDefault="00497C2F" w:rsidP="00BE221F">
            <w:pPr>
              <w:spacing w:before="40" w:after="40" w:line="240" w:lineRule="auto"/>
              <w:rPr>
                <w:ins w:id="493" w:author="Dawson, Bre (ESI)" w:date="2020-03-23T12:29:00Z"/>
                <w:rFonts w:ascii="Arial" w:hAnsi="Arial" w:cs="Arial"/>
                <w:sz w:val="20"/>
                <w:lang w:eastAsia="zh-TW"/>
              </w:rPr>
            </w:pPr>
            <w:ins w:id="494" w:author="Dawson, Bre (ESI)" w:date="2020-03-23T12:29:00Z">
              <w:r w:rsidRPr="004E3510">
                <w:rPr>
                  <w:rFonts w:ascii="Arial" w:hAnsi="Arial" w:cs="Arial"/>
                  <w:sz w:val="20"/>
                  <w:lang w:eastAsia="zh-TW"/>
                </w:rPr>
                <w:t xml:space="preserve">No quota entitlement </w:t>
              </w:r>
            </w:ins>
          </w:p>
          <w:p w14:paraId="23146E93" w14:textId="77777777" w:rsidR="00497C2F" w:rsidRPr="004E3510" w:rsidRDefault="00497C2F" w:rsidP="00BE221F">
            <w:pPr>
              <w:spacing w:before="40" w:after="40" w:line="240" w:lineRule="auto"/>
              <w:rPr>
                <w:ins w:id="495" w:author="Dawson, Bre (ESI)" w:date="2020-03-23T12:29:00Z"/>
                <w:rFonts w:ascii="Arial" w:hAnsi="Arial" w:cs="Arial"/>
                <w:sz w:val="20"/>
                <w:lang w:eastAsia="zh-TW"/>
              </w:rPr>
            </w:pPr>
            <w:ins w:id="496" w:author="Dawson, Bre (ESI)" w:date="2020-03-23T12:29:00Z">
              <w:r w:rsidRPr="004E3510">
                <w:rPr>
                  <w:rFonts w:ascii="Arial" w:hAnsi="Arial" w:cs="Arial"/>
                  <w:sz w:val="20"/>
                  <w:lang w:eastAsia="zh-TW"/>
                </w:rPr>
                <w:t xml:space="preserve">No impact to accruals </w:t>
              </w:r>
            </w:ins>
          </w:p>
          <w:p w14:paraId="61E2D584" w14:textId="77777777" w:rsidR="00497C2F" w:rsidRPr="004E3510" w:rsidRDefault="00497C2F" w:rsidP="00BE221F">
            <w:pPr>
              <w:spacing w:before="40" w:after="40" w:line="240" w:lineRule="auto"/>
              <w:rPr>
                <w:ins w:id="497" w:author="Dawson, Bre (ESI)" w:date="2020-03-23T12:29:00Z"/>
                <w:rFonts w:ascii="Arial" w:hAnsi="Arial" w:cs="Arial"/>
                <w:sz w:val="20"/>
                <w:lang w:eastAsia="zh-TW"/>
              </w:rPr>
            </w:pPr>
            <w:ins w:id="498" w:author="Dawson, Bre (ESI)" w:date="2020-03-23T12:29:00Z">
              <w:r w:rsidRPr="006F4D27">
                <w:rPr>
                  <w:rFonts w:ascii="Arial" w:hAnsi="Arial" w:cs="Arial"/>
                  <w:sz w:val="20"/>
                  <w:lang w:eastAsia="zh-TW"/>
                </w:rPr>
                <w:t>Not counted/paid on PH</w:t>
              </w:r>
            </w:ins>
          </w:p>
        </w:tc>
      </w:tr>
    </w:tbl>
    <w:p w14:paraId="12F78107" w14:textId="6B10D631" w:rsidR="00497C2F" w:rsidRDefault="00497C2F" w:rsidP="00497C2F">
      <w:pPr>
        <w:rPr>
          <w:ins w:id="499" w:author="Dawson, Bre (ESI)" w:date="2020-03-23T12:28:00Z"/>
          <w:rFonts w:ascii="Arial" w:hAnsi="Arial" w:cs="Arial"/>
          <w:sz w:val="22"/>
          <w:szCs w:val="22"/>
        </w:rPr>
      </w:pPr>
    </w:p>
    <w:p w14:paraId="7FF60E22" w14:textId="77777777" w:rsidR="00497C2F" w:rsidRDefault="00497C2F" w:rsidP="00497C2F">
      <w:pPr>
        <w:rPr>
          <w:ins w:id="500" w:author="Dawson, Bre (ESI)" w:date="2020-03-23T12:28:00Z"/>
          <w:rFonts w:ascii="Arial" w:hAnsi="Arial" w:cs="Arial"/>
          <w:sz w:val="22"/>
          <w:szCs w:val="22"/>
        </w:rPr>
      </w:pPr>
    </w:p>
    <w:p w14:paraId="525A6244" w14:textId="59C821F4" w:rsidR="00497C2F" w:rsidRDefault="00497C2F" w:rsidP="00497C2F">
      <w:pPr>
        <w:rPr>
          <w:ins w:id="501" w:author="Dawson, Bre (ESI)" w:date="2020-03-23T12:30:00Z"/>
          <w:rFonts w:ascii="Arial" w:hAnsi="Arial" w:cs="Arial"/>
          <w:sz w:val="22"/>
          <w:szCs w:val="22"/>
        </w:rPr>
      </w:pPr>
      <w:ins w:id="502" w:author="Dawson, Bre (ESI)" w:date="2020-03-23T12:30:00Z">
        <w:r>
          <w:rPr>
            <w:rFonts w:ascii="Arial" w:hAnsi="Arial" w:cs="Arial"/>
            <w:sz w:val="22"/>
            <w:szCs w:val="22"/>
          </w:rPr>
          <w:t xml:space="preserve">The following unpaid </w:t>
        </w:r>
      </w:ins>
      <w:ins w:id="503" w:author="Dawson, Bre (ESI)" w:date="2020-03-23T12:33:00Z">
        <w:r>
          <w:rPr>
            <w:rFonts w:ascii="Arial" w:hAnsi="Arial" w:cs="Arial"/>
            <w:sz w:val="22"/>
            <w:szCs w:val="22"/>
          </w:rPr>
          <w:t>A</w:t>
        </w:r>
      </w:ins>
      <w:ins w:id="504" w:author="Dawson, Bre (ESI)" w:date="2020-03-23T12:30:00Z">
        <w:r>
          <w:rPr>
            <w:rFonts w:ascii="Arial" w:hAnsi="Arial" w:cs="Arial"/>
            <w:sz w:val="22"/>
            <w:szCs w:val="22"/>
          </w:rPr>
          <w:t xml:space="preserve">bsences will be available – </w:t>
        </w:r>
      </w:ins>
    </w:p>
    <w:tbl>
      <w:tblPr>
        <w:tblW w:w="9498" w:type="dxa"/>
        <w:tblInd w:w="108" w:type="dxa"/>
        <w:tblLayout w:type="fixed"/>
        <w:tblLook w:val="0000" w:firstRow="0" w:lastRow="0" w:firstColumn="0" w:lastColumn="0" w:noHBand="0" w:noVBand="0"/>
        <w:tblPrChange w:id="505" w:author="Dawson, Bre (ESI)" w:date="2020-03-23T12:27:00Z">
          <w:tblPr>
            <w:tblW w:w="9498" w:type="dxa"/>
            <w:tblInd w:w="108" w:type="dxa"/>
            <w:tblLayout w:type="fixed"/>
            <w:tblLook w:val="0000" w:firstRow="0" w:lastRow="0" w:firstColumn="0" w:lastColumn="0" w:noHBand="0" w:noVBand="0"/>
          </w:tblPr>
        </w:tblPrChange>
      </w:tblPr>
      <w:tblGrid>
        <w:gridCol w:w="1134"/>
        <w:gridCol w:w="2977"/>
        <w:gridCol w:w="992"/>
        <w:gridCol w:w="4395"/>
        <w:tblGridChange w:id="506">
          <w:tblGrid>
            <w:gridCol w:w="1134"/>
            <w:gridCol w:w="2977"/>
            <w:gridCol w:w="992"/>
            <w:gridCol w:w="4395"/>
          </w:tblGrid>
        </w:tblGridChange>
      </w:tblGrid>
      <w:tr w:rsidR="00497C2F" w:rsidRPr="00F1402B" w14:paraId="698C13DA" w14:textId="77777777" w:rsidTr="00497C2F">
        <w:trPr>
          <w:cantSplit/>
          <w:trHeight w:val="255"/>
          <w:ins w:id="507" w:author="Dawson, Bre (ESI)" w:date="2020-03-23T12:27:00Z"/>
          <w:trPrChange w:id="508" w:author="Dawson, Bre (ESI)" w:date="2020-03-23T12:27:00Z">
            <w:trPr>
              <w:cantSplit/>
              <w:trHeight w:val="255"/>
            </w:trPr>
          </w:trPrChange>
        </w:trPr>
        <w:tc>
          <w:tcPr>
            <w:tcW w:w="1134"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tcPrChange w:id="509" w:author="Dawson, Bre (ESI)" w:date="2020-03-23T12:27:00Z">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tcPrChange>
          </w:tcPr>
          <w:p w14:paraId="563EB2B3" w14:textId="77777777" w:rsidR="00497C2F" w:rsidRPr="00497C2F" w:rsidRDefault="00497C2F" w:rsidP="00497C2F">
            <w:pPr>
              <w:spacing w:before="40" w:after="40" w:line="240" w:lineRule="auto"/>
              <w:jc w:val="center"/>
              <w:rPr>
                <w:ins w:id="510" w:author="Dawson, Bre (ESI)" w:date="2020-03-23T12:27:00Z"/>
                <w:rFonts w:ascii="Arial" w:hAnsi="Arial" w:cs="Arial"/>
                <w:b/>
                <w:sz w:val="20"/>
                <w:lang w:eastAsia="zh-TW"/>
                <w:rPrChange w:id="511" w:author="Dawson, Bre (ESI)" w:date="2020-03-23T12:27:00Z">
                  <w:rPr>
                    <w:ins w:id="512" w:author="Dawson, Bre (ESI)" w:date="2020-03-23T12:27:00Z"/>
                    <w:rFonts w:ascii="Arial" w:hAnsi="Arial" w:cs="Arial"/>
                    <w:sz w:val="20"/>
                    <w:lang w:eastAsia="zh-TW"/>
                  </w:rPr>
                </w:rPrChange>
              </w:rPr>
            </w:pPr>
            <w:ins w:id="513" w:author="Dawson, Bre (ESI)" w:date="2020-03-23T12:27:00Z">
              <w:r w:rsidRPr="00497C2F">
                <w:rPr>
                  <w:rFonts w:ascii="Arial" w:hAnsi="Arial" w:cs="Arial"/>
                  <w:b/>
                  <w:sz w:val="20"/>
                  <w:lang w:eastAsia="zh-TW"/>
                  <w:rPrChange w:id="514" w:author="Dawson, Bre (ESI)" w:date="2020-03-23T12:27:00Z">
                    <w:rPr>
                      <w:rFonts w:ascii="Arial" w:hAnsi="Arial" w:cs="Arial"/>
                      <w:sz w:val="20"/>
                      <w:lang w:eastAsia="zh-TW"/>
                    </w:rPr>
                  </w:rPrChange>
                </w:rPr>
                <w:t>Absence Type</w:t>
              </w:r>
            </w:ins>
          </w:p>
        </w:tc>
        <w:tc>
          <w:tcPr>
            <w:tcW w:w="2977"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Change w:id="515" w:author="Dawson, Bre (ESI)" w:date="2020-03-23T12:27:00Z">
              <w:tcPr>
                <w:tcW w:w="2977"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tcPrChange>
          </w:tcPr>
          <w:p w14:paraId="3E5A7331" w14:textId="77777777" w:rsidR="00497C2F" w:rsidRPr="00497C2F" w:rsidRDefault="00497C2F" w:rsidP="00B63727">
            <w:pPr>
              <w:spacing w:before="40" w:after="40" w:line="240" w:lineRule="auto"/>
              <w:rPr>
                <w:ins w:id="516" w:author="Dawson, Bre (ESI)" w:date="2020-03-23T12:27:00Z"/>
                <w:rFonts w:ascii="Arial" w:hAnsi="Arial" w:cs="Arial"/>
                <w:b/>
                <w:sz w:val="20"/>
                <w:lang w:eastAsia="zh-TW"/>
                <w:rPrChange w:id="517" w:author="Dawson, Bre (ESI)" w:date="2020-03-23T12:27:00Z">
                  <w:rPr>
                    <w:ins w:id="518" w:author="Dawson, Bre (ESI)" w:date="2020-03-23T12:27:00Z"/>
                    <w:rFonts w:ascii="Arial" w:hAnsi="Arial" w:cs="Arial"/>
                    <w:sz w:val="20"/>
                    <w:lang w:eastAsia="zh-TW"/>
                  </w:rPr>
                </w:rPrChange>
              </w:rPr>
            </w:pPr>
            <w:ins w:id="519" w:author="Dawson, Bre (ESI)" w:date="2020-03-23T12:27:00Z">
              <w:r w:rsidRPr="00497C2F">
                <w:rPr>
                  <w:rFonts w:ascii="Arial" w:hAnsi="Arial" w:cs="Arial"/>
                  <w:b/>
                  <w:sz w:val="20"/>
                  <w:lang w:eastAsia="zh-TW"/>
                  <w:rPrChange w:id="520" w:author="Dawson, Bre (ESI)" w:date="2020-03-23T12:27:00Z">
                    <w:rPr>
                      <w:rFonts w:ascii="Arial" w:hAnsi="Arial" w:cs="Arial"/>
                      <w:sz w:val="20"/>
                      <w:lang w:eastAsia="zh-TW"/>
                    </w:rPr>
                  </w:rPrChange>
                </w:rPr>
                <w:t>Absence text</w:t>
              </w:r>
            </w:ins>
          </w:p>
        </w:tc>
        <w:tc>
          <w:tcPr>
            <w:tcW w:w="992"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Change w:id="521" w:author="Dawson, Bre (ESI)" w:date="2020-03-23T12:27:00Z">
              <w:tcPr>
                <w:tcW w:w="992"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tcPrChange>
          </w:tcPr>
          <w:p w14:paraId="2F01EEE7" w14:textId="77777777" w:rsidR="00497C2F" w:rsidRPr="00497C2F" w:rsidRDefault="00497C2F" w:rsidP="00497C2F">
            <w:pPr>
              <w:spacing w:before="40" w:after="40" w:line="240" w:lineRule="auto"/>
              <w:jc w:val="center"/>
              <w:rPr>
                <w:ins w:id="522" w:author="Dawson, Bre (ESI)" w:date="2020-03-23T12:27:00Z"/>
                <w:rFonts w:ascii="Arial" w:hAnsi="Arial" w:cs="Arial"/>
                <w:b/>
                <w:sz w:val="20"/>
                <w:lang w:eastAsia="zh-TW"/>
                <w:rPrChange w:id="523" w:author="Dawson, Bre (ESI)" w:date="2020-03-23T12:27:00Z">
                  <w:rPr>
                    <w:ins w:id="524" w:author="Dawson, Bre (ESI)" w:date="2020-03-23T12:27:00Z"/>
                    <w:rFonts w:ascii="Arial" w:hAnsi="Arial" w:cs="Arial"/>
                    <w:sz w:val="20"/>
                    <w:lang w:eastAsia="zh-TW"/>
                  </w:rPr>
                </w:rPrChange>
              </w:rPr>
              <w:pPrChange w:id="525" w:author="Dawson, Bre (ESI)" w:date="2020-03-23T12:27:00Z">
                <w:pPr>
                  <w:spacing w:before="40" w:after="40" w:line="240" w:lineRule="auto"/>
                  <w:jc w:val="center"/>
                </w:pPr>
              </w:pPrChange>
            </w:pPr>
            <w:ins w:id="526" w:author="Dawson, Bre (ESI)" w:date="2020-03-23T12:27:00Z">
              <w:r w:rsidRPr="00497C2F">
                <w:rPr>
                  <w:rFonts w:ascii="Arial" w:hAnsi="Arial" w:cs="Arial"/>
                  <w:b/>
                  <w:sz w:val="20"/>
                  <w:lang w:eastAsia="zh-TW"/>
                  <w:rPrChange w:id="527" w:author="Dawson, Bre (ESI)" w:date="2020-03-23T12:27:00Z">
                    <w:rPr>
                      <w:rFonts w:ascii="Arial" w:hAnsi="Arial" w:cs="Arial"/>
                      <w:sz w:val="20"/>
                      <w:lang w:eastAsia="zh-TW"/>
                    </w:rPr>
                  </w:rPrChange>
                </w:rPr>
                <w:t>Entity</w:t>
              </w:r>
            </w:ins>
          </w:p>
        </w:tc>
        <w:tc>
          <w:tcPr>
            <w:tcW w:w="439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Change w:id="528" w:author="Dawson, Bre (ESI)" w:date="2020-03-23T12:27:00Z">
              <w:tcPr>
                <w:tcW w:w="4395" w:type="dxa"/>
                <w:tcBorders>
                  <w:top w:val="single" w:sz="4" w:space="0" w:color="auto"/>
                  <w:left w:val="single" w:sz="4" w:space="0" w:color="auto"/>
                  <w:bottom w:val="single" w:sz="4" w:space="0" w:color="auto"/>
                  <w:right w:val="single" w:sz="4" w:space="0" w:color="auto"/>
                </w:tcBorders>
                <w:shd w:val="clear" w:color="auto" w:fill="17365D" w:themeFill="text2" w:themeFillShade="BF"/>
              </w:tcPr>
            </w:tcPrChange>
          </w:tcPr>
          <w:p w14:paraId="7836CE0F" w14:textId="77777777" w:rsidR="00497C2F" w:rsidRPr="00497C2F" w:rsidRDefault="00497C2F" w:rsidP="00497C2F">
            <w:pPr>
              <w:spacing w:before="40" w:after="40" w:line="240" w:lineRule="auto"/>
              <w:rPr>
                <w:ins w:id="529" w:author="Dawson, Bre (ESI)" w:date="2020-03-23T12:27:00Z"/>
                <w:rFonts w:ascii="Arial" w:hAnsi="Arial" w:cs="Arial"/>
                <w:b/>
                <w:sz w:val="20"/>
                <w:lang w:eastAsia="zh-TW"/>
                <w:rPrChange w:id="530" w:author="Dawson, Bre (ESI)" w:date="2020-03-23T12:27:00Z">
                  <w:rPr>
                    <w:ins w:id="531" w:author="Dawson, Bre (ESI)" w:date="2020-03-23T12:27:00Z"/>
                    <w:rFonts w:ascii="Arial" w:hAnsi="Arial" w:cs="Arial"/>
                    <w:sz w:val="20"/>
                    <w:lang w:eastAsia="zh-TW"/>
                  </w:rPr>
                </w:rPrChange>
              </w:rPr>
              <w:pPrChange w:id="532" w:author="Dawson, Bre (ESI)" w:date="2020-03-23T12:27:00Z">
                <w:pPr>
                  <w:spacing w:before="40" w:after="40" w:line="240" w:lineRule="auto"/>
                </w:pPr>
              </w:pPrChange>
            </w:pPr>
            <w:ins w:id="533" w:author="Dawson, Bre (ESI)" w:date="2020-03-23T12:27:00Z">
              <w:r w:rsidRPr="00497C2F">
                <w:rPr>
                  <w:rFonts w:ascii="Arial" w:hAnsi="Arial" w:cs="Arial"/>
                  <w:b/>
                  <w:sz w:val="20"/>
                  <w:lang w:eastAsia="zh-TW"/>
                  <w:rPrChange w:id="534" w:author="Dawson, Bre (ESI)" w:date="2020-03-23T12:27:00Z">
                    <w:rPr>
                      <w:rFonts w:ascii="Arial" w:hAnsi="Arial" w:cs="Arial"/>
                      <w:sz w:val="20"/>
                      <w:lang w:eastAsia="zh-TW"/>
                    </w:rPr>
                  </w:rPrChange>
                </w:rPr>
                <w:t>Meaning / Use</w:t>
              </w:r>
            </w:ins>
          </w:p>
        </w:tc>
      </w:tr>
      <w:tr w:rsidR="00063D37" w:rsidRPr="00F1402B" w:rsidDel="00497C2F" w14:paraId="50E5BC82" w14:textId="3F5D8CEC" w:rsidTr="00341E57">
        <w:trPr>
          <w:cantSplit/>
          <w:trHeight w:val="255"/>
          <w:del w:id="535" w:author="Dawson, Bre (ESI)" w:date="2020-03-23T12:28:00Z"/>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C0123F" w14:textId="461A7915" w:rsidR="00063D37" w:rsidRPr="00F304E0" w:rsidDel="00497C2F" w:rsidRDefault="00063D37" w:rsidP="00F304E0">
            <w:pPr>
              <w:spacing w:before="40" w:after="40" w:line="240" w:lineRule="auto"/>
              <w:jc w:val="center"/>
              <w:rPr>
                <w:del w:id="536" w:author="Dawson, Bre (ESI)" w:date="2020-03-23T12:28:00Z"/>
                <w:rFonts w:ascii="Arial" w:hAnsi="Arial" w:cs="Arial"/>
                <w:sz w:val="20"/>
                <w:lang w:eastAsia="zh-TW"/>
              </w:rPr>
            </w:pPr>
            <w:bookmarkStart w:id="537" w:name="_Hlk35858662"/>
            <w:del w:id="538" w:author="Dawson, Bre (ESI)" w:date="2020-03-23T12:01:00Z">
              <w:r w:rsidRPr="00F304E0" w:rsidDel="003D7284">
                <w:rPr>
                  <w:rFonts w:ascii="Arial" w:hAnsi="Arial" w:cs="Arial"/>
                  <w:sz w:val="20"/>
                  <w:lang w:eastAsia="zh-TW"/>
                </w:rPr>
                <w:delText>4030</w:delText>
              </w:r>
            </w:del>
          </w:p>
        </w:tc>
        <w:tc>
          <w:tcPr>
            <w:tcW w:w="2977" w:type="dxa"/>
            <w:tcBorders>
              <w:top w:val="single" w:sz="4" w:space="0" w:color="auto"/>
              <w:left w:val="single" w:sz="4" w:space="0" w:color="auto"/>
              <w:bottom w:val="single" w:sz="4" w:space="0" w:color="auto"/>
              <w:right w:val="single" w:sz="4" w:space="0" w:color="auto"/>
            </w:tcBorders>
            <w:vAlign w:val="center"/>
          </w:tcPr>
          <w:p w14:paraId="3F88BC26" w14:textId="00A3EE07" w:rsidR="00063D37" w:rsidRPr="009344C4" w:rsidDel="00497C2F" w:rsidRDefault="00063D37" w:rsidP="00F304E0">
            <w:pPr>
              <w:spacing w:before="40" w:after="40" w:line="240" w:lineRule="auto"/>
              <w:rPr>
                <w:del w:id="539" w:author="Dawson, Bre (ESI)" w:date="2020-03-23T12:28:00Z"/>
                <w:rFonts w:ascii="Arial" w:hAnsi="Arial" w:cs="Arial"/>
                <w:sz w:val="20"/>
                <w:lang w:eastAsia="zh-TW"/>
              </w:rPr>
            </w:pPr>
            <w:del w:id="540" w:author="Dawson, Bre (ESI)" w:date="2020-03-23T12:28:00Z">
              <w:r w:rsidRPr="009344C4" w:rsidDel="00497C2F">
                <w:rPr>
                  <w:rFonts w:ascii="Arial" w:hAnsi="Arial" w:cs="Arial"/>
                  <w:sz w:val="20"/>
                  <w:lang w:eastAsia="zh-TW"/>
                </w:rPr>
                <w:delText>Parental Partner FP</w:delText>
              </w:r>
            </w:del>
          </w:p>
        </w:tc>
        <w:tc>
          <w:tcPr>
            <w:tcW w:w="992" w:type="dxa"/>
            <w:tcBorders>
              <w:top w:val="single" w:sz="4" w:space="0" w:color="auto"/>
              <w:left w:val="single" w:sz="4" w:space="0" w:color="auto"/>
              <w:bottom w:val="single" w:sz="4" w:space="0" w:color="auto"/>
              <w:right w:val="single" w:sz="4" w:space="0" w:color="auto"/>
            </w:tcBorders>
            <w:vAlign w:val="center"/>
          </w:tcPr>
          <w:p w14:paraId="7BA6DFA8" w14:textId="13EC8480" w:rsidR="00063D37" w:rsidRPr="00564A7F" w:rsidDel="00497C2F" w:rsidRDefault="00063D37" w:rsidP="00181FE0">
            <w:pPr>
              <w:spacing w:before="40" w:after="40" w:line="240" w:lineRule="auto"/>
              <w:jc w:val="center"/>
              <w:rPr>
                <w:del w:id="541" w:author="Dawson, Bre (ESI)" w:date="2020-03-23T12:28:00Z"/>
                <w:rFonts w:ascii="Arial" w:hAnsi="Arial" w:cs="Arial"/>
                <w:sz w:val="20"/>
                <w:lang w:eastAsia="zh-TW"/>
              </w:rPr>
            </w:pPr>
            <w:del w:id="542" w:author="Dawson, Bre (ESI)" w:date="2020-03-23T12:28:00Z">
              <w:r w:rsidDel="00497C2F">
                <w:rPr>
                  <w:rFonts w:ascii="Arial" w:hAnsi="Arial" w:cs="Arial"/>
                  <w:sz w:val="20"/>
                  <w:lang w:eastAsia="zh-TW"/>
                </w:rPr>
                <w:delText>All</w:delText>
              </w:r>
            </w:del>
          </w:p>
        </w:tc>
        <w:tc>
          <w:tcPr>
            <w:tcW w:w="4395" w:type="dxa"/>
            <w:tcBorders>
              <w:top w:val="single" w:sz="4" w:space="0" w:color="auto"/>
              <w:left w:val="single" w:sz="4" w:space="0" w:color="auto"/>
              <w:bottom w:val="single" w:sz="4" w:space="0" w:color="auto"/>
              <w:right w:val="single" w:sz="4" w:space="0" w:color="auto"/>
            </w:tcBorders>
          </w:tcPr>
          <w:p w14:paraId="4BDF38C6" w14:textId="73A3DC01" w:rsidR="00063D37" w:rsidRPr="00DC7BF9" w:rsidDel="00497C2F" w:rsidRDefault="00063D37" w:rsidP="00181FE0">
            <w:pPr>
              <w:spacing w:before="40" w:after="40" w:line="240" w:lineRule="auto"/>
              <w:rPr>
                <w:del w:id="543" w:author="Dawson, Bre (ESI)" w:date="2020-03-23T12:28:00Z"/>
                <w:rFonts w:ascii="Arial" w:hAnsi="Arial" w:cs="Arial"/>
                <w:sz w:val="20"/>
                <w:lang w:eastAsia="zh-TW"/>
              </w:rPr>
            </w:pPr>
            <w:del w:id="544" w:author="Dawson, Bre (ESI)" w:date="2020-03-23T12:28:00Z">
              <w:r w:rsidRPr="00DC7BF9" w:rsidDel="00497C2F">
                <w:rPr>
                  <w:rFonts w:ascii="Arial" w:hAnsi="Arial" w:cs="Arial"/>
                  <w:sz w:val="20"/>
                  <w:lang w:eastAsia="zh-TW"/>
                </w:rPr>
                <w:delText xml:space="preserve">Paid absence </w:delText>
              </w:r>
            </w:del>
          </w:p>
          <w:p w14:paraId="4D91F0CD" w14:textId="703C0F14" w:rsidR="00063D37" w:rsidRPr="006F4D27" w:rsidDel="00497C2F" w:rsidRDefault="00063D37" w:rsidP="00A22E7E">
            <w:pPr>
              <w:widowControl w:val="0"/>
              <w:spacing w:before="40" w:after="40" w:line="240" w:lineRule="auto"/>
              <w:jc w:val="both"/>
              <w:rPr>
                <w:del w:id="545" w:author="Dawson, Bre (ESI)" w:date="2020-03-23T12:28:00Z"/>
                <w:rFonts w:ascii="Arial" w:hAnsi="Arial" w:cs="Arial"/>
                <w:sz w:val="20"/>
                <w:lang w:eastAsia="zh-TW"/>
              </w:rPr>
            </w:pPr>
            <w:del w:id="546" w:author="Dawson, Bre (ESI)" w:date="2020-03-23T12:28:00Z">
              <w:r w:rsidRPr="006F4D27" w:rsidDel="00497C2F">
                <w:rPr>
                  <w:rFonts w:ascii="Arial" w:hAnsi="Arial" w:cs="Arial"/>
                  <w:sz w:val="20"/>
                  <w:lang w:eastAsia="zh-TW"/>
                </w:rPr>
                <w:delText>Absence will not be valuated, paid as salary</w:delText>
              </w:r>
            </w:del>
          </w:p>
          <w:p w14:paraId="72CFBF63" w14:textId="4B1B6C79" w:rsidR="00063D37" w:rsidRPr="006F4D27" w:rsidDel="00497C2F" w:rsidRDefault="00063D37" w:rsidP="00181FE0">
            <w:pPr>
              <w:spacing w:before="40" w:after="40" w:line="240" w:lineRule="auto"/>
              <w:rPr>
                <w:del w:id="547" w:author="Dawson, Bre (ESI)" w:date="2020-03-23T12:28:00Z"/>
                <w:rFonts w:ascii="Arial" w:hAnsi="Arial" w:cs="Arial"/>
                <w:sz w:val="20"/>
                <w:lang w:eastAsia="zh-TW"/>
              </w:rPr>
            </w:pPr>
            <w:del w:id="548" w:author="Dawson, Bre (ESI)" w:date="2020-03-23T12:28:00Z">
              <w:r w:rsidRPr="006F4D27" w:rsidDel="00497C2F">
                <w:rPr>
                  <w:rFonts w:ascii="Arial" w:hAnsi="Arial" w:cs="Arial"/>
                  <w:sz w:val="20"/>
                  <w:lang w:eastAsia="zh-TW"/>
                </w:rPr>
                <w:delText xml:space="preserve">Payslip displays dates/hours only </w:delText>
              </w:r>
            </w:del>
          </w:p>
          <w:p w14:paraId="26EE2DC8" w14:textId="761D41AF" w:rsidR="00063D37" w:rsidRPr="00DC7BF9" w:rsidDel="00497C2F" w:rsidRDefault="00063D37" w:rsidP="00181FE0">
            <w:pPr>
              <w:spacing w:before="40" w:after="40" w:line="240" w:lineRule="auto"/>
              <w:rPr>
                <w:del w:id="549" w:author="Dawson, Bre (ESI)" w:date="2020-03-23T12:28:00Z"/>
                <w:rFonts w:ascii="Arial" w:hAnsi="Arial" w:cs="Arial"/>
                <w:sz w:val="20"/>
                <w:lang w:eastAsia="zh-TW"/>
              </w:rPr>
            </w:pPr>
            <w:del w:id="550" w:author="Dawson, Bre (ESI)" w:date="2020-03-23T12:28:00Z">
              <w:r w:rsidRPr="00DC7BF9" w:rsidDel="00497C2F">
                <w:rPr>
                  <w:rFonts w:ascii="Arial" w:hAnsi="Arial" w:cs="Arial"/>
                  <w:sz w:val="20"/>
                  <w:lang w:eastAsia="zh-TW"/>
                </w:rPr>
                <w:delText xml:space="preserve">No quota entitlement </w:delText>
              </w:r>
            </w:del>
          </w:p>
          <w:p w14:paraId="1A5F0C07" w14:textId="1E7991C4" w:rsidR="00063D37" w:rsidRPr="00DC7BF9" w:rsidDel="00497C2F" w:rsidRDefault="00063D37" w:rsidP="00181FE0">
            <w:pPr>
              <w:spacing w:before="40" w:after="40" w:line="240" w:lineRule="auto"/>
              <w:rPr>
                <w:del w:id="551" w:author="Dawson, Bre (ESI)" w:date="2020-03-23T12:28:00Z"/>
                <w:rFonts w:ascii="Arial" w:hAnsi="Arial" w:cs="Arial"/>
                <w:sz w:val="20"/>
                <w:lang w:eastAsia="zh-TW"/>
              </w:rPr>
            </w:pPr>
            <w:del w:id="552" w:author="Dawson, Bre (ESI)" w:date="2020-03-23T12:28:00Z">
              <w:r w:rsidRPr="00DC7BF9" w:rsidDel="00497C2F">
                <w:rPr>
                  <w:rFonts w:ascii="Arial" w:hAnsi="Arial" w:cs="Arial"/>
                  <w:sz w:val="20"/>
                  <w:lang w:eastAsia="zh-TW"/>
                </w:rPr>
                <w:delText xml:space="preserve">No impact to accruals </w:delText>
              </w:r>
            </w:del>
          </w:p>
          <w:p w14:paraId="4B5D2F20" w14:textId="169DD0BC" w:rsidR="00063D37" w:rsidRPr="00DC7BF9" w:rsidDel="00497C2F" w:rsidRDefault="003877E0" w:rsidP="00181FE0">
            <w:pPr>
              <w:spacing w:before="40" w:after="40" w:line="240" w:lineRule="auto"/>
              <w:rPr>
                <w:del w:id="553" w:author="Dawson, Bre (ESI)" w:date="2020-03-23T12:28:00Z"/>
                <w:rFonts w:ascii="Arial" w:hAnsi="Arial" w:cs="Arial"/>
                <w:sz w:val="20"/>
                <w:lang w:eastAsia="zh-TW"/>
              </w:rPr>
            </w:pPr>
            <w:del w:id="554" w:author="Dawson, Bre (ESI)" w:date="2020-03-23T12:28:00Z">
              <w:r w:rsidRPr="006F4D27" w:rsidDel="00497C2F">
                <w:rPr>
                  <w:rFonts w:ascii="Arial" w:hAnsi="Arial" w:cs="Arial"/>
                  <w:sz w:val="20"/>
                  <w:lang w:eastAsia="zh-TW"/>
                </w:rPr>
                <w:delText>Not counted/paid on PH</w:delText>
              </w:r>
            </w:del>
          </w:p>
        </w:tc>
      </w:tr>
      <w:tr w:rsidR="00063D37" w:rsidRPr="00F1402B" w:rsidDel="00497C2F" w14:paraId="7571BA70" w14:textId="3BC2811F" w:rsidTr="00341E57">
        <w:trPr>
          <w:cantSplit/>
          <w:trHeight w:val="255"/>
          <w:del w:id="555" w:author="Dawson, Bre (ESI)" w:date="2020-03-23T12:28:00Z"/>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7DB7EC" w14:textId="656F64CD" w:rsidR="00063D37" w:rsidRPr="00F304E0" w:rsidDel="00497C2F" w:rsidRDefault="00063D37" w:rsidP="00F304E0">
            <w:pPr>
              <w:spacing w:before="40" w:after="40" w:line="240" w:lineRule="auto"/>
              <w:jc w:val="center"/>
              <w:rPr>
                <w:del w:id="556" w:author="Dawson, Bre (ESI)" w:date="2020-03-23T12:28:00Z"/>
                <w:rFonts w:ascii="Arial" w:hAnsi="Arial" w:cs="Arial"/>
                <w:sz w:val="20"/>
                <w:lang w:eastAsia="zh-TW"/>
              </w:rPr>
            </w:pPr>
            <w:del w:id="557" w:author="Dawson, Bre (ESI)" w:date="2020-03-23T12:01:00Z">
              <w:r w:rsidRPr="00F304E0" w:rsidDel="003D7284">
                <w:rPr>
                  <w:rFonts w:ascii="Arial" w:hAnsi="Arial" w:cs="Arial"/>
                  <w:sz w:val="20"/>
                  <w:lang w:eastAsia="zh-TW"/>
                </w:rPr>
                <w:delText>4031</w:delText>
              </w:r>
            </w:del>
          </w:p>
        </w:tc>
        <w:tc>
          <w:tcPr>
            <w:tcW w:w="2977" w:type="dxa"/>
            <w:tcBorders>
              <w:top w:val="single" w:sz="4" w:space="0" w:color="auto"/>
              <w:left w:val="single" w:sz="4" w:space="0" w:color="auto"/>
              <w:bottom w:val="single" w:sz="4" w:space="0" w:color="auto"/>
              <w:right w:val="single" w:sz="4" w:space="0" w:color="auto"/>
            </w:tcBorders>
            <w:vAlign w:val="center"/>
          </w:tcPr>
          <w:p w14:paraId="2A059368" w14:textId="7D7AF958" w:rsidR="00063D37" w:rsidRPr="009344C4" w:rsidDel="00497C2F" w:rsidRDefault="00063D37" w:rsidP="00F304E0">
            <w:pPr>
              <w:spacing w:before="40" w:after="40" w:line="240" w:lineRule="auto"/>
              <w:rPr>
                <w:del w:id="558" w:author="Dawson, Bre (ESI)" w:date="2020-03-23T12:28:00Z"/>
                <w:rFonts w:ascii="Arial" w:hAnsi="Arial" w:cs="Arial"/>
                <w:sz w:val="20"/>
                <w:lang w:eastAsia="zh-TW"/>
              </w:rPr>
            </w:pPr>
            <w:del w:id="559" w:author="Dawson, Bre (ESI)" w:date="2020-03-23T12:28:00Z">
              <w:r w:rsidRPr="009344C4" w:rsidDel="00497C2F">
                <w:rPr>
                  <w:rFonts w:ascii="Arial" w:hAnsi="Arial" w:cs="Arial"/>
                  <w:sz w:val="20"/>
                  <w:lang w:eastAsia="zh-TW"/>
                </w:rPr>
                <w:delText>Parental Partner HP</w:delText>
              </w:r>
            </w:del>
          </w:p>
        </w:tc>
        <w:tc>
          <w:tcPr>
            <w:tcW w:w="992" w:type="dxa"/>
            <w:tcBorders>
              <w:top w:val="single" w:sz="4" w:space="0" w:color="auto"/>
              <w:left w:val="single" w:sz="4" w:space="0" w:color="auto"/>
              <w:bottom w:val="single" w:sz="4" w:space="0" w:color="auto"/>
              <w:right w:val="single" w:sz="4" w:space="0" w:color="auto"/>
            </w:tcBorders>
            <w:vAlign w:val="center"/>
          </w:tcPr>
          <w:p w14:paraId="32F4B8E0" w14:textId="6A5BFA49" w:rsidR="00063D37" w:rsidRPr="00564A7F" w:rsidDel="00497C2F" w:rsidRDefault="00063D37" w:rsidP="00181FE0">
            <w:pPr>
              <w:spacing w:before="40" w:after="40" w:line="240" w:lineRule="auto"/>
              <w:jc w:val="center"/>
              <w:rPr>
                <w:del w:id="560" w:author="Dawson, Bre (ESI)" w:date="2020-03-23T12:28:00Z"/>
                <w:rFonts w:ascii="Arial" w:hAnsi="Arial" w:cs="Arial"/>
                <w:sz w:val="20"/>
                <w:lang w:eastAsia="zh-TW"/>
              </w:rPr>
            </w:pPr>
            <w:del w:id="561" w:author="Dawson, Bre (ESI)" w:date="2020-03-23T12:28:00Z">
              <w:r w:rsidDel="00497C2F">
                <w:rPr>
                  <w:rFonts w:ascii="Arial" w:hAnsi="Arial" w:cs="Arial"/>
                  <w:sz w:val="20"/>
                  <w:lang w:eastAsia="zh-TW"/>
                </w:rPr>
                <w:delText>All</w:delText>
              </w:r>
            </w:del>
          </w:p>
        </w:tc>
        <w:tc>
          <w:tcPr>
            <w:tcW w:w="4395" w:type="dxa"/>
            <w:tcBorders>
              <w:top w:val="single" w:sz="4" w:space="0" w:color="auto"/>
              <w:left w:val="single" w:sz="4" w:space="0" w:color="auto"/>
              <w:bottom w:val="single" w:sz="4" w:space="0" w:color="auto"/>
              <w:right w:val="single" w:sz="4" w:space="0" w:color="auto"/>
            </w:tcBorders>
          </w:tcPr>
          <w:p w14:paraId="716536C6" w14:textId="659DAB0B" w:rsidR="00063D37" w:rsidRPr="00DC7BF9" w:rsidDel="00497C2F" w:rsidRDefault="00063D37" w:rsidP="00181FE0">
            <w:pPr>
              <w:spacing w:before="40" w:after="40" w:line="240" w:lineRule="auto"/>
              <w:rPr>
                <w:del w:id="562" w:author="Dawson, Bre (ESI)" w:date="2020-03-23T12:28:00Z"/>
                <w:rFonts w:ascii="Arial" w:hAnsi="Arial" w:cs="Arial"/>
                <w:sz w:val="20"/>
                <w:lang w:eastAsia="zh-TW"/>
              </w:rPr>
            </w:pPr>
            <w:del w:id="563" w:author="Dawson, Bre (ESI)" w:date="2020-03-23T12:28:00Z">
              <w:r w:rsidRPr="00DC7BF9" w:rsidDel="00497C2F">
                <w:rPr>
                  <w:rFonts w:ascii="Arial" w:hAnsi="Arial" w:cs="Arial"/>
                  <w:sz w:val="20"/>
                  <w:lang w:eastAsia="zh-TW"/>
                </w:rPr>
                <w:delText xml:space="preserve">Paid absence </w:delText>
              </w:r>
            </w:del>
          </w:p>
          <w:p w14:paraId="52F33C1F" w14:textId="6CB7ADBE" w:rsidR="00063D37" w:rsidRPr="006F4D27" w:rsidDel="00497C2F" w:rsidRDefault="00063D37" w:rsidP="00A22E7E">
            <w:pPr>
              <w:widowControl w:val="0"/>
              <w:spacing w:before="40" w:after="40" w:line="240" w:lineRule="auto"/>
              <w:jc w:val="both"/>
              <w:rPr>
                <w:del w:id="564" w:author="Dawson, Bre (ESI)" w:date="2020-03-23T12:28:00Z"/>
                <w:rFonts w:ascii="Arial" w:hAnsi="Arial" w:cs="Arial"/>
                <w:sz w:val="20"/>
                <w:lang w:eastAsia="zh-TW"/>
              </w:rPr>
            </w:pPr>
            <w:del w:id="565" w:author="Dawson, Bre (ESI)" w:date="2020-03-23T12:28:00Z">
              <w:r w:rsidRPr="006F4D27" w:rsidDel="00497C2F">
                <w:rPr>
                  <w:rFonts w:ascii="Arial" w:hAnsi="Arial" w:cs="Arial"/>
                  <w:sz w:val="20"/>
                  <w:lang w:eastAsia="zh-TW"/>
                </w:rPr>
                <w:delText>Absence will not be valuated, paid as salary</w:delText>
              </w:r>
            </w:del>
          </w:p>
          <w:p w14:paraId="58564435" w14:textId="5D914FAD" w:rsidR="00063D37" w:rsidRPr="006F4D27" w:rsidDel="00497C2F" w:rsidRDefault="00063D37" w:rsidP="00181FE0">
            <w:pPr>
              <w:spacing w:before="40" w:after="40" w:line="240" w:lineRule="auto"/>
              <w:rPr>
                <w:del w:id="566" w:author="Dawson, Bre (ESI)" w:date="2020-03-23T12:28:00Z"/>
                <w:rFonts w:ascii="Arial" w:hAnsi="Arial" w:cs="Arial"/>
                <w:sz w:val="20"/>
                <w:lang w:eastAsia="zh-TW"/>
              </w:rPr>
            </w:pPr>
            <w:del w:id="567" w:author="Dawson, Bre (ESI)" w:date="2020-03-23T12:28:00Z">
              <w:r w:rsidRPr="006F4D27" w:rsidDel="00497C2F">
                <w:rPr>
                  <w:rFonts w:ascii="Arial" w:hAnsi="Arial" w:cs="Arial"/>
                  <w:sz w:val="20"/>
                  <w:lang w:eastAsia="zh-TW"/>
                </w:rPr>
                <w:delText xml:space="preserve">Payslip displays dates/hours only </w:delText>
              </w:r>
            </w:del>
          </w:p>
          <w:p w14:paraId="00838205" w14:textId="2AAA9137" w:rsidR="00063D37" w:rsidRPr="00DC7BF9" w:rsidDel="00497C2F" w:rsidRDefault="00063D37" w:rsidP="00181FE0">
            <w:pPr>
              <w:spacing w:before="40" w:after="40" w:line="240" w:lineRule="auto"/>
              <w:rPr>
                <w:del w:id="568" w:author="Dawson, Bre (ESI)" w:date="2020-03-23T12:28:00Z"/>
                <w:rFonts w:ascii="Arial" w:hAnsi="Arial" w:cs="Arial"/>
                <w:sz w:val="20"/>
                <w:lang w:eastAsia="zh-TW"/>
              </w:rPr>
            </w:pPr>
            <w:del w:id="569" w:author="Dawson, Bre (ESI)" w:date="2020-03-23T12:28:00Z">
              <w:r w:rsidRPr="00DC7BF9" w:rsidDel="00497C2F">
                <w:rPr>
                  <w:rFonts w:ascii="Arial" w:hAnsi="Arial" w:cs="Arial"/>
                  <w:sz w:val="20"/>
                  <w:lang w:eastAsia="zh-TW"/>
                </w:rPr>
                <w:delText xml:space="preserve">No quota entitlement </w:delText>
              </w:r>
            </w:del>
          </w:p>
          <w:p w14:paraId="501FA859" w14:textId="6C91BE00" w:rsidR="00063D37" w:rsidRPr="00DC7BF9" w:rsidDel="00497C2F" w:rsidRDefault="00063D37" w:rsidP="00181FE0">
            <w:pPr>
              <w:spacing w:before="40" w:after="40" w:line="240" w:lineRule="auto"/>
              <w:rPr>
                <w:del w:id="570" w:author="Dawson, Bre (ESI)" w:date="2020-03-23T12:28:00Z"/>
                <w:rFonts w:ascii="Arial" w:hAnsi="Arial" w:cs="Arial"/>
                <w:sz w:val="20"/>
                <w:lang w:eastAsia="zh-TW"/>
              </w:rPr>
            </w:pPr>
            <w:del w:id="571" w:author="Dawson, Bre (ESI)" w:date="2020-03-23T12:28:00Z">
              <w:r w:rsidRPr="00DC7BF9" w:rsidDel="00497C2F">
                <w:rPr>
                  <w:rFonts w:ascii="Arial" w:hAnsi="Arial" w:cs="Arial"/>
                  <w:sz w:val="20"/>
                  <w:lang w:eastAsia="zh-TW"/>
                </w:rPr>
                <w:delText xml:space="preserve">No impact to accruals </w:delText>
              </w:r>
            </w:del>
          </w:p>
          <w:p w14:paraId="698A3074" w14:textId="723D7BC7" w:rsidR="00063D37" w:rsidRPr="00DC7BF9" w:rsidDel="00497C2F" w:rsidRDefault="003877E0" w:rsidP="00181FE0">
            <w:pPr>
              <w:spacing w:before="40" w:after="40" w:line="240" w:lineRule="auto"/>
              <w:rPr>
                <w:del w:id="572" w:author="Dawson, Bre (ESI)" w:date="2020-03-23T12:28:00Z"/>
                <w:rFonts w:ascii="Arial" w:hAnsi="Arial" w:cs="Arial"/>
                <w:sz w:val="20"/>
                <w:lang w:eastAsia="zh-TW"/>
              </w:rPr>
            </w:pPr>
            <w:del w:id="573" w:author="Dawson, Bre (ESI)" w:date="2020-03-23T12:28:00Z">
              <w:r w:rsidRPr="006F4D27" w:rsidDel="00497C2F">
                <w:rPr>
                  <w:rFonts w:ascii="Arial" w:hAnsi="Arial" w:cs="Arial"/>
                  <w:sz w:val="20"/>
                  <w:lang w:eastAsia="zh-TW"/>
                </w:rPr>
                <w:delText>Not counted/paid on PH</w:delText>
              </w:r>
            </w:del>
          </w:p>
        </w:tc>
      </w:tr>
      <w:bookmarkEnd w:id="537"/>
      <w:tr w:rsidR="00063D37" w:rsidRPr="00F1402B" w:rsidDel="00A97E0F" w14:paraId="670358AC" w14:textId="106EBF6D" w:rsidTr="00341E57">
        <w:trPr>
          <w:cantSplit/>
          <w:trHeight w:val="255"/>
          <w:del w:id="574" w:author="Dawson, Bre (ESI)" w:date="2020-03-23T12:03:00Z"/>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0A54E6" w14:textId="5C823C24" w:rsidR="00063D37" w:rsidRPr="00F304E0" w:rsidDel="00A97E0F" w:rsidRDefault="00063D37" w:rsidP="00F304E0">
            <w:pPr>
              <w:spacing w:before="40" w:after="40" w:line="240" w:lineRule="auto"/>
              <w:jc w:val="center"/>
              <w:rPr>
                <w:del w:id="575" w:author="Dawson, Bre (ESI)" w:date="2020-03-23T12:03:00Z"/>
                <w:rFonts w:ascii="Arial" w:hAnsi="Arial" w:cs="Arial"/>
                <w:sz w:val="20"/>
                <w:lang w:eastAsia="zh-TW"/>
              </w:rPr>
            </w:pPr>
            <w:del w:id="576" w:author="Dawson, Bre (ESI)" w:date="2020-03-23T12:03:00Z">
              <w:r w:rsidRPr="00F304E0" w:rsidDel="00A97E0F">
                <w:rPr>
                  <w:rFonts w:ascii="Arial" w:hAnsi="Arial" w:cs="Arial"/>
                  <w:sz w:val="20"/>
                  <w:lang w:eastAsia="zh-TW"/>
                </w:rPr>
                <w:delText>3010</w:delText>
              </w:r>
            </w:del>
          </w:p>
        </w:tc>
        <w:tc>
          <w:tcPr>
            <w:tcW w:w="2977" w:type="dxa"/>
            <w:tcBorders>
              <w:top w:val="single" w:sz="4" w:space="0" w:color="auto"/>
              <w:left w:val="single" w:sz="4" w:space="0" w:color="auto"/>
              <w:bottom w:val="single" w:sz="4" w:space="0" w:color="auto"/>
              <w:right w:val="single" w:sz="4" w:space="0" w:color="auto"/>
            </w:tcBorders>
            <w:vAlign w:val="center"/>
          </w:tcPr>
          <w:p w14:paraId="5267B8EC" w14:textId="0B4A2020" w:rsidR="00063D37" w:rsidRPr="00F304E0" w:rsidDel="00A97E0F" w:rsidRDefault="00063D37" w:rsidP="00F304E0">
            <w:pPr>
              <w:spacing w:before="40" w:after="40" w:line="240" w:lineRule="auto"/>
              <w:rPr>
                <w:del w:id="577" w:author="Dawson, Bre (ESI)" w:date="2020-03-23T12:03:00Z"/>
                <w:rFonts w:ascii="Arial" w:hAnsi="Arial" w:cs="Arial"/>
                <w:sz w:val="20"/>
                <w:lang w:eastAsia="zh-TW"/>
              </w:rPr>
            </w:pPr>
            <w:del w:id="578" w:author="Dawson, Bre (ESI)" w:date="2020-03-23T12:03:00Z">
              <w:r w:rsidRPr="00F304E0" w:rsidDel="00A97E0F">
                <w:rPr>
                  <w:rFonts w:ascii="Arial" w:hAnsi="Arial" w:cs="Arial"/>
                  <w:sz w:val="20"/>
                  <w:lang w:eastAsia="zh-TW"/>
                </w:rPr>
                <w:delText>Leave of Absence IR</w:delText>
              </w:r>
            </w:del>
          </w:p>
        </w:tc>
        <w:tc>
          <w:tcPr>
            <w:tcW w:w="992" w:type="dxa"/>
            <w:tcBorders>
              <w:top w:val="single" w:sz="4" w:space="0" w:color="auto"/>
              <w:left w:val="single" w:sz="4" w:space="0" w:color="auto"/>
              <w:bottom w:val="single" w:sz="4" w:space="0" w:color="auto"/>
              <w:right w:val="single" w:sz="4" w:space="0" w:color="auto"/>
            </w:tcBorders>
            <w:vAlign w:val="center"/>
          </w:tcPr>
          <w:p w14:paraId="702E0681" w14:textId="0132AD73" w:rsidR="00063D37" w:rsidRPr="00564A7F" w:rsidDel="00A97E0F" w:rsidRDefault="00063D37" w:rsidP="00F304E0">
            <w:pPr>
              <w:spacing w:before="40" w:after="40" w:line="240" w:lineRule="auto"/>
              <w:jc w:val="center"/>
              <w:rPr>
                <w:del w:id="579" w:author="Dawson, Bre (ESI)" w:date="2020-03-23T12:03:00Z"/>
                <w:rFonts w:ascii="Arial" w:hAnsi="Arial" w:cs="Arial"/>
                <w:sz w:val="20"/>
                <w:lang w:eastAsia="zh-TW"/>
              </w:rPr>
            </w:pPr>
            <w:del w:id="580" w:author="Dawson, Bre (ESI)" w:date="2020-03-23T12:03:00Z">
              <w:r w:rsidDel="00A97E0F">
                <w:rPr>
                  <w:rFonts w:ascii="Arial" w:hAnsi="Arial" w:cs="Arial"/>
                  <w:sz w:val="20"/>
                  <w:lang w:eastAsia="zh-TW"/>
                </w:rPr>
                <w:delText>All</w:delText>
              </w:r>
            </w:del>
          </w:p>
        </w:tc>
        <w:tc>
          <w:tcPr>
            <w:tcW w:w="4395" w:type="dxa"/>
            <w:tcBorders>
              <w:top w:val="single" w:sz="4" w:space="0" w:color="auto"/>
              <w:left w:val="single" w:sz="4" w:space="0" w:color="auto"/>
              <w:bottom w:val="single" w:sz="4" w:space="0" w:color="auto"/>
              <w:right w:val="single" w:sz="4" w:space="0" w:color="auto"/>
            </w:tcBorders>
          </w:tcPr>
          <w:p w14:paraId="30BC7BB9" w14:textId="1034B393" w:rsidR="00063D37" w:rsidRPr="00EC13BF" w:rsidDel="00A97E0F" w:rsidRDefault="00063D37" w:rsidP="00E4704E">
            <w:pPr>
              <w:spacing w:before="40" w:after="40" w:line="240" w:lineRule="auto"/>
              <w:rPr>
                <w:del w:id="581" w:author="Dawson, Bre (ESI)" w:date="2020-03-23T12:03:00Z"/>
                <w:rFonts w:ascii="Arial" w:hAnsi="Arial" w:cs="Arial"/>
                <w:sz w:val="20"/>
                <w:lang w:eastAsia="zh-TW"/>
              </w:rPr>
            </w:pPr>
            <w:del w:id="582" w:author="Dawson, Bre (ESI)" w:date="2020-03-23T12:03:00Z">
              <w:r w:rsidRPr="00EC13BF" w:rsidDel="00A97E0F">
                <w:rPr>
                  <w:rFonts w:ascii="Arial" w:hAnsi="Arial" w:cs="Arial"/>
                  <w:sz w:val="20"/>
                  <w:lang w:eastAsia="zh-TW"/>
                </w:rPr>
                <w:delText xml:space="preserve">Unpaid absence </w:delText>
              </w:r>
            </w:del>
          </w:p>
          <w:p w14:paraId="49E34199" w14:textId="50D9DAFB" w:rsidR="00063D37" w:rsidRPr="006F4D27" w:rsidDel="00A97E0F" w:rsidRDefault="00063D37" w:rsidP="00A22E7E">
            <w:pPr>
              <w:widowControl w:val="0"/>
              <w:spacing w:before="40" w:after="40" w:line="240" w:lineRule="auto"/>
              <w:jc w:val="both"/>
              <w:rPr>
                <w:del w:id="583" w:author="Dawson, Bre (ESI)" w:date="2020-03-23T12:03:00Z"/>
                <w:rFonts w:ascii="Arial" w:hAnsi="Arial" w:cs="Arial"/>
                <w:sz w:val="20"/>
                <w:lang w:eastAsia="zh-TW"/>
              </w:rPr>
            </w:pPr>
            <w:del w:id="584" w:author="Dawson, Bre (ESI)" w:date="2020-03-23T12:03:00Z">
              <w:r w:rsidRPr="006F4D27" w:rsidDel="00A97E0F">
                <w:rPr>
                  <w:rFonts w:ascii="Arial" w:hAnsi="Arial" w:cs="Arial"/>
                  <w:sz w:val="20"/>
                  <w:lang w:eastAsia="zh-TW"/>
                </w:rPr>
                <w:delText xml:space="preserve">Absence valuated 100% of Base Rate, paid as negative to offset salary </w:delText>
              </w:r>
            </w:del>
          </w:p>
          <w:p w14:paraId="2E5858CF" w14:textId="70ADB117" w:rsidR="00063D37" w:rsidRPr="00EC13BF" w:rsidDel="00A97E0F" w:rsidRDefault="00063D37" w:rsidP="00063D37">
            <w:pPr>
              <w:spacing w:before="40" w:after="40" w:line="240" w:lineRule="auto"/>
              <w:rPr>
                <w:del w:id="585" w:author="Dawson, Bre (ESI)" w:date="2020-03-23T12:03:00Z"/>
                <w:rFonts w:ascii="Arial" w:hAnsi="Arial" w:cs="Arial"/>
                <w:sz w:val="20"/>
                <w:lang w:eastAsia="zh-TW"/>
              </w:rPr>
            </w:pPr>
            <w:del w:id="586" w:author="Dawson, Bre (ESI)" w:date="2020-03-23T12:03:00Z">
              <w:r w:rsidRPr="006F4D27" w:rsidDel="00A97E0F">
                <w:rPr>
                  <w:rFonts w:ascii="Arial" w:hAnsi="Arial" w:cs="Arial"/>
                  <w:sz w:val="20"/>
                  <w:lang w:eastAsia="zh-TW"/>
                </w:rPr>
                <w:delText>Payslip displays dollar, dates and hours</w:delText>
              </w:r>
              <w:r w:rsidRPr="00EC13BF" w:rsidDel="00A97E0F">
                <w:rPr>
                  <w:rFonts w:ascii="Arial" w:hAnsi="Arial" w:cs="Arial"/>
                  <w:sz w:val="20"/>
                  <w:lang w:eastAsia="zh-TW"/>
                </w:rPr>
                <w:delText xml:space="preserve"> </w:delText>
              </w:r>
            </w:del>
          </w:p>
          <w:p w14:paraId="0E53C8F5" w14:textId="526FAF13" w:rsidR="00063D37" w:rsidRPr="00EC13BF" w:rsidDel="00A97E0F" w:rsidRDefault="00063D37" w:rsidP="00063D37">
            <w:pPr>
              <w:spacing w:before="40" w:after="40" w:line="240" w:lineRule="auto"/>
              <w:rPr>
                <w:del w:id="587" w:author="Dawson, Bre (ESI)" w:date="2020-03-23T12:03:00Z"/>
                <w:rFonts w:ascii="Arial" w:hAnsi="Arial" w:cs="Arial"/>
                <w:sz w:val="20"/>
                <w:lang w:eastAsia="zh-TW"/>
              </w:rPr>
            </w:pPr>
            <w:del w:id="588" w:author="Dawson, Bre (ESI)" w:date="2020-03-23T12:03:00Z">
              <w:r w:rsidRPr="00EC13BF" w:rsidDel="00A97E0F">
                <w:rPr>
                  <w:rFonts w:ascii="Arial" w:hAnsi="Arial" w:cs="Arial"/>
                  <w:sz w:val="20"/>
                  <w:lang w:eastAsia="zh-TW"/>
                </w:rPr>
                <w:delText xml:space="preserve">No quota entitlement </w:delText>
              </w:r>
            </w:del>
          </w:p>
          <w:p w14:paraId="3F51049E" w14:textId="219C3F26" w:rsidR="00063D37" w:rsidRPr="00EC13BF" w:rsidDel="00A97E0F" w:rsidRDefault="00063D37" w:rsidP="00063D37">
            <w:pPr>
              <w:spacing w:before="40" w:after="40" w:line="240" w:lineRule="auto"/>
              <w:rPr>
                <w:del w:id="589" w:author="Dawson, Bre (ESI)" w:date="2020-03-23T12:03:00Z"/>
                <w:rFonts w:ascii="Arial" w:hAnsi="Arial" w:cs="Arial"/>
                <w:sz w:val="20"/>
                <w:lang w:eastAsia="zh-TW"/>
              </w:rPr>
            </w:pPr>
            <w:del w:id="590" w:author="Dawson, Bre (ESI)" w:date="2020-03-23T12:03:00Z">
              <w:r w:rsidRPr="00EC13BF" w:rsidDel="00A97E0F">
                <w:rPr>
                  <w:rFonts w:ascii="Arial" w:hAnsi="Arial" w:cs="Arial"/>
                  <w:sz w:val="20"/>
                  <w:lang w:eastAsia="zh-TW"/>
                </w:rPr>
                <w:delText xml:space="preserve">Impacts AL, SL accrual =&gt;21 calendar days in an anniversary year </w:delText>
              </w:r>
            </w:del>
          </w:p>
          <w:p w14:paraId="222B0248" w14:textId="56157678" w:rsidR="00063D37" w:rsidRPr="00EC13BF" w:rsidDel="00A97E0F" w:rsidRDefault="003877E0" w:rsidP="00063D37">
            <w:pPr>
              <w:spacing w:before="40" w:after="40" w:line="240" w:lineRule="auto"/>
              <w:rPr>
                <w:del w:id="591" w:author="Dawson, Bre (ESI)" w:date="2020-03-23T12:03:00Z"/>
                <w:rFonts w:ascii="Arial" w:hAnsi="Arial" w:cs="Arial"/>
                <w:sz w:val="20"/>
                <w:lang w:eastAsia="zh-TW"/>
              </w:rPr>
            </w:pPr>
            <w:del w:id="592" w:author="Dawson, Bre (ESI)" w:date="2020-03-23T12:03:00Z">
              <w:r w:rsidRPr="006F4D27" w:rsidDel="00A97E0F">
                <w:rPr>
                  <w:rFonts w:ascii="Arial" w:hAnsi="Arial" w:cs="Arial"/>
                  <w:sz w:val="20"/>
                  <w:lang w:eastAsia="zh-TW"/>
                </w:rPr>
                <w:delText>Not counted/paid on PH</w:delText>
              </w:r>
              <w:r w:rsidR="000F4D83" w:rsidDel="00A97E0F">
                <w:rPr>
                  <w:rFonts w:ascii="Arial" w:hAnsi="Arial" w:cs="Arial"/>
                  <w:sz w:val="20"/>
                  <w:lang w:eastAsia="zh-TW"/>
                </w:rPr>
                <w:delText xml:space="preserve"> (except where full pay period of LWOP taken)</w:delText>
              </w:r>
            </w:del>
          </w:p>
        </w:tc>
      </w:tr>
      <w:tr w:rsidR="00063D37" w:rsidRPr="00F1402B" w14:paraId="086835FE"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6DBA7F" w14:textId="5FAEB0B4" w:rsidR="00063D37" w:rsidRPr="00F304E0" w:rsidRDefault="00063D37" w:rsidP="00F304E0">
            <w:pPr>
              <w:spacing w:before="40" w:after="40" w:line="240" w:lineRule="auto"/>
              <w:jc w:val="center"/>
              <w:rPr>
                <w:rFonts w:ascii="Arial" w:hAnsi="Arial" w:cs="Arial"/>
                <w:sz w:val="20"/>
                <w:lang w:eastAsia="zh-TW"/>
              </w:rPr>
            </w:pPr>
            <w:del w:id="593" w:author="Dawson, Bre (ESI)" w:date="2020-03-23T12:03:00Z">
              <w:r w:rsidRPr="00F304E0" w:rsidDel="00A97E0F">
                <w:rPr>
                  <w:rFonts w:ascii="Arial" w:hAnsi="Arial" w:cs="Arial"/>
                  <w:sz w:val="20"/>
                  <w:lang w:eastAsia="zh-TW"/>
                </w:rPr>
                <w:delText>3011</w:delText>
              </w:r>
            </w:del>
            <w:ins w:id="594" w:author="Dawson, Bre (ESI)" w:date="2020-03-23T12:03:00Z">
              <w:r w:rsidR="00A97E0F" w:rsidRPr="00F304E0">
                <w:rPr>
                  <w:rFonts w:ascii="Arial" w:hAnsi="Arial" w:cs="Arial"/>
                  <w:sz w:val="20"/>
                  <w:lang w:eastAsia="zh-TW"/>
                </w:rPr>
                <w:t>30</w:t>
              </w:r>
              <w:r w:rsidR="00A97E0F">
                <w:rPr>
                  <w:rFonts w:ascii="Arial" w:hAnsi="Arial" w:cs="Arial"/>
                  <w:sz w:val="20"/>
                  <w:lang w:eastAsia="zh-TW"/>
                </w:rPr>
                <w:t>00</w:t>
              </w:r>
            </w:ins>
          </w:p>
        </w:tc>
        <w:tc>
          <w:tcPr>
            <w:tcW w:w="2977" w:type="dxa"/>
            <w:tcBorders>
              <w:top w:val="single" w:sz="4" w:space="0" w:color="auto"/>
              <w:left w:val="single" w:sz="4" w:space="0" w:color="auto"/>
              <w:bottom w:val="single" w:sz="4" w:space="0" w:color="auto"/>
              <w:right w:val="single" w:sz="4" w:space="0" w:color="auto"/>
            </w:tcBorders>
            <w:vAlign w:val="center"/>
          </w:tcPr>
          <w:p w14:paraId="3A983EDA" w14:textId="77777777" w:rsidR="00063D37" w:rsidRPr="00F304E0" w:rsidRDefault="00063D37" w:rsidP="00F304E0">
            <w:pPr>
              <w:spacing w:before="40" w:after="40" w:line="240" w:lineRule="auto"/>
              <w:rPr>
                <w:rFonts w:ascii="Arial" w:hAnsi="Arial" w:cs="Arial"/>
                <w:sz w:val="20"/>
                <w:lang w:eastAsia="zh-TW"/>
              </w:rPr>
            </w:pPr>
            <w:r w:rsidRPr="00F304E0">
              <w:rPr>
                <w:rFonts w:ascii="Arial" w:hAnsi="Arial" w:cs="Arial"/>
                <w:sz w:val="20"/>
                <w:lang w:eastAsia="zh-TW"/>
              </w:rPr>
              <w:t>Leave Without Pay</w:t>
            </w:r>
          </w:p>
        </w:tc>
        <w:tc>
          <w:tcPr>
            <w:tcW w:w="992" w:type="dxa"/>
            <w:tcBorders>
              <w:top w:val="single" w:sz="4" w:space="0" w:color="auto"/>
              <w:left w:val="single" w:sz="4" w:space="0" w:color="auto"/>
              <w:bottom w:val="single" w:sz="4" w:space="0" w:color="auto"/>
              <w:right w:val="single" w:sz="4" w:space="0" w:color="auto"/>
            </w:tcBorders>
            <w:vAlign w:val="center"/>
          </w:tcPr>
          <w:p w14:paraId="7DB00B2E" w14:textId="77777777" w:rsidR="00063D37" w:rsidRPr="00564A7F" w:rsidRDefault="00063D37" w:rsidP="00181F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65A9E9AE" w14:textId="77777777" w:rsidR="00063D37" w:rsidRPr="00EC13BF" w:rsidRDefault="00063D37" w:rsidP="00181FE0">
            <w:pPr>
              <w:spacing w:before="40" w:after="40" w:line="240" w:lineRule="auto"/>
              <w:rPr>
                <w:rFonts w:ascii="Arial" w:hAnsi="Arial" w:cs="Arial"/>
                <w:sz w:val="20"/>
                <w:lang w:eastAsia="zh-TW"/>
              </w:rPr>
            </w:pPr>
            <w:r w:rsidRPr="00EC13BF">
              <w:rPr>
                <w:rFonts w:ascii="Arial" w:hAnsi="Arial" w:cs="Arial"/>
                <w:sz w:val="20"/>
                <w:lang w:eastAsia="zh-TW"/>
              </w:rPr>
              <w:t xml:space="preserve">Unpaid absence </w:t>
            </w:r>
          </w:p>
          <w:p w14:paraId="4276AFB9" w14:textId="77777777" w:rsidR="00063D37" w:rsidRPr="00EC13BF" w:rsidRDefault="00063D37" w:rsidP="00181FE0">
            <w:pPr>
              <w:spacing w:before="40" w:after="40" w:line="240" w:lineRule="auto"/>
              <w:rPr>
                <w:rFonts w:ascii="Arial" w:hAnsi="Arial" w:cs="Arial"/>
                <w:sz w:val="20"/>
                <w:lang w:eastAsia="zh-TW"/>
              </w:rPr>
            </w:pPr>
            <w:r w:rsidRPr="00EC13BF">
              <w:rPr>
                <w:rFonts w:ascii="Arial" w:hAnsi="Arial" w:cs="Arial"/>
                <w:sz w:val="20"/>
                <w:lang w:eastAsia="zh-TW"/>
              </w:rPr>
              <w:t xml:space="preserve">Absence valuated 100% of Base Rate, paid as negative to offset salary </w:t>
            </w:r>
          </w:p>
          <w:p w14:paraId="5E401B2E" w14:textId="77777777" w:rsidR="00063D37" w:rsidRPr="00EC13BF" w:rsidRDefault="00063D37" w:rsidP="00181FE0">
            <w:pPr>
              <w:spacing w:before="40" w:after="40" w:line="240" w:lineRule="auto"/>
              <w:rPr>
                <w:rFonts w:ascii="Arial" w:hAnsi="Arial" w:cs="Arial"/>
                <w:sz w:val="20"/>
                <w:lang w:eastAsia="zh-TW"/>
              </w:rPr>
            </w:pPr>
            <w:r w:rsidRPr="00EC13BF">
              <w:rPr>
                <w:rFonts w:ascii="Arial" w:hAnsi="Arial" w:cs="Arial"/>
                <w:sz w:val="20"/>
                <w:lang w:eastAsia="zh-TW"/>
              </w:rPr>
              <w:t xml:space="preserve">Payslip displays dollar, dates and hours </w:t>
            </w:r>
          </w:p>
          <w:p w14:paraId="5C5F9EC8" w14:textId="77777777" w:rsidR="00063D37" w:rsidRPr="00EC13BF" w:rsidRDefault="00063D37" w:rsidP="00181FE0">
            <w:pPr>
              <w:spacing w:before="40" w:after="40" w:line="240" w:lineRule="auto"/>
              <w:rPr>
                <w:rFonts w:ascii="Arial" w:hAnsi="Arial" w:cs="Arial"/>
                <w:sz w:val="20"/>
                <w:lang w:eastAsia="zh-TW"/>
              </w:rPr>
            </w:pPr>
            <w:r w:rsidRPr="00EC13BF">
              <w:rPr>
                <w:rFonts w:ascii="Arial" w:hAnsi="Arial" w:cs="Arial"/>
                <w:sz w:val="20"/>
                <w:lang w:eastAsia="zh-TW"/>
              </w:rPr>
              <w:t xml:space="preserve">No quota entitlement </w:t>
            </w:r>
          </w:p>
          <w:p w14:paraId="5B5B4E26" w14:textId="3AA645F7" w:rsidR="00063D37" w:rsidRDefault="00063D37" w:rsidP="00181FE0">
            <w:pPr>
              <w:spacing w:before="40" w:after="40" w:line="240" w:lineRule="auto"/>
              <w:rPr>
                <w:ins w:id="595" w:author="Dawson, Bre (ESI)" w:date="2020-03-23T12:04:00Z"/>
                <w:rFonts w:ascii="Arial" w:hAnsi="Arial" w:cs="Arial"/>
                <w:sz w:val="20"/>
                <w:lang w:eastAsia="zh-TW"/>
              </w:rPr>
            </w:pPr>
            <w:r w:rsidRPr="00EC13BF">
              <w:rPr>
                <w:rFonts w:ascii="Arial" w:hAnsi="Arial" w:cs="Arial"/>
                <w:sz w:val="20"/>
                <w:lang w:eastAsia="zh-TW"/>
              </w:rPr>
              <w:t xml:space="preserve">Impacts AL, SL accrual =&gt;21 calendar days in an anniversary year </w:t>
            </w:r>
          </w:p>
          <w:p w14:paraId="17D6E8F4" w14:textId="53FDFDF8" w:rsidR="00A97E0F" w:rsidRPr="00EC13BF" w:rsidRDefault="00A97E0F" w:rsidP="00181FE0">
            <w:pPr>
              <w:spacing w:before="40" w:after="40" w:line="240" w:lineRule="auto"/>
              <w:rPr>
                <w:rFonts w:ascii="Arial" w:hAnsi="Arial" w:cs="Arial"/>
                <w:sz w:val="20"/>
                <w:lang w:eastAsia="zh-TW"/>
              </w:rPr>
            </w:pPr>
            <w:ins w:id="596" w:author="Dawson, Bre (ESI)" w:date="2020-03-23T12:04:00Z">
              <w:r>
                <w:rPr>
                  <w:rFonts w:ascii="Arial" w:hAnsi="Arial" w:cs="Arial"/>
                  <w:sz w:val="20"/>
                  <w:lang w:eastAsia="zh-TW"/>
                </w:rPr>
                <w:t xml:space="preserve">Impacts LSL accrual &gt;52wks </w:t>
              </w:r>
            </w:ins>
          </w:p>
          <w:p w14:paraId="58D1EC6F" w14:textId="77777777" w:rsidR="00063D37" w:rsidRPr="00EC13BF" w:rsidRDefault="000F4D83" w:rsidP="00181FE0">
            <w:pPr>
              <w:spacing w:before="40" w:after="40" w:line="240" w:lineRule="auto"/>
              <w:rPr>
                <w:rFonts w:ascii="Arial" w:hAnsi="Arial" w:cs="Arial"/>
                <w:sz w:val="20"/>
                <w:lang w:eastAsia="zh-TW"/>
              </w:rPr>
            </w:pPr>
            <w:r w:rsidRPr="006F4D27">
              <w:rPr>
                <w:rFonts w:ascii="Arial" w:hAnsi="Arial" w:cs="Arial"/>
                <w:sz w:val="20"/>
                <w:lang w:eastAsia="zh-TW"/>
              </w:rPr>
              <w:t>Not counted/paid on PH</w:t>
            </w:r>
            <w:r>
              <w:rPr>
                <w:rFonts w:ascii="Arial" w:hAnsi="Arial" w:cs="Arial"/>
                <w:sz w:val="20"/>
                <w:lang w:eastAsia="zh-TW"/>
              </w:rPr>
              <w:t xml:space="preserve"> (except where full pay period of LWOP taken)</w:t>
            </w:r>
          </w:p>
        </w:tc>
      </w:tr>
      <w:tr w:rsidR="00063D37" w:rsidRPr="00F1402B" w14:paraId="2AD133E2"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EC18AF" w14:textId="1729410D" w:rsidR="00063D37" w:rsidRPr="00F304E0" w:rsidRDefault="00063D37" w:rsidP="00F304E0">
            <w:pPr>
              <w:spacing w:before="40" w:after="40" w:line="240" w:lineRule="auto"/>
              <w:jc w:val="center"/>
              <w:rPr>
                <w:rFonts w:ascii="Arial" w:hAnsi="Arial" w:cs="Arial"/>
                <w:sz w:val="20"/>
                <w:lang w:eastAsia="zh-TW"/>
              </w:rPr>
            </w:pPr>
            <w:del w:id="597" w:author="Dawson, Bre (ESI)" w:date="2020-03-23T12:04:00Z">
              <w:r w:rsidRPr="00F304E0" w:rsidDel="00A97E0F">
                <w:rPr>
                  <w:rFonts w:ascii="Arial" w:hAnsi="Arial" w:cs="Arial"/>
                  <w:sz w:val="20"/>
                  <w:lang w:eastAsia="zh-TW"/>
                </w:rPr>
                <w:delText>3012</w:delText>
              </w:r>
            </w:del>
            <w:ins w:id="598" w:author="Dawson, Bre (ESI)" w:date="2020-03-23T12:04:00Z">
              <w:r w:rsidR="00A97E0F" w:rsidRPr="00F304E0">
                <w:rPr>
                  <w:rFonts w:ascii="Arial" w:hAnsi="Arial" w:cs="Arial"/>
                  <w:sz w:val="20"/>
                  <w:lang w:eastAsia="zh-TW"/>
                </w:rPr>
                <w:t>30</w:t>
              </w:r>
              <w:r w:rsidR="00A97E0F">
                <w:rPr>
                  <w:rFonts w:ascii="Arial" w:hAnsi="Arial" w:cs="Arial"/>
                  <w:sz w:val="20"/>
                  <w:lang w:eastAsia="zh-TW"/>
                </w:rPr>
                <w:t>01</w:t>
              </w:r>
            </w:ins>
          </w:p>
        </w:tc>
        <w:tc>
          <w:tcPr>
            <w:tcW w:w="2977" w:type="dxa"/>
            <w:tcBorders>
              <w:top w:val="single" w:sz="4" w:space="0" w:color="auto"/>
              <w:left w:val="single" w:sz="4" w:space="0" w:color="auto"/>
              <w:bottom w:val="single" w:sz="4" w:space="0" w:color="auto"/>
              <w:right w:val="single" w:sz="4" w:space="0" w:color="auto"/>
            </w:tcBorders>
            <w:vAlign w:val="center"/>
          </w:tcPr>
          <w:p w14:paraId="1C7BA906" w14:textId="77777777" w:rsidR="00063D37" w:rsidRPr="00F304E0" w:rsidRDefault="00063D37" w:rsidP="00F304E0">
            <w:pPr>
              <w:spacing w:before="40" w:after="40" w:line="240" w:lineRule="auto"/>
              <w:rPr>
                <w:rFonts w:ascii="Arial" w:hAnsi="Arial" w:cs="Arial"/>
                <w:sz w:val="20"/>
                <w:lang w:eastAsia="zh-TW"/>
              </w:rPr>
            </w:pPr>
            <w:r w:rsidRPr="00F304E0">
              <w:rPr>
                <w:rFonts w:ascii="Arial" w:hAnsi="Arial" w:cs="Arial"/>
                <w:sz w:val="20"/>
                <w:lang w:eastAsia="zh-TW"/>
              </w:rPr>
              <w:t xml:space="preserve">Leave Without Pay No </w:t>
            </w:r>
            <w:proofErr w:type="spellStart"/>
            <w:r w:rsidRPr="00F304E0">
              <w:rPr>
                <w:rFonts w:ascii="Arial" w:hAnsi="Arial" w:cs="Arial"/>
                <w:sz w:val="20"/>
                <w:lang w:eastAsia="zh-TW"/>
              </w:rPr>
              <w:t>Accr</w:t>
            </w:r>
            <w:proofErr w:type="spellEnd"/>
          </w:p>
        </w:tc>
        <w:tc>
          <w:tcPr>
            <w:tcW w:w="992" w:type="dxa"/>
            <w:tcBorders>
              <w:top w:val="single" w:sz="4" w:space="0" w:color="auto"/>
              <w:left w:val="single" w:sz="4" w:space="0" w:color="auto"/>
              <w:bottom w:val="single" w:sz="4" w:space="0" w:color="auto"/>
              <w:right w:val="single" w:sz="4" w:space="0" w:color="auto"/>
            </w:tcBorders>
            <w:vAlign w:val="center"/>
          </w:tcPr>
          <w:p w14:paraId="4F100E8A" w14:textId="77777777" w:rsidR="00063D37" w:rsidRPr="00564A7F" w:rsidRDefault="00063D37" w:rsidP="00181F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360AA949" w14:textId="77777777" w:rsidR="00063D37" w:rsidRPr="00EC13BF" w:rsidRDefault="00063D37" w:rsidP="00181FE0">
            <w:pPr>
              <w:spacing w:before="40" w:after="40" w:line="240" w:lineRule="auto"/>
              <w:rPr>
                <w:rFonts w:ascii="Arial" w:hAnsi="Arial" w:cs="Arial"/>
                <w:sz w:val="20"/>
                <w:lang w:eastAsia="zh-TW"/>
              </w:rPr>
            </w:pPr>
            <w:r w:rsidRPr="00EC13BF">
              <w:rPr>
                <w:rFonts w:ascii="Arial" w:hAnsi="Arial" w:cs="Arial"/>
                <w:sz w:val="20"/>
                <w:lang w:eastAsia="zh-TW"/>
              </w:rPr>
              <w:t xml:space="preserve">Unpaid absence </w:t>
            </w:r>
          </w:p>
          <w:p w14:paraId="520D379A" w14:textId="75437ADC" w:rsidR="00063D37" w:rsidRPr="00EC13BF" w:rsidRDefault="00063D37" w:rsidP="00181FE0">
            <w:pPr>
              <w:spacing w:before="40" w:after="40" w:line="240" w:lineRule="auto"/>
              <w:rPr>
                <w:rFonts w:ascii="Arial" w:hAnsi="Arial" w:cs="Arial"/>
                <w:sz w:val="20"/>
                <w:lang w:eastAsia="zh-TW"/>
              </w:rPr>
            </w:pPr>
            <w:r w:rsidRPr="00EC13BF">
              <w:rPr>
                <w:rFonts w:ascii="Arial" w:hAnsi="Arial" w:cs="Arial"/>
                <w:sz w:val="20"/>
                <w:lang w:eastAsia="zh-TW"/>
              </w:rPr>
              <w:t>Absence</w:t>
            </w:r>
            <w:ins w:id="599" w:author="Dawson, Bre (ESI)" w:date="2020-03-23T12:06:00Z">
              <w:r w:rsidR="00A97E0F">
                <w:rPr>
                  <w:rFonts w:ascii="Arial" w:hAnsi="Arial" w:cs="Arial"/>
                  <w:sz w:val="20"/>
                  <w:lang w:eastAsia="zh-TW"/>
                </w:rPr>
                <w:t xml:space="preserve"> factors down salary accordingly </w:t>
              </w:r>
            </w:ins>
            <w:del w:id="600" w:author="Dawson, Bre (ESI)" w:date="2020-03-23T12:06:00Z">
              <w:r w:rsidRPr="00EC13BF" w:rsidDel="00A97E0F">
                <w:rPr>
                  <w:rFonts w:ascii="Arial" w:hAnsi="Arial" w:cs="Arial"/>
                  <w:sz w:val="20"/>
                  <w:lang w:eastAsia="zh-TW"/>
                </w:rPr>
                <w:delText xml:space="preserve"> valuated 100% of Base Rate, paid as negative to offset salary </w:delText>
              </w:r>
            </w:del>
          </w:p>
          <w:p w14:paraId="601ADFDE" w14:textId="52CE1924" w:rsidR="00063D37" w:rsidRPr="00EC13BF" w:rsidRDefault="00063D37" w:rsidP="00181FE0">
            <w:pPr>
              <w:spacing w:before="40" w:after="40" w:line="240" w:lineRule="auto"/>
              <w:rPr>
                <w:rFonts w:ascii="Arial" w:hAnsi="Arial" w:cs="Arial"/>
                <w:sz w:val="20"/>
                <w:lang w:eastAsia="zh-TW"/>
              </w:rPr>
            </w:pPr>
            <w:r w:rsidRPr="00EC13BF">
              <w:rPr>
                <w:rFonts w:ascii="Arial" w:hAnsi="Arial" w:cs="Arial"/>
                <w:sz w:val="20"/>
                <w:lang w:eastAsia="zh-TW"/>
              </w:rPr>
              <w:t xml:space="preserve">Payslip displays </w:t>
            </w:r>
            <w:del w:id="601" w:author="Dawson, Bre (ESI)" w:date="2020-03-23T12:07:00Z">
              <w:r w:rsidRPr="00EC13BF" w:rsidDel="00A97E0F">
                <w:rPr>
                  <w:rFonts w:ascii="Arial" w:hAnsi="Arial" w:cs="Arial"/>
                  <w:sz w:val="20"/>
                  <w:lang w:eastAsia="zh-TW"/>
                </w:rPr>
                <w:delText xml:space="preserve">dollar, </w:delText>
              </w:r>
            </w:del>
            <w:r w:rsidRPr="00EC13BF">
              <w:rPr>
                <w:rFonts w:ascii="Arial" w:hAnsi="Arial" w:cs="Arial"/>
                <w:sz w:val="20"/>
                <w:lang w:eastAsia="zh-TW"/>
              </w:rPr>
              <w:t xml:space="preserve">dates and hours </w:t>
            </w:r>
          </w:p>
          <w:p w14:paraId="020B2816" w14:textId="77777777" w:rsidR="00063D37" w:rsidRPr="00EC13BF" w:rsidRDefault="00063D37" w:rsidP="00181FE0">
            <w:pPr>
              <w:spacing w:before="40" w:after="40" w:line="240" w:lineRule="auto"/>
              <w:rPr>
                <w:rFonts w:ascii="Arial" w:hAnsi="Arial" w:cs="Arial"/>
                <w:sz w:val="20"/>
                <w:lang w:eastAsia="zh-TW"/>
              </w:rPr>
            </w:pPr>
            <w:r w:rsidRPr="00EC13BF">
              <w:rPr>
                <w:rFonts w:ascii="Arial" w:hAnsi="Arial" w:cs="Arial"/>
                <w:sz w:val="20"/>
                <w:lang w:eastAsia="zh-TW"/>
              </w:rPr>
              <w:t xml:space="preserve">No quota entitlement </w:t>
            </w:r>
          </w:p>
          <w:p w14:paraId="010D7EB5" w14:textId="4CC22D56" w:rsidR="00063D37" w:rsidRPr="00EC13BF" w:rsidRDefault="00063D37" w:rsidP="00181FE0">
            <w:pPr>
              <w:spacing w:before="40" w:after="40" w:line="240" w:lineRule="auto"/>
              <w:rPr>
                <w:rFonts w:ascii="Arial" w:hAnsi="Arial" w:cs="Arial"/>
                <w:sz w:val="20"/>
                <w:lang w:eastAsia="zh-TW"/>
              </w:rPr>
            </w:pPr>
            <w:r w:rsidRPr="00EC13BF">
              <w:rPr>
                <w:rFonts w:ascii="Arial" w:hAnsi="Arial" w:cs="Arial"/>
                <w:sz w:val="20"/>
                <w:lang w:eastAsia="zh-TW"/>
              </w:rPr>
              <w:t>Impacts AL, SL</w:t>
            </w:r>
            <w:ins w:id="602" w:author="Dawson, Bre (ESI)" w:date="2020-03-23T12:05:00Z">
              <w:r w:rsidR="00A97E0F">
                <w:rPr>
                  <w:rFonts w:ascii="Arial" w:hAnsi="Arial" w:cs="Arial"/>
                  <w:sz w:val="20"/>
                  <w:lang w:eastAsia="zh-TW"/>
                </w:rPr>
                <w:t>, LSL</w:t>
              </w:r>
            </w:ins>
            <w:r w:rsidRPr="00EC13BF">
              <w:rPr>
                <w:rFonts w:ascii="Arial" w:hAnsi="Arial" w:cs="Arial"/>
                <w:sz w:val="20"/>
                <w:lang w:eastAsia="zh-TW"/>
              </w:rPr>
              <w:t xml:space="preserve"> accrual immediately </w:t>
            </w:r>
          </w:p>
          <w:p w14:paraId="7DC28765" w14:textId="77777777" w:rsidR="00063D37" w:rsidRPr="00EC13BF" w:rsidRDefault="000F4D83" w:rsidP="00181FE0">
            <w:pPr>
              <w:spacing w:before="40" w:after="40" w:line="240" w:lineRule="auto"/>
              <w:rPr>
                <w:rFonts w:ascii="Arial" w:hAnsi="Arial" w:cs="Arial"/>
                <w:sz w:val="20"/>
                <w:lang w:eastAsia="zh-TW"/>
              </w:rPr>
            </w:pPr>
            <w:r w:rsidRPr="006F4D27">
              <w:rPr>
                <w:rFonts w:ascii="Arial" w:hAnsi="Arial" w:cs="Arial"/>
                <w:sz w:val="20"/>
                <w:lang w:eastAsia="zh-TW"/>
              </w:rPr>
              <w:t>Not counted/paid on PH</w:t>
            </w:r>
            <w:r>
              <w:rPr>
                <w:rFonts w:ascii="Arial" w:hAnsi="Arial" w:cs="Arial"/>
                <w:sz w:val="20"/>
                <w:lang w:eastAsia="zh-TW"/>
              </w:rPr>
              <w:t xml:space="preserve"> (except where full pay period of LWOP taken)</w:t>
            </w:r>
          </w:p>
        </w:tc>
      </w:tr>
      <w:tr w:rsidR="00063D37" w:rsidRPr="00F1402B" w14:paraId="3E79AC9D"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C0380C" w14:textId="2E0C1DB5" w:rsidR="00063D37" w:rsidRPr="00F304E0" w:rsidRDefault="00063D37" w:rsidP="00F304E0">
            <w:pPr>
              <w:spacing w:before="40" w:after="40" w:line="240" w:lineRule="auto"/>
              <w:jc w:val="center"/>
              <w:rPr>
                <w:rFonts w:ascii="Arial" w:hAnsi="Arial" w:cs="Arial"/>
                <w:sz w:val="20"/>
                <w:lang w:eastAsia="zh-TW"/>
              </w:rPr>
            </w:pPr>
            <w:del w:id="603" w:author="Dawson, Bre (ESI)" w:date="2020-03-23T12:05:00Z">
              <w:r w:rsidRPr="00F304E0" w:rsidDel="00A97E0F">
                <w:rPr>
                  <w:rFonts w:ascii="Arial" w:hAnsi="Arial" w:cs="Arial"/>
                  <w:sz w:val="20"/>
                  <w:lang w:eastAsia="zh-TW"/>
                </w:rPr>
                <w:delText>3013</w:delText>
              </w:r>
            </w:del>
            <w:ins w:id="604" w:author="Dawson, Bre (ESI)" w:date="2020-03-23T12:05:00Z">
              <w:r w:rsidR="00A97E0F" w:rsidRPr="00F304E0">
                <w:rPr>
                  <w:rFonts w:ascii="Arial" w:hAnsi="Arial" w:cs="Arial"/>
                  <w:sz w:val="20"/>
                  <w:lang w:eastAsia="zh-TW"/>
                </w:rPr>
                <w:t>30</w:t>
              </w:r>
              <w:r w:rsidR="00A97E0F">
                <w:rPr>
                  <w:rFonts w:ascii="Arial" w:hAnsi="Arial" w:cs="Arial"/>
                  <w:sz w:val="20"/>
                  <w:lang w:eastAsia="zh-TW"/>
                </w:rPr>
                <w:t>02</w:t>
              </w:r>
            </w:ins>
          </w:p>
        </w:tc>
        <w:tc>
          <w:tcPr>
            <w:tcW w:w="2977" w:type="dxa"/>
            <w:tcBorders>
              <w:top w:val="single" w:sz="4" w:space="0" w:color="auto"/>
              <w:left w:val="single" w:sz="4" w:space="0" w:color="auto"/>
              <w:bottom w:val="single" w:sz="4" w:space="0" w:color="auto"/>
              <w:right w:val="single" w:sz="4" w:space="0" w:color="auto"/>
            </w:tcBorders>
            <w:vAlign w:val="center"/>
          </w:tcPr>
          <w:p w14:paraId="07330120" w14:textId="77777777" w:rsidR="00063D37" w:rsidRPr="00F304E0" w:rsidRDefault="00063D37" w:rsidP="00F304E0">
            <w:pPr>
              <w:spacing w:before="40" w:after="40" w:line="240" w:lineRule="auto"/>
              <w:rPr>
                <w:rFonts w:ascii="Arial" w:hAnsi="Arial" w:cs="Arial"/>
                <w:sz w:val="20"/>
                <w:lang w:eastAsia="zh-TW"/>
              </w:rPr>
            </w:pPr>
            <w:r w:rsidRPr="00F304E0">
              <w:rPr>
                <w:rFonts w:ascii="Arial" w:hAnsi="Arial" w:cs="Arial"/>
                <w:sz w:val="20"/>
                <w:lang w:eastAsia="zh-TW"/>
              </w:rPr>
              <w:t>LWOP- Accompanying Spouse</w:t>
            </w:r>
          </w:p>
        </w:tc>
        <w:tc>
          <w:tcPr>
            <w:tcW w:w="992" w:type="dxa"/>
            <w:tcBorders>
              <w:top w:val="single" w:sz="4" w:space="0" w:color="auto"/>
              <w:left w:val="single" w:sz="4" w:space="0" w:color="auto"/>
              <w:bottom w:val="single" w:sz="4" w:space="0" w:color="auto"/>
              <w:right w:val="single" w:sz="4" w:space="0" w:color="auto"/>
            </w:tcBorders>
            <w:vAlign w:val="center"/>
          </w:tcPr>
          <w:p w14:paraId="4ABED728" w14:textId="77777777" w:rsidR="00063D37" w:rsidRPr="00564A7F" w:rsidRDefault="00063D37" w:rsidP="00181F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1650EBA8" w14:textId="77777777" w:rsidR="00063D37" w:rsidRPr="00EC13BF" w:rsidRDefault="00063D37" w:rsidP="00181FE0">
            <w:pPr>
              <w:spacing w:before="40" w:after="40" w:line="240" w:lineRule="auto"/>
              <w:rPr>
                <w:rFonts w:ascii="Arial" w:hAnsi="Arial" w:cs="Arial"/>
                <w:sz w:val="20"/>
                <w:lang w:eastAsia="zh-TW"/>
              </w:rPr>
            </w:pPr>
            <w:r w:rsidRPr="00EC13BF">
              <w:rPr>
                <w:rFonts w:ascii="Arial" w:hAnsi="Arial" w:cs="Arial"/>
                <w:sz w:val="20"/>
                <w:lang w:eastAsia="zh-TW"/>
              </w:rPr>
              <w:t xml:space="preserve">Unpaid absence </w:t>
            </w:r>
          </w:p>
          <w:p w14:paraId="3D556929" w14:textId="77777777" w:rsidR="00A97E0F" w:rsidRPr="00EC13BF" w:rsidRDefault="00A97E0F" w:rsidP="00A97E0F">
            <w:pPr>
              <w:spacing w:before="40" w:after="40" w:line="240" w:lineRule="auto"/>
              <w:rPr>
                <w:ins w:id="605" w:author="Dawson, Bre (ESI)" w:date="2020-03-23T12:07:00Z"/>
                <w:rFonts w:ascii="Arial" w:hAnsi="Arial" w:cs="Arial"/>
                <w:sz w:val="20"/>
                <w:lang w:eastAsia="zh-TW"/>
              </w:rPr>
            </w:pPr>
            <w:ins w:id="606" w:author="Dawson, Bre (ESI)" w:date="2020-03-23T12:07:00Z">
              <w:r w:rsidRPr="00EC13BF">
                <w:rPr>
                  <w:rFonts w:ascii="Arial" w:hAnsi="Arial" w:cs="Arial"/>
                  <w:sz w:val="20"/>
                  <w:lang w:eastAsia="zh-TW"/>
                </w:rPr>
                <w:t>Absence</w:t>
              </w:r>
              <w:r>
                <w:rPr>
                  <w:rFonts w:ascii="Arial" w:hAnsi="Arial" w:cs="Arial"/>
                  <w:sz w:val="20"/>
                  <w:lang w:eastAsia="zh-TW"/>
                </w:rPr>
                <w:t xml:space="preserve"> factors down salary accordingly </w:t>
              </w:r>
            </w:ins>
          </w:p>
          <w:p w14:paraId="10B00E28" w14:textId="77777777" w:rsidR="00A97E0F" w:rsidRPr="00EC13BF" w:rsidRDefault="00A97E0F" w:rsidP="00A97E0F">
            <w:pPr>
              <w:spacing w:before="40" w:after="40" w:line="240" w:lineRule="auto"/>
              <w:rPr>
                <w:ins w:id="607" w:author="Dawson, Bre (ESI)" w:date="2020-03-23T12:07:00Z"/>
                <w:rFonts w:ascii="Arial" w:hAnsi="Arial" w:cs="Arial"/>
                <w:sz w:val="20"/>
                <w:lang w:eastAsia="zh-TW"/>
              </w:rPr>
            </w:pPr>
            <w:ins w:id="608" w:author="Dawson, Bre (ESI)" w:date="2020-03-23T12:07:00Z">
              <w:r w:rsidRPr="00EC13BF">
                <w:rPr>
                  <w:rFonts w:ascii="Arial" w:hAnsi="Arial" w:cs="Arial"/>
                  <w:sz w:val="20"/>
                  <w:lang w:eastAsia="zh-TW"/>
                </w:rPr>
                <w:t xml:space="preserve">Payslip displays dates and hours </w:t>
              </w:r>
            </w:ins>
          </w:p>
          <w:p w14:paraId="396D4281" w14:textId="14864440" w:rsidR="00063D37" w:rsidRPr="00EC13BF" w:rsidDel="00A97E0F" w:rsidRDefault="00063D37" w:rsidP="00181FE0">
            <w:pPr>
              <w:spacing w:before="40" w:after="40" w:line="240" w:lineRule="auto"/>
              <w:rPr>
                <w:del w:id="609" w:author="Dawson, Bre (ESI)" w:date="2020-03-23T12:07:00Z"/>
                <w:rFonts w:ascii="Arial" w:hAnsi="Arial" w:cs="Arial"/>
                <w:sz w:val="20"/>
                <w:lang w:eastAsia="zh-TW"/>
              </w:rPr>
            </w:pPr>
            <w:del w:id="610" w:author="Dawson, Bre (ESI)" w:date="2020-03-23T12:07:00Z">
              <w:r w:rsidRPr="00EC13BF" w:rsidDel="00A97E0F">
                <w:rPr>
                  <w:rFonts w:ascii="Arial" w:hAnsi="Arial" w:cs="Arial"/>
                  <w:sz w:val="20"/>
                  <w:lang w:eastAsia="zh-TW"/>
                </w:rPr>
                <w:delText xml:space="preserve">Absence valuated 100% of Base Rate, paid as negative to offset salary </w:delText>
              </w:r>
            </w:del>
          </w:p>
          <w:p w14:paraId="2F9D2ABA" w14:textId="7DF50F35" w:rsidR="00063D37" w:rsidRPr="00EC13BF" w:rsidDel="00A97E0F" w:rsidRDefault="00063D37" w:rsidP="00181FE0">
            <w:pPr>
              <w:spacing w:before="40" w:after="40" w:line="240" w:lineRule="auto"/>
              <w:rPr>
                <w:del w:id="611" w:author="Dawson, Bre (ESI)" w:date="2020-03-23T12:07:00Z"/>
                <w:rFonts w:ascii="Arial" w:hAnsi="Arial" w:cs="Arial"/>
                <w:sz w:val="20"/>
                <w:lang w:eastAsia="zh-TW"/>
              </w:rPr>
            </w:pPr>
            <w:del w:id="612" w:author="Dawson, Bre (ESI)" w:date="2020-03-23T12:07:00Z">
              <w:r w:rsidRPr="00EC13BF" w:rsidDel="00A97E0F">
                <w:rPr>
                  <w:rFonts w:ascii="Arial" w:hAnsi="Arial" w:cs="Arial"/>
                  <w:sz w:val="20"/>
                  <w:lang w:eastAsia="zh-TW"/>
                </w:rPr>
                <w:delText xml:space="preserve">Payslip displays dollar, dates and hours </w:delText>
              </w:r>
            </w:del>
          </w:p>
          <w:p w14:paraId="3B7CEF92" w14:textId="77777777" w:rsidR="00063D37" w:rsidRPr="00EC13BF" w:rsidRDefault="00063D37" w:rsidP="00181FE0">
            <w:pPr>
              <w:spacing w:before="40" w:after="40" w:line="240" w:lineRule="auto"/>
              <w:rPr>
                <w:rFonts w:ascii="Arial" w:hAnsi="Arial" w:cs="Arial"/>
                <w:sz w:val="20"/>
                <w:lang w:eastAsia="zh-TW"/>
              </w:rPr>
            </w:pPr>
            <w:r w:rsidRPr="00EC13BF">
              <w:rPr>
                <w:rFonts w:ascii="Arial" w:hAnsi="Arial" w:cs="Arial"/>
                <w:sz w:val="20"/>
                <w:lang w:eastAsia="zh-TW"/>
              </w:rPr>
              <w:t xml:space="preserve">No quota entitlement </w:t>
            </w:r>
          </w:p>
          <w:p w14:paraId="42FF9140" w14:textId="78645EED" w:rsidR="00063D37" w:rsidRDefault="00063D37" w:rsidP="00181FE0">
            <w:pPr>
              <w:spacing w:before="40" w:after="40" w:line="240" w:lineRule="auto"/>
              <w:rPr>
                <w:ins w:id="613" w:author="Dawson, Bre (ESI)" w:date="2020-03-23T12:05:00Z"/>
                <w:rFonts w:ascii="Arial" w:hAnsi="Arial" w:cs="Arial"/>
                <w:sz w:val="20"/>
                <w:lang w:eastAsia="zh-TW"/>
              </w:rPr>
            </w:pPr>
            <w:r w:rsidRPr="00EC13BF">
              <w:rPr>
                <w:rFonts w:ascii="Arial" w:hAnsi="Arial" w:cs="Arial"/>
                <w:sz w:val="20"/>
                <w:lang w:eastAsia="zh-TW"/>
              </w:rPr>
              <w:t xml:space="preserve">Impacts AL, SL accrual =&gt;21 calendar days in an anniversary year </w:t>
            </w:r>
          </w:p>
          <w:p w14:paraId="41E74BC3" w14:textId="77777777" w:rsidR="00A97E0F" w:rsidRPr="00EC13BF" w:rsidRDefault="00A97E0F" w:rsidP="00A97E0F">
            <w:pPr>
              <w:spacing w:before="40" w:after="40" w:line="240" w:lineRule="auto"/>
              <w:rPr>
                <w:ins w:id="614" w:author="Dawson, Bre (ESI)" w:date="2020-03-23T12:05:00Z"/>
                <w:rFonts w:ascii="Arial" w:hAnsi="Arial" w:cs="Arial"/>
                <w:sz w:val="20"/>
                <w:lang w:eastAsia="zh-TW"/>
              </w:rPr>
            </w:pPr>
            <w:ins w:id="615" w:author="Dawson, Bre (ESI)" w:date="2020-03-23T12:05:00Z">
              <w:r>
                <w:rPr>
                  <w:rFonts w:ascii="Arial" w:hAnsi="Arial" w:cs="Arial"/>
                  <w:sz w:val="20"/>
                  <w:lang w:eastAsia="zh-TW"/>
                </w:rPr>
                <w:t xml:space="preserve">Impacts LSL accrual &gt;52wks </w:t>
              </w:r>
            </w:ins>
          </w:p>
          <w:p w14:paraId="3D9AB59D" w14:textId="0C403639" w:rsidR="00A97E0F" w:rsidRPr="00EC13BF" w:rsidDel="00A97E0F" w:rsidRDefault="00A97E0F" w:rsidP="00181FE0">
            <w:pPr>
              <w:spacing w:before="40" w:after="40" w:line="240" w:lineRule="auto"/>
              <w:rPr>
                <w:del w:id="616" w:author="Dawson, Bre (ESI)" w:date="2020-03-23T12:05:00Z"/>
                <w:rFonts w:ascii="Arial" w:hAnsi="Arial" w:cs="Arial"/>
                <w:sz w:val="20"/>
                <w:lang w:eastAsia="zh-TW"/>
              </w:rPr>
            </w:pPr>
          </w:p>
          <w:p w14:paraId="61741C97" w14:textId="77777777" w:rsidR="00063D37" w:rsidRPr="00EC13BF" w:rsidRDefault="000F4D83" w:rsidP="00181FE0">
            <w:pPr>
              <w:spacing w:before="40" w:after="40" w:line="240" w:lineRule="auto"/>
              <w:rPr>
                <w:rFonts w:ascii="Arial" w:hAnsi="Arial" w:cs="Arial"/>
                <w:sz w:val="20"/>
                <w:lang w:eastAsia="zh-TW"/>
              </w:rPr>
            </w:pPr>
            <w:r w:rsidRPr="006F4D27">
              <w:rPr>
                <w:rFonts w:ascii="Arial" w:hAnsi="Arial" w:cs="Arial"/>
                <w:sz w:val="20"/>
                <w:lang w:eastAsia="zh-TW"/>
              </w:rPr>
              <w:t>Not counted/paid on PH</w:t>
            </w:r>
            <w:r>
              <w:rPr>
                <w:rFonts w:ascii="Arial" w:hAnsi="Arial" w:cs="Arial"/>
                <w:sz w:val="20"/>
                <w:lang w:eastAsia="zh-TW"/>
              </w:rPr>
              <w:t xml:space="preserve"> (except where full pay period of LWOP taken)</w:t>
            </w:r>
          </w:p>
        </w:tc>
      </w:tr>
      <w:tr w:rsidR="00063D37" w:rsidRPr="00F1402B" w14:paraId="4CECEEB3"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DFE21E" w14:textId="5CFB9002" w:rsidR="00063D37" w:rsidRPr="00F304E0" w:rsidRDefault="00063D37" w:rsidP="00F304E0">
            <w:pPr>
              <w:spacing w:before="40" w:after="40" w:line="240" w:lineRule="auto"/>
              <w:jc w:val="center"/>
              <w:rPr>
                <w:rFonts w:ascii="Arial" w:hAnsi="Arial" w:cs="Arial"/>
                <w:sz w:val="20"/>
                <w:lang w:eastAsia="zh-TW"/>
              </w:rPr>
            </w:pPr>
            <w:bookmarkStart w:id="617" w:name="_Hlk35857596"/>
            <w:del w:id="618" w:author="Dawson, Bre (ESI)" w:date="2020-03-23T12:05:00Z">
              <w:r w:rsidRPr="00F304E0" w:rsidDel="00A97E0F">
                <w:rPr>
                  <w:rFonts w:ascii="Arial" w:hAnsi="Arial" w:cs="Arial"/>
                  <w:sz w:val="20"/>
                  <w:lang w:eastAsia="zh-TW"/>
                </w:rPr>
                <w:lastRenderedPageBreak/>
                <w:delText>3014</w:delText>
              </w:r>
            </w:del>
            <w:ins w:id="619" w:author="Dawson, Bre (ESI)" w:date="2020-03-23T12:05:00Z">
              <w:r w:rsidR="00A97E0F" w:rsidRPr="00F304E0">
                <w:rPr>
                  <w:rFonts w:ascii="Arial" w:hAnsi="Arial" w:cs="Arial"/>
                  <w:sz w:val="20"/>
                  <w:lang w:eastAsia="zh-TW"/>
                </w:rPr>
                <w:t>30</w:t>
              </w:r>
              <w:r w:rsidR="00A97E0F">
                <w:rPr>
                  <w:rFonts w:ascii="Arial" w:hAnsi="Arial" w:cs="Arial"/>
                  <w:sz w:val="20"/>
                  <w:lang w:eastAsia="zh-TW"/>
                </w:rPr>
                <w:t>03</w:t>
              </w:r>
            </w:ins>
          </w:p>
        </w:tc>
        <w:tc>
          <w:tcPr>
            <w:tcW w:w="2977" w:type="dxa"/>
            <w:tcBorders>
              <w:top w:val="single" w:sz="4" w:space="0" w:color="auto"/>
              <w:left w:val="single" w:sz="4" w:space="0" w:color="auto"/>
              <w:bottom w:val="single" w:sz="4" w:space="0" w:color="auto"/>
              <w:right w:val="single" w:sz="4" w:space="0" w:color="auto"/>
            </w:tcBorders>
            <w:vAlign w:val="center"/>
          </w:tcPr>
          <w:p w14:paraId="13F285FF" w14:textId="0D3A7834" w:rsidR="00063D37" w:rsidRPr="00F304E0" w:rsidRDefault="00063D37" w:rsidP="00F304E0">
            <w:pPr>
              <w:spacing w:before="40" w:after="40" w:line="240" w:lineRule="auto"/>
              <w:rPr>
                <w:rFonts w:ascii="Arial" w:hAnsi="Arial" w:cs="Arial"/>
                <w:sz w:val="20"/>
                <w:lang w:eastAsia="zh-TW"/>
              </w:rPr>
            </w:pPr>
            <w:r w:rsidRPr="00F304E0">
              <w:rPr>
                <w:rFonts w:ascii="Arial" w:hAnsi="Arial" w:cs="Arial"/>
                <w:sz w:val="20"/>
                <w:lang w:eastAsia="zh-TW"/>
              </w:rPr>
              <w:t xml:space="preserve">LWOP- </w:t>
            </w:r>
            <w:del w:id="620" w:author="Dawson, Bre (ESI)" w:date="2020-03-23T12:05:00Z">
              <w:r w:rsidRPr="00F304E0" w:rsidDel="00A97E0F">
                <w:rPr>
                  <w:rFonts w:ascii="Arial" w:hAnsi="Arial" w:cs="Arial"/>
                  <w:sz w:val="20"/>
                  <w:lang w:eastAsia="zh-TW"/>
                </w:rPr>
                <w:delText>Personal</w:delText>
              </w:r>
            </w:del>
            <w:ins w:id="621" w:author="Dawson, Bre (ESI)" w:date="2020-03-23T12:05:00Z">
              <w:r w:rsidR="00A97E0F">
                <w:rPr>
                  <w:rFonts w:ascii="Arial" w:hAnsi="Arial" w:cs="Arial"/>
                  <w:sz w:val="20"/>
                  <w:lang w:eastAsia="zh-TW"/>
                </w:rPr>
                <w:t>Sick</w:t>
              </w:r>
            </w:ins>
          </w:p>
        </w:tc>
        <w:tc>
          <w:tcPr>
            <w:tcW w:w="992" w:type="dxa"/>
            <w:tcBorders>
              <w:top w:val="single" w:sz="4" w:space="0" w:color="auto"/>
              <w:left w:val="single" w:sz="4" w:space="0" w:color="auto"/>
              <w:bottom w:val="single" w:sz="4" w:space="0" w:color="auto"/>
              <w:right w:val="single" w:sz="4" w:space="0" w:color="auto"/>
            </w:tcBorders>
            <w:vAlign w:val="center"/>
          </w:tcPr>
          <w:p w14:paraId="5A0B4D18" w14:textId="77777777" w:rsidR="00063D37" w:rsidRPr="00564A7F" w:rsidRDefault="00063D37" w:rsidP="00181F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7E997A2A" w14:textId="77777777" w:rsidR="00063D37" w:rsidRPr="00EC13BF" w:rsidRDefault="00063D37" w:rsidP="00181FE0">
            <w:pPr>
              <w:spacing w:before="40" w:after="40" w:line="240" w:lineRule="auto"/>
              <w:rPr>
                <w:rFonts w:ascii="Arial" w:hAnsi="Arial" w:cs="Arial"/>
                <w:sz w:val="20"/>
                <w:lang w:eastAsia="zh-TW"/>
              </w:rPr>
            </w:pPr>
            <w:r w:rsidRPr="00EC13BF">
              <w:rPr>
                <w:rFonts w:ascii="Arial" w:hAnsi="Arial" w:cs="Arial"/>
                <w:sz w:val="20"/>
                <w:lang w:eastAsia="zh-TW"/>
              </w:rPr>
              <w:t xml:space="preserve">Unpaid absence </w:t>
            </w:r>
          </w:p>
          <w:p w14:paraId="56C63407" w14:textId="77777777" w:rsidR="00A97E0F" w:rsidRPr="00EC13BF" w:rsidRDefault="00A97E0F" w:rsidP="00A97E0F">
            <w:pPr>
              <w:spacing w:before="40" w:after="40" w:line="240" w:lineRule="auto"/>
              <w:rPr>
                <w:ins w:id="622" w:author="Dawson, Bre (ESI)" w:date="2020-03-23T12:07:00Z"/>
                <w:rFonts w:ascii="Arial" w:hAnsi="Arial" w:cs="Arial"/>
                <w:sz w:val="20"/>
                <w:lang w:eastAsia="zh-TW"/>
              </w:rPr>
            </w:pPr>
            <w:ins w:id="623" w:author="Dawson, Bre (ESI)" w:date="2020-03-23T12:07:00Z">
              <w:r w:rsidRPr="00EC13BF">
                <w:rPr>
                  <w:rFonts w:ascii="Arial" w:hAnsi="Arial" w:cs="Arial"/>
                  <w:sz w:val="20"/>
                  <w:lang w:eastAsia="zh-TW"/>
                </w:rPr>
                <w:t>Absence</w:t>
              </w:r>
              <w:r>
                <w:rPr>
                  <w:rFonts w:ascii="Arial" w:hAnsi="Arial" w:cs="Arial"/>
                  <w:sz w:val="20"/>
                  <w:lang w:eastAsia="zh-TW"/>
                </w:rPr>
                <w:t xml:space="preserve"> factors down salary accordingly </w:t>
              </w:r>
            </w:ins>
          </w:p>
          <w:p w14:paraId="0CC6D301" w14:textId="77777777" w:rsidR="00A97E0F" w:rsidRPr="00EC13BF" w:rsidRDefault="00A97E0F" w:rsidP="00A97E0F">
            <w:pPr>
              <w:spacing w:before="40" w:after="40" w:line="240" w:lineRule="auto"/>
              <w:rPr>
                <w:ins w:id="624" w:author="Dawson, Bre (ESI)" w:date="2020-03-23T12:07:00Z"/>
                <w:rFonts w:ascii="Arial" w:hAnsi="Arial" w:cs="Arial"/>
                <w:sz w:val="20"/>
                <w:lang w:eastAsia="zh-TW"/>
              </w:rPr>
            </w:pPr>
            <w:ins w:id="625" w:author="Dawson, Bre (ESI)" w:date="2020-03-23T12:07:00Z">
              <w:r w:rsidRPr="00EC13BF">
                <w:rPr>
                  <w:rFonts w:ascii="Arial" w:hAnsi="Arial" w:cs="Arial"/>
                  <w:sz w:val="20"/>
                  <w:lang w:eastAsia="zh-TW"/>
                </w:rPr>
                <w:t xml:space="preserve">Payslip displays dates and hours </w:t>
              </w:r>
            </w:ins>
          </w:p>
          <w:p w14:paraId="60F0A567" w14:textId="75F14644" w:rsidR="00063D37" w:rsidRPr="00EC13BF" w:rsidDel="00A97E0F" w:rsidRDefault="00063D37" w:rsidP="00181FE0">
            <w:pPr>
              <w:spacing w:before="40" w:after="40" w:line="240" w:lineRule="auto"/>
              <w:rPr>
                <w:del w:id="626" w:author="Dawson, Bre (ESI)" w:date="2020-03-23T12:07:00Z"/>
                <w:rFonts w:ascii="Arial" w:hAnsi="Arial" w:cs="Arial"/>
                <w:sz w:val="20"/>
                <w:lang w:eastAsia="zh-TW"/>
              </w:rPr>
            </w:pPr>
            <w:del w:id="627" w:author="Dawson, Bre (ESI)" w:date="2020-03-23T12:07:00Z">
              <w:r w:rsidRPr="00EC13BF" w:rsidDel="00A97E0F">
                <w:rPr>
                  <w:rFonts w:ascii="Arial" w:hAnsi="Arial" w:cs="Arial"/>
                  <w:sz w:val="20"/>
                  <w:lang w:eastAsia="zh-TW"/>
                </w:rPr>
                <w:delText xml:space="preserve">Absence valuated 100% of Base Rate, paid as negative to offset salary </w:delText>
              </w:r>
            </w:del>
          </w:p>
          <w:p w14:paraId="0B063BE9" w14:textId="4421910B" w:rsidR="00063D37" w:rsidRPr="00EC13BF" w:rsidDel="00A97E0F" w:rsidRDefault="00063D37" w:rsidP="00181FE0">
            <w:pPr>
              <w:spacing w:before="40" w:after="40" w:line="240" w:lineRule="auto"/>
              <w:rPr>
                <w:del w:id="628" w:author="Dawson, Bre (ESI)" w:date="2020-03-23T12:07:00Z"/>
                <w:rFonts w:ascii="Arial" w:hAnsi="Arial" w:cs="Arial"/>
                <w:sz w:val="20"/>
                <w:lang w:eastAsia="zh-TW"/>
              </w:rPr>
            </w:pPr>
            <w:del w:id="629" w:author="Dawson, Bre (ESI)" w:date="2020-03-23T12:07:00Z">
              <w:r w:rsidRPr="00EC13BF" w:rsidDel="00A97E0F">
                <w:rPr>
                  <w:rFonts w:ascii="Arial" w:hAnsi="Arial" w:cs="Arial"/>
                  <w:sz w:val="20"/>
                  <w:lang w:eastAsia="zh-TW"/>
                </w:rPr>
                <w:delText xml:space="preserve">Payslip displays dollar, dates and hours </w:delText>
              </w:r>
            </w:del>
          </w:p>
          <w:p w14:paraId="093504CF" w14:textId="77777777" w:rsidR="00063D37" w:rsidRPr="00EC13BF" w:rsidRDefault="00063D37" w:rsidP="00181FE0">
            <w:pPr>
              <w:spacing w:before="40" w:after="40" w:line="240" w:lineRule="auto"/>
              <w:rPr>
                <w:rFonts w:ascii="Arial" w:hAnsi="Arial" w:cs="Arial"/>
                <w:sz w:val="20"/>
                <w:lang w:eastAsia="zh-TW"/>
              </w:rPr>
            </w:pPr>
            <w:r w:rsidRPr="00EC13BF">
              <w:rPr>
                <w:rFonts w:ascii="Arial" w:hAnsi="Arial" w:cs="Arial"/>
                <w:sz w:val="20"/>
                <w:lang w:eastAsia="zh-TW"/>
              </w:rPr>
              <w:t xml:space="preserve">No quota entitlement </w:t>
            </w:r>
          </w:p>
          <w:p w14:paraId="52061E4A" w14:textId="546689CE" w:rsidR="00063D37" w:rsidRPr="00EC13BF" w:rsidDel="00A97E0F" w:rsidRDefault="00063D37" w:rsidP="00181FE0">
            <w:pPr>
              <w:spacing w:before="40" w:after="40" w:line="240" w:lineRule="auto"/>
              <w:rPr>
                <w:del w:id="630" w:author="Dawson, Bre (ESI)" w:date="2020-03-23T12:06:00Z"/>
                <w:rFonts w:ascii="Arial" w:hAnsi="Arial" w:cs="Arial"/>
                <w:sz w:val="20"/>
                <w:lang w:eastAsia="zh-TW"/>
              </w:rPr>
            </w:pPr>
            <w:del w:id="631" w:author="Dawson, Bre (ESI)" w:date="2020-03-23T12:06:00Z">
              <w:r w:rsidRPr="00EC13BF" w:rsidDel="00A97E0F">
                <w:rPr>
                  <w:rFonts w:ascii="Arial" w:hAnsi="Arial" w:cs="Arial"/>
                  <w:sz w:val="20"/>
                  <w:lang w:eastAsia="zh-TW"/>
                </w:rPr>
                <w:delText xml:space="preserve">Impacts AL, SL accrual =&gt;21 calendar days in an anniversary year </w:delText>
              </w:r>
            </w:del>
          </w:p>
          <w:p w14:paraId="4FC4D359" w14:textId="77777777" w:rsidR="00063D37" w:rsidRPr="00EC13BF" w:rsidRDefault="000F4D83" w:rsidP="00181FE0">
            <w:pPr>
              <w:spacing w:before="40" w:after="40" w:line="240" w:lineRule="auto"/>
              <w:rPr>
                <w:rFonts w:ascii="Arial" w:hAnsi="Arial" w:cs="Arial"/>
                <w:sz w:val="20"/>
                <w:lang w:eastAsia="zh-TW"/>
              </w:rPr>
            </w:pPr>
            <w:r w:rsidRPr="006F4D27">
              <w:rPr>
                <w:rFonts w:ascii="Arial" w:hAnsi="Arial" w:cs="Arial"/>
                <w:sz w:val="20"/>
                <w:lang w:eastAsia="zh-TW"/>
              </w:rPr>
              <w:t>Not counted/paid on PH</w:t>
            </w:r>
            <w:r>
              <w:rPr>
                <w:rFonts w:ascii="Arial" w:hAnsi="Arial" w:cs="Arial"/>
                <w:sz w:val="20"/>
                <w:lang w:eastAsia="zh-TW"/>
              </w:rPr>
              <w:t xml:space="preserve"> (except where full pay period of LWOP taken)</w:t>
            </w:r>
          </w:p>
        </w:tc>
      </w:tr>
      <w:tr w:rsidR="00A97E0F" w:rsidRPr="00F1402B" w14:paraId="6E7E8D84" w14:textId="77777777" w:rsidTr="00A97E0F">
        <w:trPr>
          <w:cantSplit/>
          <w:trHeight w:val="255"/>
          <w:ins w:id="632" w:author="Dawson, Bre (ESI)" w:date="2020-03-23T12:06:00Z"/>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EA6222" w14:textId="24C8BD46" w:rsidR="00A97E0F" w:rsidRPr="00F304E0" w:rsidRDefault="00A97E0F" w:rsidP="00DA36A7">
            <w:pPr>
              <w:spacing w:before="40" w:after="40" w:line="240" w:lineRule="auto"/>
              <w:jc w:val="center"/>
              <w:rPr>
                <w:ins w:id="633" w:author="Dawson, Bre (ESI)" w:date="2020-03-23T12:06:00Z"/>
                <w:rFonts w:ascii="Arial" w:hAnsi="Arial" w:cs="Arial"/>
                <w:sz w:val="20"/>
                <w:lang w:eastAsia="zh-TW"/>
              </w:rPr>
            </w:pPr>
            <w:ins w:id="634" w:author="Dawson, Bre (ESI)" w:date="2020-03-23T12:06:00Z">
              <w:r w:rsidRPr="00F304E0">
                <w:rPr>
                  <w:rFonts w:ascii="Arial" w:hAnsi="Arial" w:cs="Arial"/>
                  <w:sz w:val="20"/>
                  <w:lang w:eastAsia="zh-TW"/>
                </w:rPr>
                <w:t>30</w:t>
              </w:r>
              <w:r>
                <w:rPr>
                  <w:rFonts w:ascii="Arial" w:hAnsi="Arial" w:cs="Arial"/>
                  <w:sz w:val="20"/>
                  <w:lang w:eastAsia="zh-TW"/>
                </w:rPr>
                <w:t>05</w:t>
              </w:r>
            </w:ins>
          </w:p>
        </w:tc>
        <w:tc>
          <w:tcPr>
            <w:tcW w:w="2977" w:type="dxa"/>
            <w:tcBorders>
              <w:top w:val="single" w:sz="4" w:space="0" w:color="auto"/>
              <w:left w:val="single" w:sz="4" w:space="0" w:color="auto"/>
              <w:bottom w:val="single" w:sz="4" w:space="0" w:color="auto"/>
              <w:right w:val="single" w:sz="4" w:space="0" w:color="auto"/>
            </w:tcBorders>
            <w:vAlign w:val="center"/>
          </w:tcPr>
          <w:p w14:paraId="72C36DB1" w14:textId="75E1DE10" w:rsidR="00A97E0F" w:rsidRPr="00F304E0" w:rsidRDefault="00A97E0F" w:rsidP="00DA36A7">
            <w:pPr>
              <w:spacing w:before="40" w:after="40" w:line="240" w:lineRule="auto"/>
              <w:rPr>
                <w:ins w:id="635" w:author="Dawson, Bre (ESI)" w:date="2020-03-23T12:06:00Z"/>
                <w:rFonts w:ascii="Arial" w:hAnsi="Arial" w:cs="Arial"/>
                <w:sz w:val="20"/>
                <w:lang w:eastAsia="zh-TW"/>
              </w:rPr>
            </w:pPr>
            <w:ins w:id="636" w:author="Dawson, Bre (ESI)" w:date="2020-03-23T12:06:00Z">
              <w:r w:rsidRPr="00A97E0F">
                <w:rPr>
                  <w:rFonts w:ascii="Arial" w:hAnsi="Arial" w:cs="Arial"/>
                  <w:sz w:val="20"/>
                  <w:lang w:eastAsia="zh-TW"/>
                </w:rPr>
                <w:t>Industrial Action (LWOP)</w:t>
              </w:r>
            </w:ins>
          </w:p>
        </w:tc>
        <w:tc>
          <w:tcPr>
            <w:tcW w:w="992" w:type="dxa"/>
            <w:tcBorders>
              <w:top w:val="single" w:sz="4" w:space="0" w:color="auto"/>
              <w:left w:val="single" w:sz="4" w:space="0" w:color="auto"/>
              <w:bottom w:val="single" w:sz="4" w:space="0" w:color="auto"/>
              <w:right w:val="single" w:sz="4" w:space="0" w:color="auto"/>
            </w:tcBorders>
            <w:vAlign w:val="center"/>
          </w:tcPr>
          <w:p w14:paraId="4E541A1C" w14:textId="77777777" w:rsidR="00A97E0F" w:rsidRPr="00564A7F" w:rsidRDefault="00A97E0F" w:rsidP="00DA36A7">
            <w:pPr>
              <w:spacing w:before="40" w:after="40" w:line="240" w:lineRule="auto"/>
              <w:jc w:val="center"/>
              <w:rPr>
                <w:ins w:id="637" w:author="Dawson, Bre (ESI)" w:date="2020-03-23T12:06:00Z"/>
                <w:rFonts w:ascii="Arial" w:hAnsi="Arial" w:cs="Arial"/>
                <w:sz w:val="20"/>
                <w:lang w:eastAsia="zh-TW"/>
              </w:rPr>
            </w:pPr>
            <w:ins w:id="638" w:author="Dawson, Bre (ESI)" w:date="2020-03-23T12:06:00Z">
              <w:r>
                <w:rPr>
                  <w:rFonts w:ascii="Arial" w:hAnsi="Arial" w:cs="Arial"/>
                  <w:sz w:val="20"/>
                  <w:lang w:eastAsia="zh-TW"/>
                </w:rPr>
                <w:t>All</w:t>
              </w:r>
            </w:ins>
          </w:p>
        </w:tc>
        <w:tc>
          <w:tcPr>
            <w:tcW w:w="4395" w:type="dxa"/>
            <w:tcBorders>
              <w:top w:val="single" w:sz="4" w:space="0" w:color="auto"/>
              <w:left w:val="single" w:sz="4" w:space="0" w:color="auto"/>
              <w:bottom w:val="single" w:sz="4" w:space="0" w:color="auto"/>
              <w:right w:val="single" w:sz="4" w:space="0" w:color="auto"/>
            </w:tcBorders>
          </w:tcPr>
          <w:p w14:paraId="0B7A72ED" w14:textId="77777777" w:rsidR="00A97E0F" w:rsidRPr="00EC13BF" w:rsidRDefault="00A97E0F" w:rsidP="00DA36A7">
            <w:pPr>
              <w:spacing w:before="40" w:after="40" w:line="240" w:lineRule="auto"/>
              <w:rPr>
                <w:ins w:id="639" w:author="Dawson, Bre (ESI)" w:date="2020-03-23T12:06:00Z"/>
                <w:rFonts w:ascii="Arial" w:hAnsi="Arial" w:cs="Arial"/>
                <w:sz w:val="20"/>
                <w:lang w:eastAsia="zh-TW"/>
              </w:rPr>
            </w:pPr>
            <w:ins w:id="640" w:author="Dawson, Bre (ESI)" w:date="2020-03-23T12:06:00Z">
              <w:r w:rsidRPr="00EC13BF">
                <w:rPr>
                  <w:rFonts w:ascii="Arial" w:hAnsi="Arial" w:cs="Arial"/>
                  <w:sz w:val="20"/>
                  <w:lang w:eastAsia="zh-TW"/>
                </w:rPr>
                <w:t xml:space="preserve">Unpaid absence </w:t>
              </w:r>
            </w:ins>
          </w:p>
          <w:p w14:paraId="09E8D0C9" w14:textId="77777777" w:rsidR="00A97E0F" w:rsidRPr="00EC13BF" w:rsidRDefault="00A97E0F" w:rsidP="00A97E0F">
            <w:pPr>
              <w:spacing w:before="40" w:after="40" w:line="240" w:lineRule="auto"/>
              <w:rPr>
                <w:ins w:id="641" w:author="Dawson, Bre (ESI)" w:date="2020-03-23T12:07:00Z"/>
                <w:rFonts w:ascii="Arial" w:hAnsi="Arial" w:cs="Arial"/>
                <w:sz w:val="20"/>
                <w:lang w:eastAsia="zh-TW"/>
              </w:rPr>
            </w:pPr>
            <w:ins w:id="642" w:author="Dawson, Bre (ESI)" w:date="2020-03-23T12:07:00Z">
              <w:r w:rsidRPr="00EC13BF">
                <w:rPr>
                  <w:rFonts w:ascii="Arial" w:hAnsi="Arial" w:cs="Arial"/>
                  <w:sz w:val="20"/>
                  <w:lang w:eastAsia="zh-TW"/>
                </w:rPr>
                <w:t>Absence</w:t>
              </w:r>
              <w:r>
                <w:rPr>
                  <w:rFonts w:ascii="Arial" w:hAnsi="Arial" w:cs="Arial"/>
                  <w:sz w:val="20"/>
                  <w:lang w:eastAsia="zh-TW"/>
                </w:rPr>
                <w:t xml:space="preserve"> factors down salary accordingly </w:t>
              </w:r>
            </w:ins>
          </w:p>
          <w:p w14:paraId="439E7740" w14:textId="46414D81" w:rsidR="00A97E0F" w:rsidRDefault="00A97E0F" w:rsidP="00A97E0F">
            <w:pPr>
              <w:spacing w:before="40" w:after="40" w:line="240" w:lineRule="auto"/>
              <w:rPr>
                <w:ins w:id="643" w:author="Dawson, Bre (ESI)" w:date="2020-03-23T12:08:00Z"/>
                <w:rFonts w:ascii="Arial" w:hAnsi="Arial" w:cs="Arial"/>
                <w:sz w:val="20"/>
                <w:lang w:eastAsia="zh-TW"/>
              </w:rPr>
            </w:pPr>
            <w:ins w:id="644" w:author="Dawson, Bre (ESI)" w:date="2020-03-23T12:07:00Z">
              <w:r w:rsidRPr="00EC13BF">
                <w:rPr>
                  <w:rFonts w:ascii="Arial" w:hAnsi="Arial" w:cs="Arial"/>
                  <w:sz w:val="20"/>
                  <w:lang w:eastAsia="zh-TW"/>
                </w:rPr>
                <w:t xml:space="preserve">Payslip displays dates and hours </w:t>
              </w:r>
            </w:ins>
          </w:p>
          <w:p w14:paraId="1B040DBD" w14:textId="77777777" w:rsidR="00A97E0F" w:rsidRDefault="00A97E0F" w:rsidP="00A97E0F">
            <w:pPr>
              <w:spacing w:before="40" w:after="40" w:line="240" w:lineRule="auto"/>
              <w:rPr>
                <w:ins w:id="645" w:author="Dawson, Bre (ESI)" w:date="2020-03-23T12:08:00Z"/>
                <w:rFonts w:ascii="Arial" w:hAnsi="Arial" w:cs="Arial"/>
                <w:sz w:val="20"/>
                <w:lang w:eastAsia="zh-TW"/>
              </w:rPr>
            </w:pPr>
            <w:ins w:id="646" w:author="Dawson, Bre (ESI)" w:date="2020-03-23T12:08:00Z">
              <w:r w:rsidRPr="00EC13BF">
                <w:rPr>
                  <w:rFonts w:ascii="Arial" w:hAnsi="Arial" w:cs="Arial"/>
                  <w:sz w:val="20"/>
                  <w:lang w:eastAsia="zh-TW"/>
                </w:rPr>
                <w:t xml:space="preserve">Impacts AL, SL accrual =&gt;21 calendar days in an anniversary year </w:t>
              </w:r>
            </w:ins>
          </w:p>
          <w:p w14:paraId="5A5EABB9" w14:textId="77777777" w:rsidR="00A97E0F" w:rsidRPr="00EC13BF" w:rsidRDefault="00A97E0F" w:rsidP="00DA36A7">
            <w:pPr>
              <w:spacing w:before="40" w:after="40" w:line="240" w:lineRule="auto"/>
              <w:rPr>
                <w:ins w:id="647" w:author="Dawson, Bre (ESI)" w:date="2020-03-23T12:06:00Z"/>
                <w:rFonts w:ascii="Arial" w:hAnsi="Arial" w:cs="Arial"/>
                <w:sz w:val="20"/>
                <w:lang w:eastAsia="zh-TW"/>
              </w:rPr>
            </w:pPr>
            <w:ins w:id="648" w:author="Dawson, Bre (ESI)" w:date="2020-03-23T12:06:00Z">
              <w:r w:rsidRPr="00EC13BF">
                <w:rPr>
                  <w:rFonts w:ascii="Arial" w:hAnsi="Arial" w:cs="Arial"/>
                  <w:sz w:val="20"/>
                  <w:lang w:eastAsia="zh-TW"/>
                </w:rPr>
                <w:t xml:space="preserve">No quota entitlement </w:t>
              </w:r>
            </w:ins>
          </w:p>
          <w:p w14:paraId="7CEEC167" w14:textId="77777777" w:rsidR="00A97E0F" w:rsidRPr="00EC13BF" w:rsidRDefault="00A97E0F" w:rsidP="00DA36A7">
            <w:pPr>
              <w:spacing w:before="40" w:after="40" w:line="240" w:lineRule="auto"/>
              <w:rPr>
                <w:ins w:id="649" w:author="Dawson, Bre (ESI)" w:date="2020-03-23T12:06:00Z"/>
                <w:rFonts w:ascii="Arial" w:hAnsi="Arial" w:cs="Arial"/>
                <w:sz w:val="20"/>
                <w:lang w:eastAsia="zh-TW"/>
              </w:rPr>
            </w:pPr>
            <w:ins w:id="650" w:author="Dawson, Bre (ESI)" w:date="2020-03-23T12:06:00Z">
              <w:r w:rsidRPr="006F4D27">
                <w:rPr>
                  <w:rFonts w:ascii="Arial" w:hAnsi="Arial" w:cs="Arial"/>
                  <w:sz w:val="20"/>
                  <w:lang w:eastAsia="zh-TW"/>
                </w:rPr>
                <w:t>Not counted/paid on PH</w:t>
              </w:r>
              <w:r>
                <w:rPr>
                  <w:rFonts w:ascii="Arial" w:hAnsi="Arial" w:cs="Arial"/>
                  <w:sz w:val="20"/>
                  <w:lang w:eastAsia="zh-TW"/>
                </w:rPr>
                <w:t xml:space="preserve"> (except where full pay period of LWOP taken)</w:t>
              </w:r>
            </w:ins>
          </w:p>
        </w:tc>
      </w:tr>
      <w:bookmarkEnd w:id="617"/>
      <w:tr w:rsidR="00063D37" w:rsidRPr="00F1402B" w:rsidDel="00A97E0F" w14:paraId="61B12F76" w14:textId="7D9CB54F" w:rsidTr="00341E57">
        <w:trPr>
          <w:cantSplit/>
          <w:trHeight w:val="255"/>
          <w:del w:id="651" w:author="Dawson, Bre (ESI)" w:date="2020-03-23T12:09:00Z"/>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8E1C0C" w14:textId="29F0EDDE" w:rsidR="00063D37" w:rsidRPr="00F304E0" w:rsidDel="00A97E0F" w:rsidRDefault="00063D37" w:rsidP="00F304E0">
            <w:pPr>
              <w:spacing w:before="40" w:after="40" w:line="240" w:lineRule="auto"/>
              <w:jc w:val="center"/>
              <w:rPr>
                <w:del w:id="652" w:author="Dawson, Bre (ESI)" w:date="2020-03-23T12:09:00Z"/>
                <w:rFonts w:ascii="Arial" w:hAnsi="Arial" w:cs="Arial"/>
                <w:sz w:val="20"/>
                <w:lang w:eastAsia="zh-TW"/>
              </w:rPr>
            </w:pPr>
            <w:del w:id="653" w:author="Dawson, Bre (ESI)" w:date="2020-03-23T12:09:00Z">
              <w:r w:rsidRPr="00F304E0" w:rsidDel="00A97E0F">
                <w:rPr>
                  <w:rFonts w:ascii="Arial" w:hAnsi="Arial" w:cs="Arial"/>
                  <w:sz w:val="20"/>
                  <w:lang w:eastAsia="zh-TW"/>
                </w:rPr>
                <w:delText>3015</w:delText>
              </w:r>
            </w:del>
          </w:p>
        </w:tc>
        <w:tc>
          <w:tcPr>
            <w:tcW w:w="2977" w:type="dxa"/>
            <w:tcBorders>
              <w:top w:val="single" w:sz="4" w:space="0" w:color="auto"/>
              <w:left w:val="single" w:sz="4" w:space="0" w:color="auto"/>
              <w:bottom w:val="single" w:sz="4" w:space="0" w:color="auto"/>
              <w:right w:val="single" w:sz="4" w:space="0" w:color="auto"/>
            </w:tcBorders>
            <w:vAlign w:val="center"/>
          </w:tcPr>
          <w:p w14:paraId="3ED6DC17" w14:textId="1AE21C84" w:rsidR="00063D37" w:rsidRPr="00F304E0" w:rsidDel="00A97E0F" w:rsidRDefault="00063D37" w:rsidP="00F304E0">
            <w:pPr>
              <w:spacing w:before="40" w:after="40" w:line="240" w:lineRule="auto"/>
              <w:rPr>
                <w:del w:id="654" w:author="Dawson, Bre (ESI)" w:date="2020-03-23T12:09:00Z"/>
                <w:rFonts w:ascii="Arial" w:hAnsi="Arial" w:cs="Arial"/>
                <w:sz w:val="20"/>
                <w:lang w:eastAsia="zh-TW"/>
              </w:rPr>
            </w:pPr>
            <w:del w:id="655" w:author="Dawson, Bre (ESI)" w:date="2020-03-23T12:09:00Z">
              <w:r w:rsidRPr="00F304E0" w:rsidDel="00A97E0F">
                <w:rPr>
                  <w:rFonts w:ascii="Arial" w:hAnsi="Arial" w:cs="Arial"/>
                  <w:sz w:val="20"/>
                  <w:lang w:eastAsia="zh-TW"/>
                </w:rPr>
                <w:delText>LWOP- Special</w:delText>
              </w:r>
            </w:del>
          </w:p>
        </w:tc>
        <w:tc>
          <w:tcPr>
            <w:tcW w:w="992" w:type="dxa"/>
            <w:tcBorders>
              <w:top w:val="single" w:sz="4" w:space="0" w:color="auto"/>
              <w:left w:val="single" w:sz="4" w:space="0" w:color="auto"/>
              <w:bottom w:val="single" w:sz="4" w:space="0" w:color="auto"/>
              <w:right w:val="single" w:sz="4" w:space="0" w:color="auto"/>
            </w:tcBorders>
            <w:vAlign w:val="center"/>
          </w:tcPr>
          <w:p w14:paraId="53C62F21" w14:textId="38A77E61" w:rsidR="00063D37" w:rsidRPr="00564A7F" w:rsidDel="00A97E0F" w:rsidRDefault="00063D37" w:rsidP="00181FE0">
            <w:pPr>
              <w:spacing w:before="40" w:after="40" w:line="240" w:lineRule="auto"/>
              <w:jc w:val="center"/>
              <w:rPr>
                <w:del w:id="656" w:author="Dawson, Bre (ESI)" w:date="2020-03-23T12:09:00Z"/>
                <w:rFonts w:ascii="Arial" w:hAnsi="Arial" w:cs="Arial"/>
                <w:sz w:val="20"/>
                <w:lang w:eastAsia="zh-TW"/>
              </w:rPr>
            </w:pPr>
            <w:del w:id="657" w:author="Dawson, Bre (ESI)" w:date="2020-03-23T12:09:00Z">
              <w:r w:rsidDel="00A97E0F">
                <w:rPr>
                  <w:rFonts w:ascii="Arial" w:hAnsi="Arial" w:cs="Arial"/>
                  <w:sz w:val="20"/>
                  <w:lang w:eastAsia="zh-TW"/>
                </w:rPr>
                <w:delText>All</w:delText>
              </w:r>
            </w:del>
          </w:p>
        </w:tc>
        <w:tc>
          <w:tcPr>
            <w:tcW w:w="4395" w:type="dxa"/>
            <w:tcBorders>
              <w:top w:val="single" w:sz="4" w:space="0" w:color="auto"/>
              <w:left w:val="single" w:sz="4" w:space="0" w:color="auto"/>
              <w:bottom w:val="single" w:sz="4" w:space="0" w:color="auto"/>
              <w:right w:val="single" w:sz="4" w:space="0" w:color="auto"/>
            </w:tcBorders>
          </w:tcPr>
          <w:p w14:paraId="750AD77B" w14:textId="0CA83020" w:rsidR="00063D37" w:rsidRPr="00EC13BF" w:rsidDel="00A97E0F" w:rsidRDefault="00063D37" w:rsidP="00181FE0">
            <w:pPr>
              <w:spacing w:before="40" w:after="40" w:line="240" w:lineRule="auto"/>
              <w:rPr>
                <w:del w:id="658" w:author="Dawson, Bre (ESI)" w:date="2020-03-23T12:09:00Z"/>
                <w:rFonts w:ascii="Arial" w:hAnsi="Arial" w:cs="Arial"/>
                <w:sz w:val="20"/>
                <w:lang w:eastAsia="zh-TW"/>
              </w:rPr>
            </w:pPr>
            <w:del w:id="659" w:author="Dawson, Bre (ESI)" w:date="2020-03-23T12:09:00Z">
              <w:r w:rsidRPr="00EC13BF" w:rsidDel="00A97E0F">
                <w:rPr>
                  <w:rFonts w:ascii="Arial" w:hAnsi="Arial" w:cs="Arial"/>
                  <w:sz w:val="20"/>
                  <w:lang w:eastAsia="zh-TW"/>
                </w:rPr>
                <w:delText xml:space="preserve">Unpaid absence </w:delText>
              </w:r>
            </w:del>
          </w:p>
          <w:p w14:paraId="3BF9895D" w14:textId="2B4AE9C8" w:rsidR="00063D37" w:rsidRPr="00EC13BF" w:rsidDel="00A97E0F" w:rsidRDefault="00063D37" w:rsidP="00181FE0">
            <w:pPr>
              <w:spacing w:before="40" w:after="40" w:line="240" w:lineRule="auto"/>
              <w:rPr>
                <w:del w:id="660" w:author="Dawson, Bre (ESI)" w:date="2020-03-23T12:09:00Z"/>
                <w:rFonts w:ascii="Arial" w:hAnsi="Arial" w:cs="Arial"/>
                <w:sz w:val="20"/>
                <w:lang w:eastAsia="zh-TW"/>
              </w:rPr>
            </w:pPr>
            <w:del w:id="661" w:author="Dawson, Bre (ESI)" w:date="2020-03-23T12:09:00Z">
              <w:r w:rsidRPr="00EC13BF" w:rsidDel="00A97E0F">
                <w:rPr>
                  <w:rFonts w:ascii="Arial" w:hAnsi="Arial" w:cs="Arial"/>
                  <w:sz w:val="20"/>
                  <w:lang w:eastAsia="zh-TW"/>
                </w:rPr>
                <w:delText xml:space="preserve">Absence valuated 100% of Base Rate, paid as negative to offset salary </w:delText>
              </w:r>
            </w:del>
          </w:p>
          <w:p w14:paraId="6F177C0A" w14:textId="770F1C0C" w:rsidR="00063D37" w:rsidRPr="00EC13BF" w:rsidDel="00A97E0F" w:rsidRDefault="00063D37" w:rsidP="00181FE0">
            <w:pPr>
              <w:spacing w:before="40" w:after="40" w:line="240" w:lineRule="auto"/>
              <w:rPr>
                <w:del w:id="662" w:author="Dawson, Bre (ESI)" w:date="2020-03-23T12:09:00Z"/>
                <w:rFonts w:ascii="Arial" w:hAnsi="Arial" w:cs="Arial"/>
                <w:sz w:val="20"/>
                <w:lang w:eastAsia="zh-TW"/>
              </w:rPr>
            </w:pPr>
            <w:del w:id="663" w:author="Dawson, Bre (ESI)" w:date="2020-03-23T12:09:00Z">
              <w:r w:rsidRPr="00EC13BF" w:rsidDel="00A97E0F">
                <w:rPr>
                  <w:rFonts w:ascii="Arial" w:hAnsi="Arial" w:cs="Arial"/>
                  <w:sz w:val="20"/>
                  <w:lang w:eastAsia="zh-TW"/>
                </w:rPr>
                <w:delText xml:space="preserve">Payslip displays dollar, dates and hours </w:delText>
              </w:r>
            </w:del>
          </w:p>
          <w:p w14:paraId="72FE81DE" w14:textId="19B3F8DD" w:rsidR="00063D37" w:rsidRPr="00EC13BF" w:rsidDel="00A97E0F" w:rsidRDefault="00063D37" w:rsidP="00181FE0">
            <w:pPr>
              <w:spacing w:before="40" w:after="40" w:line="240" w:lineRule="auto"/>
              <w:rPr>
                <w:del w:id="664" w:author="Dawson, Bre (ESI)" w:date="2020-03-23T12:09:00Z"/>
                <w:rFonts w:ascii="Arial" w:hAnsi="Arial" w:cs="Arial"/>
                <w:sz w:val="20"/>
                <w:lang w:eastAsia="zh-TW"/>
              </w:rPr>
            </w:pPr>
            <w:del w:id="665" w:author="Dawson, Bre (ESI)" w:date="2020-03-23T12:09:00Z">
              <w:r w:rsidRPr="00EC13BF" w:rsidDel="00A97E0F">
                <w:rPr>
                  <w:rFonts w:ascii="Arial" w:hAnsi="Arial" w:cs="Arial"/>
                  <w:sz w:val="20"/>
                  <w:lang w:eastAsia="zh-TW"/>
                </w:rPr>
                <w:delText xml:space="preserve">No quota entitlement </w:delText>
              </w:r>
            </w:del>
          </w:p>
          <w:p w14:paraId="28C913C4" w14:textId="285EFD8B" w:rsidR="00063D37" w:rsidRPr="00EC13BF" w:rsidDel="00A97E0F" w:rsidRDefault="00063D37" w:rsidP="00181FE0">
            <w:pPr>
              <w:spacing w:before="40" w:after="40" w:line="240" w:lineRule="auto"/>
              <w:rPr>
                <w:del w:id="666" w:author="Dawson, Bre (ESI)" w:date="2020-03-23T12:09:00Z"/>
                <w:rFonts w:ascii="Arial" w:hAnsi="Arial" w:cs="Arial"/>
                <w:sz w:val="20"/>
                <w:lang w:eastAsia="zh-TW"/>
              </w:rPr>
            </w:pPr>
            <w:del w:id="667" w:author="Dawson, Bre (ESI)" w:date="2020-03-23T12:09:00Z">
              <w:r w:rsidRPr="00EC13BF" w:rsidDel="00A97E0F">
                <w:rPr>
                  <w:rFonts w:ascii="Arial" w:hAnsi="Arial" w:cs="Arial"/>
                  <w:sz w:val="20"/>
                  <w:lang w:eastAsia="zh-TW"/>
                </w:rPr>
                <w:delText xml:space="preserve">Impacts AL, SL accrual =&gt;21 calendar days in an anniversary year </w:delText>
              </w:r>
            </w:del>
          </w:p>
          <w:p w14:paraId="45081241" w14:textId="7D13D9F0" w:rsidR="00063D37" w:rsidRPr="00EC13BF" w:rsidDel="00A97E0F" w:rsidRDefault="000F4D83" w:rsidP="00181FE0">
            <w:pPr>
              <w:spacing w:before="40" w:after="40" w:line="240" w:lineRule="auto"/>
              <w:rPr>
                <w:del w:id="668" w:author="Dawson, Bre (ESI)" w:date="2020-03-23T12:09:00Z"/>
                <w:rFonts w:ascii="Arial" w:hAnsi="Arial" w:cs="Arial"/>
                <w:sz w:val="20"/>
                <w:lang w:eastAsia="zh-TW"/>
              </w:rPr>
            </w:pPr>
            <w:del w:id="669" w:author="Dawson, Bre (ESI)" w:date="2020-03-23T12:09:00Z">
              <w:r w:rsidRPr="006F4D27" w:rsidDel="00A97E0F">
                <w:rPr>
                  <w:rFonts w:ascii="Arial" w:hAnsi="Arial" w:cs="Arial"/>
                  <w:sz w:val="20"/>
                  <w:lang w:eastAsia="zh-TW"/>
                </w:rPr>
                <w:delText>Not counted/paid on PH</w:delText>
              </w:r>
              <w:r w:rsidDel="00A97E0F">
                <w:rPr>
                  <w:rFonts w:ascii="Arial" w:hAnsi="Arial" w:cs="Arial"/>
                  <w:sz w:val="20"/>
                  <w:lang w:eastAsia="zh-TW"/>
                </w:rPr>
                <w:delText xml:space="preserve"> (except where full pay period of LWOP taken)</w:delText>
              </w:r>
            </w:del>
          </w:p>
        </w:tc>
      </w:tr>
      <w:tr w:rsidR="00063D37" w:rsidRPr="00F1402B" w:rsidDel="00A97E0F" w14:paraId="7C6D238F" w14:textId="68477271" w:rsidTr="00341E57">
        <w:trPr>
          <w:cantSplit/>
          <w:trHeight w:val="255"/>
          <w:del w:id="670" w:author="Dawson, Bre (ESI)" w:date="2020-03-23T12:09:00Z"/>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76B8A0" w14:textId="7FE491E7" w:rsidR="00063D37" w:rsidRPr="00F304E0" w:rsidDel="00A97E0F" w:rsidRDefault="00063D37" w:rsidP="00F304E0">
            <w:pPr>
              <w:spacing w:before="40" w:after="40" w:line="240" w:lineRule="auto"/>
              <w:jc w:val="center"/>
              <w:rPr>
                <w:del w:id="671" w:author="Dawson, Bre (ESI)" w:date="2020-03-23T12:09:00Z"/>
                <w:rFonts w:ascii="Arial" w:hAnsi="Arial" w:cs="Arial"/>
                <w:sz w:val="20"/>
                <w:lang w:eastAsia="zh-TW"/>
              </w:rPr>
            </w:pPr>
            <w:del w:id="672" w:author="Dawson, Bre (ESI)" w:date="2020-03-23T12:09:00Z">
              <w:r w:rsidRPr="00F304E0" w:rsidDel="00A97E0F">
                <w:rPr>
                  <w:rFonts w:ascii="Arial" w:hAnsi="Arial" w:cs="Arial"/>
                  <w:sz w:val="20"/>
                  <w:lang w:eastAsia="zh-TW"/>
                </w:rPr>
                <w:delText>3016</w:delText>
              </w:r>
            </w:del>
          </w:p>
        </w:tc>
        <w:tc>
          <w:tcPr>
            <w:tcW w:w="2977" w:type="dxa"/>
            <w:tcBorders>
              <w:top w:val="single" w:sz="4" w:space="0" w:color="auto"/>
              <w:left w:val="single" w:sz="4" w:space="0" w:color="auto"/>
              <w:bottom w:val="single" w:sz="4" w:space="0" w:color="auto"/>
              <w:right w:val="single" w:sz="4" w:space="0" w:color="auto"/>
            </w:tcBorders>
            <w:vAlign w:val="center"/>
          </w:tcPr>
          <w:p w14:paraId="1695CE82" w14:textId="7EBE5502" w:rsidR="00063D37" w:rsidRPr="00F304E0" w:rsidDel="00A97E0F" w:rsidRDefault="00063D37" w:rsidP="00F304E0">
            <w:pPr>
              <w:spacing w:before="40" w:after="40" w:line="240" w:lineRule="auto"/>
              <w:rPr>
                <w:del w:id="673" w:author="Dawson, Bre (ESI)" w:date="2020-03-23T12:09:00Z"/>
                <w:rFonts w:ascii="Arial" w:hAnsi="Arial" w:cs="Arial"/>
                <w:sz w:val="20"/>
                <w:lang w:eastAsia="zh-TW"/>
              </w:rPr>
            </w:pPr>
            <w:del w:id="674" w:author="Dawson, Bre (ESI)" w:date="2020-03-23T12:09:00Z">
              <w:r w:rsidRPr="00F304E0" w:rsidDel="00A97E0F">
                <w:rPr>
                  <w:rFonts w:ascii="Arial" w:hAnsi="Arial" w:cs="Arial"/>
                  <w:sz w:val="20"/>
                  <w:lang w:eastAsia="zh-TW"/>
                </w:rPr>
                <w:delText xml:space="preserve">LWOP- Strike </w:delText>
              </w:r>
            </w:del>
          </w:p>
        </w:tc>
        <w:tc>
          <w:tcPr>
            <w:tcW w:w="992" w:type="dxa"/>
            <w:tcBorders>
              <w:top w:val="single" w:sz="4" w:space="0" w:color="auto"/>
              <w:left w:val="single" w:sz="4" w:space="0" w:color="auto"/>
              <w:bottom w:val="single" w:sz="4" w:space="0" w:color="auto"/>
              <w:right w:val="single" w:sz="4" w:space="0" w:color="auto"/>
            </w:tcBorders>
            <w:vAlign w:val="center"/>
          </w:tcPr>
          <w:p w14:paraId="0C2018C9" w14:textId="5A25E4BA" w:rsidR="00063D37" w:rsidRPr="00564A7F" w:rsidDel="00A97E0F" w:rsidRDefault="00063D37" w:rsidP="00181FE0">
            <w:pPr>
              <w:spacing w:before="40" w:after="40" w:line="240" w:lineRule="auto"/>
              <w:jc w:val="center"/>
              <w:rPr>
                <w:del w:id="675" w:author="Dawson, Bre (ESI)" w:date="2020-03-23T12:09:00Z"/>
                <w:rFonts w:ascii="Arial" w:hAnsi="Arial" w:cs="Arial"/>
                <w:sz w:val="20"/>
                <w:lang w:eastAsia="zh-TW"/>
              </w:rPr>
            </w:pPr>
            <w:del w:id="676" w:author="Dawson, Bre (ESI)" w:date="2020-03-23T12:09:00Z">
              <w:r w:rsidDel="00A97E0F">
                <w:rPr>
                  <w:rFonts w:ascii="Arial" w:hAnsi="Arial" w:cs="Arial"/>
                  <w:sz w:val="20"/>
                  <w:lang w:eastAsia="zh-TW"/>
                </w:rPr>
                <w:delText>All</w:delText>
              </w:r>
            </w:del>
          </w:p>
        </w:tc>
        <w:tc>
          <w:tcPr>
            <w:tcW w:w="4395" w:type="dxa"/>
            <w:tcBorders>
              <w:top w:val="single" w:sz="4" w:space="0" w:color="auto"/>
              <w:left w:val="single" w:sz="4" w:space="0" w:color="auto"/>
              <w:bottom w:val="single" w:sz="4" w:space="0" w:color="auto"/>
              <w:right w:val="single" w:sz="4" w:space="0" w:color="auto"/>
            </w:tcBorders>
          </w:tcPr>
          <w:p w14:paraId="46639C67" w14:textId="7AC48FBB" w:rsidR="00063D37" w:rsidRPr="00EC13BF" w:rsidDel="00A97E0F" w:rsidRDefault="00063D37" w:rsidP="00181FE0">
            <w:pPr>
              <w:spacing w:before="40" w:after="40" w:line="240" w:lineRule="auto"/>
              <w:rPr>
                <w:del w:id="677" w:author="Dawson, Bre (ESI)" w:date="2020-03-23T12:09:00Z"/>
                <w:rFonts w:ascii="Arial" w:hAnsi="Arial" w:cs="Arial"/>
                <w:sz w:val="20"/>
                <w:lang w:eastAsia="zh-TW"/>
              </w:rPr>
            </w:pPr>
            <w:del w:id="678" w:author="Dawson, Bre (ESI)" w:date="2020-03-23T12:09:00Z">
              <w:r w:rsidRPr="00EC13BF" w:rsidDel="00A97E0F">
                <w:rPr>
                  <w:rFonts w:ascii="Arial" w:hAnsi="Arial" w:cs="Arial"/>
                  <w:sz w:val="20"/>
                  <w:lang w:eastAsia="zh-TW"/>
                </w:rPr>
                <w:delText xml:space="preserve">Unpaid absence </w:delText>
              </w:r>
            </w:del>
          </w:p>
          <w:p w14:paraId="7673FCE6" w14:textId="3F6BEC00" w:rsidR="00063D37" w:rsidRPr="00EC13BF" w:rsidDel="00A97E0F" w:rsidRDefault="00063D37" w:rsidP="00181FE0">
            <w:pPr>
              <w:spacing w:before="40" w:after="40" w:line="240" w:lineRule="auto"/>
              <w:rPr>
                <w:del w:id="679" w:author="Dawson, Bre (ESI)" w:date="2020-03-23T12:09:00Z"/>
                <w:rFonts w:ascii="Arial" w:hAnsi="Arial" w:cs="Arial"/>
                <w:sz w:val="20"/>
                <w:lang w:eastAsia="zh-TW"/>
              </w:rPr>
            </w:pPr>
            <w:del w:id="680" w:author="Dawson, Bre (ESI)" w:date="2020-03-23T12:09:00Z">
              <w:r w:rsidRPr="00EC13BF" w:rsidDel="00A97E0F">
                <w:rPr>
                  <w:rFonts w:ascii="Arial" w:hAnsi="Arial" w:cs="Arial"/>
                  <w:sz w:val="20"/>
                  <w:lang w:eastAsia="zh-TW"/>
                </w:rPr>
                <w:delText xml:space="preserve">Absence valuated 100% of Base Rate, paid as negative to offset salary </w:delText>
              </w:r>
            </w:del>
          </w:p>
          <w:p w14:paraId="5AB9E975" w14:textId="2A499CCF" w:rsidR="00063D37" w:rsidRPr="00EC13BF" w:rsidDel="00A97E0F" w:rsidRDefault="00063D37" w:rsidP="00181FE0">
            <w:pPr>
              <w:spacing w:before="40" w:after="40" w:line="240" w:lineRule="auto"/>
              <w:rPr>
                <w:del w:id="681" w:author="Dawson, Bre (ESI)" w:date="2020-03-23T12:09:00Z"/>
                <w:rFonts w:ascii="Arial" w:hAnsi="Arial" w:cs="Arial"/>
                <w:sz w:val="20"/>
                <w:lang w:eastAsia="zh-TW"/>
              </w:rPr>
            </w:pPr>
            <w:del w:id="682" w:author="Dawson, Bre (ESI)" w:date="2020-03-23T12:09:00Z">
              <w:r w:rsidRPr="00EC13BF" w:rsidDel="00A97E0F">
                <w:rPr>
                  <w:rFonts w:ascii="Arial" w:hAnsi="Arial" w:cs="Arial"/>
                  <w:sz w:val="20"/>
                  <w:lang w:eastAsia="zh-TW"/>
                </w:rPr>
                <w:delText xml:space="preserve">Payslip displays dollar, dates and hours </w:delText>
              </w:r>
            </w:del>
          </w:p>
          <w:p w14:paraId="293E088B" w14:textId="65117EC0" w:rsidR="00063D37" w:rsidRPr="00EC13BF" w:rsidDel="00A97E0F" w:rsidRDefault="00063D37" w:rsidP="00181FE0">
            <w:pPr>
              <w:spacing w:before="40" w:after="40" w:line="240" w:lineRule="auto"/>
              <w:rPr>
                <w:del w:id="683" w:author="Dawson, Bre (ESI)" w:date="2020-03-23T12:09:00Z"/>
                <w:rFonts w:ascii="Arial" w:hAnsi="Arial" w:cs="Arial"/>
                <w:sz w:val="20"/>
                <w:lang w:eastAsia="zh-TW"/>
              </w:rPr>
            </w:pPr>
            <w:del w:id="684" w:author="Dawson, Bre (ESI)" w:date="2020-03-23T12:09:00Z">
              <w:r w:rsidRPr="00EC13BF" w:rsidDel="00A97E0F">
                <w:rPr>
                  <w:rFonts w:ascii="Arial" w:hAnsi="Arial" w:cs="Arial"/>
                  <w:sz w:val="20"/>
                  <w:lang w:eastAsia="zh-TW"/>
                </w:rPr>
                <w:delText xml:space="preserve">No quota entitlement </w:delText>
              </w:r>
            </w:del>
          </w:p>
          <w:p w14:paraId="4BDA8A92" w14:textId="6B386583" w:rsidR="00063D37" w:rsidRPr="00EC13BF" w:rsidDel="00A97E0F" w:rsidRDefault="00063D37" w:rsidP="00181FE0">
            <w:pPr>
              <w:spacing w:before="40" w:after="40" w:line="240" w:lineRule="auto"/>
              <w:rPr>
                <w:del w:id="685" w:author="Dawson, Bre (ESI)" w:date="2020-03-23T12:09:00Z"/>
                <w:rFonts w:ascii="Arial" w:hAnsi="Arial" w:cs="Arial"/>
                <w:sz w:val="20"/>
                <w:lang w:eastAsia="zh-TW"/>
              </w:rPr>
            </w:pPr>
            <w:del w:id="686" w:author="Dawson, Bre (ESI)" w:date="2020-03-23T12:09:00Z">
              <w:r w:rsidRPr="00EC13BF" w:rsidDel="00A97E0F">
                <w:rPr>
                  <w:rFonts w:ascii="Arial" w:hAnsi="Arial" w:cs="Arial"/>
                  <w:sz w:val="20"/>
                  <w:lang w:eastAsia="zh-TW"/>
                </w:rPr>
                <w:delText xml:space="preserve">Impacts AL, SL accrual =&gt;21 calendar days in an anniversary year </w:delText>
              </w:r>
            </w:del>
          </w:p>
          <w:p w14:paraId="1A02E739" w14:textId="49D0BF4B" w:rsidR="00063D37" w:rsidRPr="00EC13BF" w:rsidDel="00A97E0F" w:rsidRDefault="000F4D83" w:rsidP="00181FE0">
            <w:pPr>
              <w:spacing w:before="40" w:after="40" w:line="240" w:lineRule="auto"/>
              <w:rPr>
                <w:del w:id="687" w:author="Dawson, Bre (ESI)" w:date="2020-03-23T12:09:00Z"/>
                <w:rFonts w:ascii="Arial" w:hAnsi="Arial" w:cs="Arial"/>
                <w:sz w:val="20"/>
                <w:lang w:eastAsia="zh-TW"/>
              </w:rPr>
            </w:pPr>
            <w:del w:id="688" w:author="Dawson, Bre (ESI)" w:date="2020-03-23T12:09:00Z">
              <w:r w:rsidRPr="006F4D27" w:rsidDel="00A97E0F">
                <w:rPr>
                  <w:rFonts w:ascii="Arial" w:hAnsi="Arial" w:cs="Arial"/>
                  <w:sz w:val="20"/>
                  <w:lang w:eastAsia="zh-TW"/>
                </w:rPr>
                <w:delText>Not counted/paid on PH</w:delText>
              </w:r>
              <w:r w:rsidDel="00A97E0F">
                <w:rPr>
                  <w:rFonts w:ascii="Arial" w:hAnsi="Arial" w:cs="Arial"/>
                  <w:sz w:val="20"/>
                  <w:lang w:eastAsia="zh-TW"/>
                </w:rPr>
                <w:delText xml:space="preserve"> (except where full pay period of LWOP taken)</w:delText>
              </w:r>
            </w:del>
          </w:p>
        </w:tc>
      </w:tr>
      <w:tr w:rsidR="00063D37" w:rsidRPr="00F1402B" w14:paraId="46B75A60"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FA2B73" w14:textId="5F626F6D" w:rsidR="00063D37" w:rsidRPr="00F304E0" w:rsidRDefault="00063D37" w:rsidP="00F304E0">
            <w:pPr>
              <w:spacing w:before="40" w:after="40" w:line="240" w:lineRule="auto"/>
              <w:jc w:val="center"/>
              <w:rPr>
                <w:rFonts w:ascii="Arial" w:hAnsi="Arial" w:cs="Arial"/>
                <w:sz w:val="20"/>
                <w:lang w:eastAsia="zh-TW"/>
              </w:rPr>
            </w:pPr>
            <w:del w:id="689" w:author="Dawson, Bre (ESI)" w:date="2020-03-23T12:09:00Z">
              <w:r w:rsidRPr="00F304E0" w:rsidDel="00A97E0F">
                <w:rPr>
                  <w:rFonts w:ascii="Arial" w:hAnsi="Arial" w:cs="Arial"/>
                  <w:sz w:val="20"/>
                  <w:lang w:eastAsia="zh-TW"/>
                </w:rPr>
                <w:delText>3017</w:delText>
              </w:r>
            </w:del>
            <w:ins w:id="690" w:author="Dawson, Bre (ESI)" w:date="2020-03-23T12:09:00Z">
              <w:r w:rsidR="00A97E0F" w:rsidRPr="00F304E0">
                <w:rPr>
                  <w:rFonts w:ascii="Arial" w:hAnsi="Arial" w:cs="Arial"/>
                  <w:sz w:val="20"/>
                  <w:lang w:eastAsia="zh-TW"/>
                </w:rPr>
                <w:t>30</w:t>
              </w:r>
              <w:r w:rsidR="00A97E0F">
                <w:rPr>
                  <w:rFonts w:ascii="Arial" w:hAnsi="Arial" w:cs="Arial"/>
                  <w:sz w:val="20"/>
                  <w:lang w:eastAsia="zh-TW"/>
                </w:rPr>
                <w:t>06</w:t>
              </w:r>
            </w:ins>
          </w:p>
        </w:tc>
        <w:tc>
          <w:tcPr>
            <w:tcW w:w="2977" w:type="dxa"/>
            <w:tcBorders>
              <w:top w:val="single" w:sz="4" w:space="0" w:color="auto"/>
              <w:left w:val="single" w:sz="4" w:space="0" w:color="auto"/>
              <w:bottom w:val="single" w:sz="4" w:space="0" w:color="auto"/>
              <w:right w:val="single" w:sz="4" w:space="0" w:color="auto"/>
            </w:tcBorders>
            <w:vAlign w:val="center"/>
          </w:tcPr>
          <w:p w14:paraId="7561900C" w14:textId="77777777" w:rsidR="00063D37" w:rsidRPr="00F304E0" w:rsidRDefault="00063D37" w:rsidP="00F304E0">
            <w:pPr>
              <w:spacing w:before="40" w:after="40" w:line="240" w:lineRule="auto"/>
              <w:rPr>
                <w:rFonts w:ascii="Arial" w:hAnsi="Arial" w:cs="Arial"/>
                <w:sz w:val="20"/>
                <w:lang w:eastAsia="zh-TW"/>
              </w:rPr>
            </w:pPr>
            <w:r w:rsidRPr="00F304E0">
              <w:rPr>
                <w:rFonts w:ascii="Arial" w:hAnsi="Arial" w:cs="Arial"/>
                <w:sz w:val="20"/>
                <w:lang w:eastAsia="zh-TW"/>
              </w:rPr>
              <w:t>LWOP- Study</w:t>
            </w:r>
          </w:p>
        </w:tc>
        <w:tc>
          <w:tcPr>
            <w:tcW w:w="992" w:type="dxa"/>
            <w:tcBorders>
              <w:top w:val="single" w:sz="4" w:space="0" w:color="auto"/>
              <w:left w:val="single" w:sz="4" w:space="0" w:color="auto"/>
              <w:bottom w:val="single" w:sz="4" w:space="0" w:color="auto"/>
              <w:right w:val="single" w:sz="4" w:space="0" w:color="auto"/>
            </w:tcBorders>
            <w:vAlign w:val="center"/>
          </w:tcPr>
          <w:p w14:paraId="3AE0222F" w14:textId="77777777" w:rsidR="00063D37" w:rsidRPr="00564A7F" w:rsidRDefault="00063D37" w:rsidP="00181F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438C3F5D" w14:textId="77777777" w:rsidR="00063D37" w:rsidRPr="00EC13BF" w:rsidRDefault="00063D37" w:rsidP="00181FE0">
            <w:pPr>
              <w:spacing w:before="40" w:after="40" w:line="240" w:lineRule="auto"/>
              <w:rPr>
                <w:rFonts w:ascii="Arial" w:hAnsi="Arial" w:cs="Arial"/>
                <w:sz w:val="20"/>
                <w:lang w:eastAsia="zh-TW"/>
              </w:rPr>
            </w:pPr>
            <w:r w:rsidRPr="00EC13BF">
              <w:rPr>
                <w:rFonts w:ascii="Arial" w:hAnsi="Arial" w:cs="Arial"/>
                <w:sz w:val="20"/>
                <w:lang w:eastAsia="zh-TW"/>
              </w:rPr>
              <w:t xml:space="preserve">Unpaid absence </w:t>
            </w:r>
          </w:p>
          <w:p w14:paraId="58B59FF9" w14:textId="77777777" w:rsidR="00A97E0F" w:rsidRPr="00EC13BF" w:rsidRDefault="00A97E0F" w:rsidP="00A97E0F">
            <w:pPr>
              <w:spacing w:before="40" w:after="40" w:line="240" w:lineRule="auto"/>
              <w:rPr>
                <w:ins w:id="691" w:author="Dawson, Bre (ESI)" w:date="2020-03-23T12:09:00Z"/>
                <w:rFonts w:ascii="Arial" w:hAnsi="Arial" w:cs="Arial"/>
                <w:sz w:val="20"/>
                <w:lang w:eastAsia="zh-TW"/>
              </w:rPr>
            </w:pPr>
            <w:ins w:id="692" w:author="Dawson, Bre (ESI)" w:date="2020-03-23T12:09:00Z">
              <w:r w:rsidRPr="00EC13BF">
                <w:rPr>
                  <w:rFonts w:ascii="Arial" w:hAnsi="Arial" w:cs="Arial"/>
                  <w:sz w:val="20"/>
                  <w:lang w:eastAsia="zh-TW"/>
                </w:rPr>
                <w:t>Absence</w:t>
              </w:r>
              <w:r>
                <w:rPr>
                  <w:rFonts w:ascii="Arial" w:hAnsi="Arial" w:cs="Arial"/>
                  <w:sz w:val="20"/>
                  <w:lang w:eastAsia="zh-TW"/>
                </w:rPr>
                <w:t xml:space="preserve"> factors down salary accordingly </w:t>
              </w:r>
            </w:ins>
          </w:p>
          <w:p w14:paraId="4AC6F3D1" w14:textId="77777777" w:rsidR="00A97E0F" w:rsidRDefault="00A97E0F" w:rsidP="00A97E0F">
            <w:pPr>
              <w:spacing w:before="40" w:after="40" w:line="240" w:lineRule="auto"/>
              <w:rPr>
                <w:ins w:id="693" w:author="Dawson, Bre (ESI)" w:date="2020-03-23T12:09:00Z"/>
                <w:rFonts w:ascii="Arial" w:hAnsi="Arial" w:cs="Arial"/>
                <w:sz w:val="20"/>
                <w:lang w:eastAsia="zh-TW"/>
              </w:rPr>
            </w:pPr>
            <w:ins w:id="694" w:author="Dawson, Bre (ESI)" w:date="2020-03-23T12:09:00Z">
              <w:r w:rsidRPr="00EC13BF">
                <w:rPr>
                  <w:rFonts w:ascii="Arial" w:hAnsi="Arial" w:cs="Arial"/>
                  <w:sz w:val="20"/>
                  <w:lang w:eastAsia="zh-TW"/>
                </w:rPr>
                <w:t xml:space="preserve">Payslip displays dates and hours </w:t>
              </w:r>
            </w:ins>
          </w:p>
          <w:p w14:paraId="7667A7E7" w14:textId="792CED10" w:rsidR="00063D37" w:rsidRPr="00EC13BF" w:rsidDel="00A97E0F" w:rsidRDefault="00063D37" w:rsidP="00181FE0">
            <w:pPr>
              <w:spacing w:before="40" w:after="40" w:line="240" w:lineRule="auto"/>
              <w:rPr>
                <w:del w:id="695" w:author="Dawson, Bre (ESI)" w:date="2020-03-23T12:09:00Z"/>
                <w:rFonts w:ascii="Arial" w:hAnsi="Arial" w:cs="Arial"/>
                <w:sz w:val="20"/>
                <w:lang w:eastAsia="zh-TW"/>
              </w:rPr>
            </w:pPr>
            <w:del w:id="696" w:author="Dawson, Bre (ESI)" w:date="2020-03-23T12:09:00Z">
              <w:r w:rsidRPr="00EC13BF" w:rsidDel="00A97E0F">
                <w:rPr>
                  <w:rFonts w:ascii="Arial" w:hAnsi="Arial" w:cs="Arial"/>
                  <w:sz w:val="20"/>
                  <w:lang w:eastAsia="zh-TW"/>
                </w:rPr>
                <w:delText xml:space="preserve">Absence valuated 100% of Base Rate, paid as negative to offset salary </w:delText>
              </w:r>
            </w:del>
          </w:p>
          <w:p w14:paraId="01A12FF3" w14:textId="4B8F6F82" w:rsidR="00063D37" w:rsidRPr="00EC13BF" w:rsidDel="00A97E0F" w:rsidRDefault="00063D37" w:rsidP="00181FE0">
            <w:pPr>
              <w:spacing w:before="40" w:after="40" w:line="240" w:lineRule="auto"/>
              <w:rPr>
                <w:del w:id="697" w:author="Dawson, Bre (ESI)" w:date="2020-03-23T12:09:00Z"/>
                <w:rFonts w:ascii="Arial" w:hAnsi="Arial" w:cs="Arial"/>
                <w:sz w:val="20"/>
                <w:lang w:eastAsia="zh-TW"/>
              </w:rPr>
            </w:pPr>
            <w:del w:id="698" w:author="Dawson, Bre (ESI)" w:date="2020-03-23T12:09:00Z">
              <w:r w:rsidRPr="00EC13BF" w:rsidDel="00A97E0F">
                <w:rPr>
                  <w:rFonts w:ascii="Arial" w:hAnsi="Arial" w:cs="Arial"/>
                  <w:sz w:val="20"/>
                  <w:lang w:eastAsia="zh-TW"/>
                </w:rPr>
                <w:delText xml:space="preserve">Payslip displays dollar, dates and hours </w:delText>
              </w:r>
            </w:del>
          </w:p>
          <w:p w14:paraId="1FB92777" w14:textId="77777777" w:rsidR="00063D37" w:rsidRPr="00EC13BF" w:rsidRDefault="00063D37" w:rsidP="00181FE0">
            <w:pPr>
              <w:spacing w:before="40" w:after="40" w:line="240" w:lineRule="auto"/>
              <w:rPr>
                <w:rFonts w:ascii="Arial" w:hAnsi="Arial" w:cs="Arial"/>
                <w:sz w:val="20"/>
                <w:lang w:eastAsia="zh-TW"/>
              </w:rPr>
            </w:pPr>
            <w:r w:rsidRPr="00EC13BF">
              <w:rPr>
                <w:rFonts w:ascii="Arial" w:hAnsi="Arial" w:cs="Arial"/>
                <w:sz w:val="20"/>
                <w:lang w:eastAsia="zh-TW"/>
              </w:rPr>
              <w:t xml:space="preserve">No quota entitlement </w:t>
            </w:r>
          </w:p>
          <w:p w14:paraId="267E1C8B" w14:textId="77777777" w:rsidR="00A97E0F" w:rsidRDefault="00A97E0F" w:rsidP="00A97E0F">
            <w:pPr>
              <w:spacing w:before="40" w:after="40" w:line="240" w:lineRule="auto"/>
              <w:rPr>
                <w:ins w:id="699" w:author="Dawson, Bre (ESI)" w:date="2020-03-23T12:09:00Z"/>
                <w:rFonts w:ascii="Arial" w:hAnsi="Arial" w:cs="Arial"/>
                <w:sz w:val="20"/>
                <w:lang w:eastAsia="zh-TW"/>
              </w:rPr>
            </w:pPr>
            <w:ins w:id="700" w:author="Dawson, Bre (ESI)" w:date="2020-03-23T12:09:00Z">
              <w:r w:rsidRPr="00EC13BF">
                <w:rPr>
                  <w:rFonts w:ascii="Arial" w:hAnsi="Arial" w:cs="Arial"/>
                  <w:sz w:val="20"/>
                  <w:lang w:eastAsia="zh-TW"/>
                </w:rPr>
                <w:t xml:space="preserve">Impacts AL, SL accrual =&gt;21 calendar days in an anniversary year </w:t>
              </w:r>
            </w:ins>
          </w:p>
          <w:p w14:paraId="4F19B6D2" w14:textId="77777777" w:rsidR="00A97E0F" w:rsidRPr="00EC13BF" w:rsidRDefault="00A97E0F" w:rsidP="00A97E0F">
            <w:pPr>
              <w:spacing w:before="40" w:after="40" w:line="240" w:lineRule="auto"/>
              <w:rPr>
                <w:ins w:id="701" w:author="Dawson, Bre (ESI)" w:date="2020-03-23T12:09:00Z"/>
                <w:rFonts w:ascii="Arial" w:hAnsi="Arial" w:cs="Arial"/>
                <w:sz w:val="20"/>
                <w:lang w:eastAsia="zh-TW"/>
              </w:rPr>
            </w:pPr>
            <w:ins w:id="702" w:author="Dawson, Bre (ESI)" w:date="2020-03-23T12:09:00Z">
              <w:r>
                <w:rPr>
                  <w:rFonts w:ascii="Arial" w:hAnsi="Arial" w:cs="Arial"/>
                  <w:sz w:val="20"/>
                  <w:lang w:eastAsia="zh-TW"/>
                </w:rPr>
                <w:t xml:space="preserve">Impacts LSL accrual &gt;52wks </w:t>
              </w:r>
            </w:ins>
          </w:p>
          <w:p w14:paraId="1D2BBDD3" w14:textId="1361B58A" w:rsidR="00063D37" w:rsidRPr="00EC13BF" w:rsidDel="00A97E0F" w:rsidRDefault="00063D37" w:rsidP="00181FE0">
            <w:pPr>
              <w:spacing w:before="40" w:after="40" w:line="240" w:lineRule="auto"/>
              <w:rPr>
                <w:del w:id="703" w:author="Dawson, Bre (ESI)" w:date="2020-03-23T12:09:00Z"/>
                <w:rFonts w:ascii="Arial" w:hAnsi="Arial" w:cs="Arial"/>
                <w:sz w:val="20"/>
                <w:lang w:eastAsia="zh-TW"/>
              </w:rPr>
            </w:pPr>
            <w:del w:id="704" w:author="Dawson, Bre (ESI)" w:date="2020-03-23T12:09:00Z">
              <w:r w:rsidRPr="00EC13BF" w:rsidDel="00A97E0F">
                <w:rPr>
                  <w:rFonts w:ascii="Arial" w:hAnsi="Arial" w:cs="Arial"/>
                  <w:sz w:val="20"/>
                  <w:lang w:eastAsia="zh-TW"/>
                </w:rPr>
                <w:delText xml:space="preserve">Impacts AL, SL accrual =&gt;21 calendar days in an anniversary year </w:delText>
              </w:r>
            </w:del>
          </w:p>
          <w:p w14:paraId="321E1278" w14:textId="77777777" w:rsidR="00063D37" w:rsidRPr="00EC13BF" w:rsidRDefault="000F4D83" w:rsidP="00181FE0">
            <w:pPr>
              <w:spacing w:before="40" w:after="40" w:line="240" w:lineRule="auto"/>
              <w:rPr>
                <w:rFonts w:ascii="Arial" w:hAnsi="Arial" w:cs="Arial"/>
                <w:sz w:val="20"/>
                <w:lang w:eastAsia="zh-TW"/>
              </w:rPr>
            </w:pPr>
            <w:r w:rsidRPr="006F4D27">
              <w:rPr>
                <w:rFonts w:ascii="Arial" w:hAnsi="Arial" w:cs="Arial"/>
                <w:sz w:val="20"/>
                <w:lang w:eastAsia="zh-TW"/>
              </w:rPr>
              <w:t>Not counted/paid on PH</w:t>
            </w:r>
            <w:r>
              <w:rPr>
                <w:rFonts w:ascii="Arial" w:hAnsi="Arial" w:cs="Arial"/>
                <w:sz w:val="20"/>
                <w:lang w:eastAsia="zh-TW"/>
              </w:rPr>
              <w:t xml:space="preserve"> (except where full pay period of LWOP taken)</w:t>
            </w:r>
          </w:p>
        </w:tc>
      </w:tr>
      <w:tr w:rsidR="00063D37" w:rsidRPr="00F1402B" w14:paraId="75D5C5A8"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12EFBB" w14:textId="060A9486" w:rsidR="00063D37" w:rsidRPr="00F304E0" w:rsidRDefault="00063D37" w:rsidP="00F304E0">
            <w:pPr>
              <w:spacing w:before="40" w:after="40" w:line="240" w:lineRule="auto"/>
              <w:jc w:val="center"/>
              <w:rPr>
                <w:rFonts w:ascii="Arial" w:hAnsi="Arial" w:cs="Arial"/>
                <w:sz w:val="20"/>
                <w:lang w:eastAsia="zh-TW"/>
              </w:rPr>
            </w:pPr>
            <w:bookmarkStart w:id="705" w:name="_Hlk35857885"/>
            <w:del w:id="706" w:author="Dawson, Bre (ESI)" w:date="2020-03-23T12:09:00Z">
              <w:r w:rsidRPr="00F304E0" w:rsidDel="00A97E0F">
                <w:rPr>
                  <w:rFonts w:ascii="Arial" w:hAnsi="Arial" w:cs="Arial"/>
                  <w:sz w:val="20"/>
                  <w:lang w:eastAsia="zh-TW"/>
                </w:rPr>
                <w:delText>3018</w:delText>
              </w:r>
            </w:del>
            <w:ins w:id="707" w:author="Dawson, Bre (ESI)" w:date="2020-03-23T12:09:00Z">
              <w:r w:rsidR="00A97E0F" w:rsidRPr="00F304E0">
                <w:rPr>
                  <w:rFonts w:ascii="Arial" w:hAnsi="Arial" w:cs="Arial"/>
                  <w:sz w:val="20"/>
                  <w:lang w:eastAsia="zh-TW"/>
                </w:rPr>
                <w:t>3</w:t>
              </w:r>
              <w:r w:rsidR="00A97E0F">
                <w:rPr>
                  <w:rFonts w:ascii="Arial" w:hAnsi="Arial" w:cs="Arial"/>
                  <w:sz w:val="20"/>
                  <w:lang w:eastAsia="zh-TW"/>
                </w:rPr>
                <w:t>007</w:t>
              </w:r>
            </w:ins>
          </w:p>
        </w:tc>
        <w:tc>
          <w:tcPr>
            <w:tcW w:w="2977" w:type="dxa"/>
            <w:tcBorders>
              <w:top w:val="single" w:sz="4" w:space="0" w:color="auto"/>
              <w:left w:val="single" w:sz="4" w:space="0" w:color="auto"/>
              <w:bottom w:val="single" w:sz="4" w:space="0" w:color="auto"/>
              <w:right w:val="single" w:sz="4" w:space="0" w:color="auto"/>
            </w:tcBorders>
            <w:vAlign w:val="center"/>
          </w:tcPr>
          <w:p w14:paraId="08838273" w14:textId="77777777" w:rsidR="00063D37" w:rsidRPr="00F304E0" w:rsidRDefault="00063D37" w:rsidP="00F304E0">
            <w:pPr>
              <w:spacing w:before="40" w:after="40" w:line="240" w:lineRule="auto"/>
              <w:rPr>
                <w:rFonts w:ascii="Arial" w:hAnsi="Arial" w:cs="Arial"/>
                <w:sz w:val="20"/>
                <w:lang w:eastAsia="zh-TW"/>
              </w:rPr>
            </w:pPr>
            <w:r w:rsidRPr="00F304E0">
              <w:rPr>
                <w:rFonts w:ascii="Arial" w:hAnsi="Arial" w:cs="Arial"/>
                <w:sz w:val="20"/>
                <w:lang w:eastAsia="zh-TW"/>
              </w:rPr>
              <w:t>LWOP- Unauthorised</w:t>
            </w:r>
          </w:p>
        </w:tc>
        <w:tc>
          <w:tcPr>
            <w:tcW w:w="992" w:type="dxa"/>
            <w:tcBorders>
              <w:top w:val="single" w:sz="4" w:space="0" w:color="auto"/>
              <w:left w:val="single" w:sz="4" w:space="0" w:color="auto"/>
              <w:bottom w:val="single" w:sz="4" w:space="0" w:color="auto"/>
              <w:right w:val="single" w:sz="4" w:space="0" w:color="auto"/>
            </w:tcBorders>
            <w:vAlign w:val="center"/>
          </w:tcPr>
          <w:p w14:paraId="38301B05" w14:textId="77777777" w:rsidR="00063D37" w:rsidRPr="00564A7F" w:rsidRDefault="00063D37" w:rsidP="00181F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288963DA" w14:textId="77777777" w:rsidR="00063D37" w:rsidRPr="00EC13BF" w:rsidRDefault="00063D37" w:rsidP="00181FE0">
            <w:pPr>
              <w:spacing w:before="40" w:after="40" w:line="240" w:lineRule="auto"/>
              <w:rPr>
                <w:rFonts w:ascii="Arial" w:hAnsi="Arial" w:cs="Arial"/>
                <w:sz w:val="20"/>
                <w:lang w:eastAsia="zh-TW"/>
              </w:rPr>
            </w:pPr>
            <w:r w:rsidRPr="00EC13BF">
              <w:rPr>
                <w:rFonts w:ascii="Arial" w:hAnsi="Arial" w:cs="Arial"/>
                <w:sz w:val="20"/>
                <w:lang w:eastAsia="zh-TW"/>
              </w:rPr>
              <w:t xml:space="preserve">Unpaid absence </w:t>
            </w:r>
          </w:p>
          <w:p w14:paraId="68C1F800" w14:textId="77777777" w:rsidR="00A97E0F" w:rsidRPr="00EC13BF" w:rsidRDefault="00A97E0F" w:rsidP="00A97E0F">
            <w:pPr>
              <w:spacing w:before="40" w:after="40" w:line="240" w:lineRule="auto"/>
              <w:rPr>
                <w:ins w:id="708" w:author="Dawson, Bre (ESI)" w:date="2020-03-23T12:10:00Z"/>
                <w:rFonts w:ascii="Arial" w:hAnsi="Arial" w:cs="Arial"/>
                <w:sz w:val="20"/>
                <w:lang w:eastAsia="zh-TW"/>
              </w:rPr>
            </w:pPr>
            <w:ins w:id="709" w:author="Dawson, Bre (ESI)" w:date="2020-03-23T12:10:00Z">
              <w:r w:rsidRPr="00EC13BF">
                <w:rPr>
                  <w:rFonts w:ascii="Arial" w:hAnsi="Arial" w:cs="Arial"/>
                  <w:sz w:val="20"/>
                  <w:lang w:eastAsia="zh-TW"/>
                </w:rPr>
                <w:t>Absence</w:t>
              </w:r>
              <w:r>
                <w:rPr>
                  <w:rFonts w:ascii="Arial" w:hAnsi="Arial" w:cs="Arial"/>
                  <w:sz w:val="20"/>
                  <w:lang w:eastAsia="zh-TW"/>
                </w:rPr>
                <w:t xml:space="preserve"> factors down salary accordingly </w:t>
              </w:r>
            </w:ins>
          </w:p>
          <w:p w14:paraId="74541401" w14:textId="77777777" w:rsidR="00A97E0F" w:rsidRDefault="00A97E0F" w:rsidP="00A97E0F">
            <w:pPr>
              <w:spacing w:before="40" w:after="40" w:line="240" w:lineRule="auto"/>
              <w:rPr>
                <w:ins w:id="710" w:author="Dawson, Bre (ESI)" w:date="2020-03-23T12:10:00Z"/>
                <w:rFonts w:ascii="Arial" w:hAnsi="Arial" w:cs="Arial"/>
                <w:sz w:val="20"/>
                <w:lang w:eastAsia="zh-TW"/>
              </w:rPr>
            </w:pPr>
            <w:ins w:id="711" w:author="Dawson, Bre (ESI)" w:date="2020-03-23T12:10:00Z">
              <w:r w:rsidRPr="00EC13BF">
                <w:rPr>
                  <w:rFonts w:ascii="Arial" w:hAnsi="Arial" w:cs="Arial"/>
                  <w:sz w:val="20"/>
                  <w:lang w:eastAsia="zh-TW"/>
                </w:rPr>
                <w:t xml:space="preserve">Payslip displays dates and hours </w:t>
              </w:r>
            </w:ins>
          </w:p>
          <w:p w14:paraId="39C872F8" w14:textId="47D3C352" w:rsidR="00063D37" w:rsidRPr="00EC13BF" w:rsidDel="00A97E0F" w:rsidRDefault="00063D37" w:rsidP="00181FE0">
            <w:pPr>
              <w:spacing w:before="40" w:after="40" w:line="240" w:lineRule="auto"/>
              <w:rPr>
                <w:del w:id="712" w:author="Dawson, Bre (ESI)" w:date="2020-03-23T12:10:00Z"/>
                <w:rFonts w:ascii="Arial" w:hAnsi="Arial" w:cs="Arial"/>
                <w:sz w:val="20"/>
                <w:lang w:eastAsia="zh-TW"/>
              </w:rPr>
            </w:pPr>
            <w:del w:id="713" w:author="Dawson, Bre (ESI)" w:date="2020-03-23T12:10:00Z">
              <w:r w:rsidRPr="00EC13BF" w:rsidDel="00A97E0F">
                <w:rPr>
                  <w:rFonts w:ascii="Arial" w:hAnsi="Arial" w:cs="Arial"/>
                  <w:sz w:val="20"/>
                  <w:lang w:eastAsia="zh-TW"/>
                </w:rPr>
                <w:delText xml:space="preserve">Absence valuated 100% of Base Rate, paid as negative to offset salary </w:delText>
              </w:r>
            </w:del>
          </w:p>
          <w:p w14:paraId="59EF6697" w14:textId="21F901AC" w:rsidR="00063D37" w:rsidRPr="00EC13BF" w:rsidDel="00A97E0F" w:rsidRDefault="00063D37" w:rsidP="00181FE0">
            <w:pPr>
              <w:spacing w:before="40" w:after="40" w:line="240" w:lineRule="auto"/>
              <w:rPr>
                <w:del w:id="714" w:author="Dawson, Bre (ESI)" w:date="2020-03-23T12:10:00Z"/>
                <w:rFonts w:ascii="Arial" w:hAnsi="Arial" w:cs="Arial"/>
                <w:sz w:val="20"/>
                <w:lang w:eastAsia="zh-TW"/>
              </w:rPr>
            </w:pPr>
            <w:del w:id="715" w:author="Dawson, Bre (ESI)" w:date="2020-03-23T12:10:00Z">
              <w:r w:rsidRPr="00EC13BF" w:rsidDel="00A97E0F">
                <w:rPr>
                  <w:rFonts w:ascii="Arial" w:hAnsi="Arial" w:cs="Arial"/>
                  <w:sz w:val="20"/>
                  <w:lang w:eastAsia="zh-TW"/>
                </w:rPr>
                <w:delText xml:space="preserve">Payslip displays dollar, dates and hours </w:delText>
              </w:r>
            </w:del>
          </w:p>
          <w:p w14:paraId="503F882B" w14:textId="77777777" w:rsidR="00063D37" w:rsidRPr="00EC13BF" w:rsidRDefault="00063D37" w:rsidP="00181FE0">
            <w:pPr>
              <w:spacing w:before="40" w:after="40" w:line="240" w:lineRule="auto"/>
              <w:rPr>
                <w:rFonts w:ascii="Arial" w:hAnsi="Arial" w:cs="Arial"/>
                <w:sz w:val="20"/>
                <w:lang w:eastAsia="zh-TW"/>
              </w:rPr>
            </w:pPr>
            <w:r w:rsidRPr="00EC13BF">
              <w:rPr>
                <w:rFonts w:ascii="Arial" w:hAnsi="Arial" w:cs="Arial"/>
                <w:sz w:val="20"/>
                <w:lang w:eastAsia="zh-TW"/>
              </w:rPr>
              <w:t xml:space="preserve">No quota entitlement </w:t>
            </w:r>
          </w:p>
          <w:p w14:paraId="3057C73E" w14:textId="76DC5799" w:rsidR="00063D37" w:rsidRDefault="00063D37" w:rsidP="00181FE0">
            <w:pPr>
              <w:spacing w:before="40" w:after="40" w:line="240" w:lineRule="auto"/>
              <w:rPr>
                <w:ins w:id="716" w:author="Dawson, Bre (ESI)" w:date="2020-03-23T12:10:00Z"/>
                <w:rFonts w:ascii="Arial" w:hAnsi="Arial" w:cs="Arial"/>
                <w:sz w:val="20"/>
                <w:lang w:eastAsia="zh-TW"/>
              </w:rPr>
            </w:pPr>
            <w:r w:rsidRPr="00EC13BF">
              <w:rPr>
                <w:rFonts w:ascii="Arial" w:hAnsi="Arial" w:cs="Arial"/>
                <w:sz w:val="20"/>
                <w:lang w:eastAsia="zh-TW"/>
              </w:rPr>
              <w:t xml:space="preserve">Impacts AL, SL accrual immediately </w:t>
            </w:r>
          </w:p>
          <w:p w14:paraId="3B8BC351" w14:textId="77777777" w:rsidR="00A97E0F" w:rsidRPr="00EC13BF" w:rsidRDefault="00A97E0F" w:rsidP="00A97E0F">
            <w:pPr>
              <w:spacing w:before="40" w:after="40" w:line="240" w:lineRule="auto"/>
              <w:rPr>
                <w:ins w:id="717" w:author="Dawson, Bre (ESI)" w:date="2020-03-23T12:10:00Z"/>
                <w:rFonts w:ascii="Arial" w:hAnsi="Arial" w:cs="Arial"/>
                <w:sz w:val="20"/>
                <w:lang w:eastAsia="zh-TW"/>
              </w:rPr>
            </w:pPr>
            <w:ins w:id="718" w:author="Dawson, Bre (ESI)" w:date="2020-03-23T12:10:00Z">
              <w:r>
                <w:rPr>
                  <w:rFonts w:ascii="Arial" w:hAnsi="Arial" w:cs="Arial"/>
                  <w:sz w:val="20"/>
                  <w:lang w:eastAsia="zh-TW"/>
                </w:rPr>
                <w:t xml:space="preserve">Impacts LSL accrual &gt;52wks </w:t>
              </w:r>
            </w:ins>
          </w:p>
          <w:p w14:paraId="7E197766" w14:textId="4E9AC8DD" w:rsidR="00A97E0F" w:rsidRPr="00EC13BF" w:rsidDel="00A97E0F" w:rsidRDefault="00A97E0F" w:rsidP="00181FE0">
            <w:pPr>
              <w:spacing w:before="40" w:after="40" w:line="240" w:lineRule="auto"/>
              <w:rPr>
                <w:del w:id="719" w:author="Dawson, Bre (ESI)" w:date="2020-03-23T12:10:00Z"/>
                <w:rFonts w:ascii="Arial" w:hAnsi="Arial" w:cs="Arial"/>
                <w:sz w:val="20"/>
                <w:lang w:eastAsia="zh-TW"/>
              </w:rPr>
            </w:pPr>
          </w:p>
          <w:p w14:paraId="32836566" w14:textId="77777777" w:rsidR="00063D37" w:rsidRPr="00EC13BF" w:rsidRDefault="000F4D83" w:rsidP="00181FE0">
            <w:pPr>
              <w:spacing w:before="40" w:after="40" w:line="240" w:lineRule="auto"/>
              <w:rPr>
                <w:rFonts w:ascii="Arial" w:hAnsi="Arial" w:cs="Arial"/>
                <w:sz w:val="20"/>
                <w:lang w:eastAsia="zh-TW"/>
              </w:rPr>
            </w:pPr>
            <w:r w:rsidRPr="006F4D27">
              <w:rPr>
                <w:rFonts w:ascii="Arial" w:hAnsi="Arial" w:cs="Arial"/>
                <w:sz w:val="20"/>
                <w:lang w:eastAsia="zh-TW"/>
              </w:rPr>
              <w:t>Not counted/paid on PH</w:t>
            </w:r>
            <w:r>
              <w:rPr>
                <w:rFonts w:ascii="Arial" w:hAnsi="Arial" w:cs="Arial"/>
                <w:sz w:val="20"/>
                <w:lang w:eastAsia="zh-TW"/>
              </w:rPr>
              <w:t xml:space="preserve"> (except where full pay period of LWOP taken)</w:t>
            </w:r>
          </w:p>
        </w:tc>
      </w:tr>
      <w:tr w:rsidR="00497C2F" w:rsidRPr="00564A7F" w14:paraId="20A96B51" w14:textId="77777777" w:rsidTr="00497C2F">
        <w:trPr>
          <w:cantSplit/>
          <w:trHeight w:val="255"/>
          <w:ins w:id="720" w:author="Dawson, Bre (ESI)" w:date="2020-03-23T12:31:00Z"/>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9FBAE0" w14:textId="062C68A5" w:rsidR="00497C2F" w:rsidRDefault="00497C2F" w:rsidP="00497C2F">
            <w:pPr>
              <w:spacing w:before="40" w:after="40" w:line="240" w:lineRule="auto"/>
              <w:jc w:val="center"/>
              <w:rPr>
                <w:ins w:id="721" w:author="Dawson, Bre (ESI)" w:date="2020-03-23T12:31:00Z"/>
                <w:rFonts w:ascii="Arial" w:hAnsi="Arial" w:cs="Arial"/>
                <w:sz w:val="20"/>
                <w:lang w:eastAsia="zh-TW"/>
              </w:rPr>
            </w:pPr>
            <w:ins w:id="722" w:author="Dawson, Bre (ESI)" w:date="2020-03-23T12:31:00Z">
              <w:r>
                <w:rPr>
                  <w:rFonts w:ascii="Arial" w:hAnsi="Arial" w:cs="Arial"/>
                  <w:sz w:val="20"/>
                  <w:lang w:eastAsia="zh-TW"/>
                </w:rPr>
                <w:t>3008</w:t>
              </w:r>
            </w:ins>
          </w:p>
        </w:tc>
        <w:tc>
          <w:tcPr>
            <w:tcW w:w="2977" w:type="dxa"/>
            <w:tcBorders>
              <w:top w:val="single" w:sz="4" w:space="0" w:color="auto"/>
              <w:left w:val="single" w:sz="4" w:space="0" w:color="auto"/>
              <w:bottom w:val="single" w:sz="4" w:space="0" w:color="auto"/>
              <w:right w:val="single" w:sz="4" w:space="0" w:color="auto"/>
            </w:tcBorders>
            <w:vAlign w:val="center"/>
          </w:tcPr>
          <w:p w14:paraId="61D0F379" w14:textId="7AAFD562" w:rsidR="00497C2F" w:rsidRPr="00F304E0" w:rsidRDefault="00497C2F" w:rsidP="00497C2F">
            <w:pPr>
              <w:spacing w:before="40" w:after="40" w:line="240" w:lineRule="auto"/>
              <w:rPr>
                <w:ins w:id="723" w:author="Dawson, Bre (ESI)" w:date="2020-03-23T12:31:00Z"/>
                <w:rFonts w:ascii="Arial" w:hAnsi="Arial" w:cs="Arial"/>
                <w:sz w:val="20"/>
                <w:lang w:eastAsia="zh-TW"/>
              </w:rPr>
            </w:pPr>
            <w:ins w:id="724" w:author="Dawson, Bre (ESI)" w:date="2020-03-23T12:31:00Z">
              <w:r w:rsidRPr="00497C2F">
                <w:rPr>
                  <w:rFonts w:ascii="Arial" w:hAnsi="Arial" w:cs="Arial"/>
                  <w:sz w:val="20"/>
                  <w:lang w:eastAsia="zh-TW"/>
                </w:rPr>
                <w:t>IR Training</w:t>
              </w:r>
            </w:ins>
          </w:p>
        </w:tc>
        <w:tc>
          <w:tcPr>
            <w:tcW w:w="992" w:type="dxa"/>
            <w:tcBorders>
              <w:top w:val="single" w:sz="4" w:space="0" w:color="auto"/>
              <w:left w:val="single" w:sz="4" w:space="0" w:color="auto"/>
              <w:bottom w:val="single" w:sz="4" w:space="0" w:color="auto"/>
              <w:right w:val="single" w:sz="4" w:space="0" w:color="auto"/>
            </w:tcBorders>
            <w:vAlign w:val="center"/>
          </w:tcPr>
          <w:p w14:paraId="28194977" w14:textId="61C7222B" w:rsidR="00497C2F" w:rsidRDefault="00497C2F" w:rsidP="00497C2F">
            <w:pPr>
              <w:spacing w:before="40" w:after="40" w:line="240" w:lineRule="auto"/>
              <w:jc w:val="center"/>
              <w:rPr>
                <w:ins w:id="725" w:author="Dawson, Bre (ESI)" w:date="2020-03-23T12:31:00Z"/>
                <w:rFonts w:ascii="Arial" w:hAnsi="Arial" w:cs="Arial"/>
                <w:sz w:val="20"/>
                <w:lang w:eastAsia="zh-TW"/>
              </w:rPr>
            </w:pPr>
            <w:ins w:id="726" w:author="Dawson, Bre (ESI)" w:date="2020-03-23T12:31:00Z">
              <w:r>
                <w:rPr>
                  <w:rFonts w:ascii="Arial" w:hAnsi="Arial" w:cs="Arial"/>
                  <w:sz w:val="20"/>
                  <w:lang w:eastAsia="zh-TW"/>
                </w:rPr>
                <w:t>All</w:t>
              </w:r>
            </w:ins>
          </w:p>
        </w:tc>
        <w:tc>
          <w:tcPr>
            <w:tcW w:w="4395" w:type="dxa"/>
            <w:tcBorders>
              <w:top w:val="single" w:sz="4" w:space="0" w:color="auto"/>
              <w:left w:val="single" w:sz="4" w:space="0" w:color="auto"/>
              <w:bottom w:val="single" w:sz="4" w:space="0" w:color="auto"/>
              <w:right w:val="single" w:sz="4" w:space="0" w:color="auto"/>
            </w:tcBorders>
          </w:tcPr>
          <w:p w14:paraId="2F1E38E9" w14:textId="77777777" w:rsidR="00497C2F" w:rsidRPr="00EC13BF" w:rsidRDefault="00497C2F" w:rsidP="00497C2F">
            <w:pPr>
              <w:spacing w:before="40" w:after="40" w:line="240" w:lineRule="auto"/>
              <w:rPr>
                <w:ins w:id="727" w:author="Dawson, Bre (ESI)" w:date="2020-03-23T12:31:00Z"/>
                <w:rFonts w:ascii="Arial" w:hAnsi="Arial" w:cs="Arial"/>
                <w:sz w:val="20"/>
                <w:lang w:eastAsia="zh-TW"/>
              </w:rPr>
            </w:pPr>
            <w:ins w:id="728" w:author="Dawson, Bre (ESI)" w:date="2020-03-23T12:31:00Z">
              <w:r w:rsidRPr="00EC13BF">
                <w:rPr>
                  <w:rFonts w:ascii="Arial" w:hAnsi="Arial" w:cs="Arial"/>
                  <w:sz w:val="20"/>
                  <w:lang w:eastAsia="zh-TW"/>
                </w:rPr>
                <w:t xml:space="preserve">Unpaid absence </w:t>
              </w:r>
            </w:ins>
          </w:p>
          <w:p w14:paraId="357A1E48" w14:textId="77777777" w:rsidR="00497C2F" w:rsidRPr="00EC13BF" w:rsidRDefault="00497C2F" w:rsidP="00497C2F">
            <w:pPr>
              <w:spacing w:before="40" w:after="40" w:line="240" w:lineRule="auto"/>
              <w:rPr>
                <w:ins w:id="729" w:author="Dawson, Bre (ESI)" w:date="2020-03-23T12:31:00Z"/>
                <w:rFonts w:ascii="Arial" w:hAnsi="Arial" w:cs="Arial"/>
                <w:sz w:val="20"/>
                <w:lang w:eastAsia="zh-TW"/>
              </w:rPr>
            </w:pPr>
            <w:ins w:id="730" w:author="Dawson, Bre (ESI)" w:date="2020-03-23T12:31:00Z">
              <w:r w:rsidRPr="00EC13BF">
                <w:rPr>
                  <w:rFonts w:ascii="Arial" w:hAnsi="Arial" w:cs="Arial"/>
                  <w:sz w:val="20"/>
                  <w:lang w:eastAsia="zh-TW"/>
                </w:rPr>
                <w:t>Absence</w:t>
              </w:r>
              <w:r>
                <w:rPr>
                  <w:rFonts w:ascii="Arial" w:hAnsi="Arial" w:cs="Arial"/>
                  <w:sz w:val="20"/>
                  <w:lang w:eastAsia="zh-TW"/>
                </w:rPr>
                <w:t xml:space="preserve"> factors down salary accordingly </w:t>
              </w:r>
            </w:ins>
          </w:p>
          <w:p w14:paraId="28E88F9E" w14:textId="77777777" w:rsidR="00497C2F" w:rsidRDefault="00497C2F" w:rsidP="00497C2F">
            <w:pPr>
              <w:spacing w:before="40" w:after="40" w:line="240" w:lineRule="auto"/>
              <w:rPr>
                <w:ins w:id="731" w:author="Dawson, Bre (ESI)" w:date="2020-03-23T12:31:00Z"/>
                <w:rFonts w:ascii="Arial" w:hAnsi="Arial" w:cs="Arial"/>
                <w:sz w:val="20"/>
                <w:lang w:eastAsia="zh-TW"/>
              </w:rPr>
            </w:pPr>
            <w:ins w:id="732" w:author="Dawson, Bre (ESI)" w:date="2020-03-23T12:31:00Z">
              <w:r w:rsidRPr="00EC13BF">
                <w:rPr>
                  <w:rFonts w:ascii="Arial" w:hAnsi="Arial" w:cs="Arial"/>
                  <w:sz w:val="20"/>
                  <w:lang w:eastAsia="zh-TW"/>
                </w:rPr>
                <w:t xml:space="preserve">Payslip displays dates and hours </w:t>
              </w:r>
            </w:ins>
          </w:p>
          <w:p w14:paraId="7CDA639B" w14:textId="77777777" w:rsidR="00497C2F" w:rsidRPr="00EC13BF" w:rsidRDefault="00497C2F" w:rsidP="00497C2F">
            <w:pPr>
              <w:spacing w:before="40" w:after="40" w:line="240" w:lineRule="auto"/>
              <w:rPr>
                <w:ins w:id="733" w:author="Dawson, Bre (ESI)" w:date="2020-03-23T12:31:00Z"/>
                <w:rFonts w:ascii="Arial" w:hAnsi="Arial" w:cs="Arial"/>
                <w:sz w:val="20"/>
                <w:lang w:eastAsia="zh-TW"/>
              </w:rPr>
            </w:pPr>
            <w:ins w:id="734" w:author="Dawson, Bre (ESI)" w:date="2020-03-23T12:31:00Z">
              <w:r w:rsidRPr="00EC13BF">
                <w:rPr>
                  <w:rFonts w:ascii="Arial" w:hAnsi="Arial" w:cs="Arial"/>
                  <w:sz w:val="20"/>
                  <w:lang w:eastAsia="zh-TW"/>
                </w:rPr>
                <w:t xml:space="preserve">No quota entitlement </w:t>
              </w:r>
            </w:ins>
          </w:p>
          <w:p w14:paraId="74419D79" w14:textId="77777777" w:rsidR="00497C2F" w:rsidRDefault="00497C2F" w:rsidP="00497C2F">
            <w:pPr>
              <w:spacing w:before="40" w:after="40" w:line="240" w:lineRule="auto"/>
              <w:rPr>
                <w:ins w:id="735" w:author="Dawson, Bre (ESI)" w:date="2020-03-23T12:31:00Z"/>
                <w:rFonts w:ascii="Arial" w:hAnsi="Arial" w:cs="Arial"/>
                <w:sz w:val="20"/>
                <w:lang w:eastAsia="zh-TW"/>
              </w:rPr>
            </w:pPr>
            <w:ins w:id="736" w:author="Dawson, Bre (ESI)" w:date="2020-03-23T12:31:00Z">
              <w:r w:rsidRPr="00EC13BF">
                <w:rPr>
                  <w:rFonts w:ascii="Arial" w:hAnsi="Arial" w:cs="Arial"/>
                  <w:sz w:val="20"/>
                  <w:lang w:eastAsia="zh-TW"/>
                </w:rPr>
                <w:t xml:space="preserve">Impacts AL, SL accrual =&gt;21 calendar days in an anniversary year </w:t>
              </w:r>
            </w:ins>
          </w:p>
          <w:p w14:paraId="6D243245" w14:textId="2E31A98F" w:rsidR="00497C2F" w:rsidRDefault="00497C2F" w:rsidP="00497C2F">
            <w:pPr>
              <w:spacing w:before="40" w:after="40" w:line="240" w:lineRule="auto"/>
              <w:rPr>
                <w:ins w:id="737" w:author="Dawson, Bre (ESI)" w:date="2020-03-23T12:31:00Z"/>
                <w:rFonts w:ascii="Arial" w:hAnsi="Arial" w:cs="Arial"/>
                <w:sz w:val="20"/>
                <w:lang w:eastAsia="zh-TW"/>
              </w:rPr>
            </w:pPr>
            <w:ins w:id="738" w:author="Dawson, Bre (ESI)" w:date="2020-03-23T12:31:00Z">
              <w:r w:rsidRPr="006F4D27">
                <w:rPr>
                  <w:rFonts w:ascii="Arial" w:hAnsi="Arial" w:cs="Arial"/>
                  <w:sz w:val="20"/>
                  <w:lang w:eastAsia="zh-TW"/>
                </w:rPr>
                <w:t>Not counted/paid on PH</w:t>
              </w:r>
              <w:r>
                <w:rPr>
                  <w:rFonts w:ascii="Arial" w:hAnsi="Arial" w:cs="Arial"/>
                  <w:sz w:val="20"/>
                  <w:lang w:eastAsia="zh-TW"/>
                </w:rPr>
                <w:t xml:space="preserve"> (except where full pay period of LWOP taken)</w:t>
              </w:r>
            </w:ins>
          </w:p>
        </w:tc>
      </w:tr>
      <w:tr w:rsidR="00497C2F" w:rsidRPr="00564A7F" w14:paraId="27546909" w14:textId="77777777" w:rsidTr="00497C2F">
        <w:trPr>
          <w:cantSplit/>
          <w:trHeight w:val="255"/>
          <w:ins w:id="739" w:author="Dawson, Bre (ESI)" w:date="2020-03-23T12:31:00Z"/>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86CBC8" w14:textId="04FFD0A6" w:rsidR="00497C2F" w:rsidRDefault="00497C2F" w:rsidP="00497C2F">
            <w:pPr>
              <w:spacing w:before="40" w:after="40" w:line="240" w:lineRule="auto"/>
              <w:jc w:val="center"/>
              <w:rPr>
                <w:ins w:id="740" w:author="Dawson, Bre (ESI)" w:date="2020-03-23T12:31:00Z"/>
                <w:rFonts w:ascii="Arial" w:hAnsi="Arial" w:cs="Arial"/>
                <w:sz w:val="20"/>
                <w:lang w:eastAsia="zh-TW"/>
              </w:rPr>
            </w:pPr>
            <w:ins w:id="741" w:author="Dawson, Bre (ESI)" w:date="2020-03-23T12:32:00Z">
              <w:r>
                <w:rPr>
                  <w:rFonts w:ascii="Arial" w:hAnsi="Arial" w:cs="Arial"/>
                  <w:sz w:val="20"/>
                  <w:lang w:eastAsia="zh-TW"/>
                </w:rPr>
                <w:t>3009</w:t>
              </w:r>
            </w:ins>
          </w:p>
        </w:tc>
        <w:tc>
          <w:tcPr>
            <w:tcW w:w="2977" w:type="dxa"/>
            <w:tcBorders>
              <w:top w:val="single" w:sz="4" w:space="0" w:color="auto"/>
              <w:left w:val="single" w:sz="4" w:space="0" w:color="auto"/>
              <w:bottom w:val="single" w:sz="4" w:space="0" w:color="auto"/>
              <w:right w:val="single" w:sz="4" w:space="0" w:color="auto"/>
            </w:tcBorders>
            <w:vAlign w:val="center"/>
          </w:tcPr>
          <w:p w14:paraId="34448AD4" w14:textId="0D7701F8" w:rsidR="00497C2F" w:rsidRPr="00F304E0" w:rsidRDefault="00497C2F" w:rsidP="00497C2F">
            <w:pPr>
              <w:spacing w:before="40" w:after="40" w:line="240" w:lineRule="auto"/>
              <w:rPr>
                <w:ins w:id="742" w:author="Dawson, Bre (ESI)" w:date="2020-03-23T12:31:00Z"/>
                <w:rFonts w:ascii="Arial" w:hAnsi="Arial" w:cs="Arial"/>
                <w:sz w:val="20"/>
                <w:lang w:eastAsia="zh-TW"/>
              </w:rPr>
            </w:pPr>
            <w:ins w:id="743" w:author="Dawson, Bre (ESI)" w:date="2020-03-23T12:32:00Z">
              <w:r w:rsidRPr="00497C2F">
                <w:rPr>
                  <w:rFonts w:ascii="Arial" w:hAnsi="Arial" w:cs="Arial"/>
                  <w:sz w:val="20"/>
                  <w:lang w:eastAsia="zh-TW"/>
                </w:rPr>
                <w:t>LWOP-Cultural Leave</w:t>
              </w:r>
            </w:ins>
          </w:p>
        </w:tc>
        <w:tc>
          <w:tcPr>
            <w:tcW w:w="992" w:type="dxa"/>
            <w:tcBorders>
              <w:top w:val="single" w:sz="4" w:space="0" w:color="auto"/>
              <w:left w:val="single" w:sz="4" w:space="0" w:color="auto"/>
              <w:bottom w:val="single" w:sz="4" w:space="0" w:color="auto"/>
              <w:right w:val="single" w:sz="4" w:space="0" w:color="auto"/>
            </w:tcBorders>
            <w:vAlign w:val="center"/>
          </w:tcPr>
          <w:p w14:paraId="448EB252" w14:textId="4077C94E" w:rsidR="00497C2F" w:rsidRDefault="00497C2F" w:rsidP="00497C2F">
            <w:pPr>
              <w:spacing w:before="40" w:after="40" w:line="240" w:lineRule="auto"/>
              <w:jc w:val="center"/>
              <w:rPr>
                <w:ins w:id="744" w:author="Dawson, Bre (ESI)" w:date="2020-03-23T12:31:00Z"/>
                <w:rFonts w:ascii="Arial" w:hAnsi="Arial" w:cs="Arial"/>
                <w:sz w:val="20"/>
                <w:lang w:eastAsia="zh-TW"/>
              </w:rPr>
            </w:pPr>
            <w:ins w:id="745" w:author="Dawson, Bre (ESI)" w:date="2020-03-23T12:32:00Z">
              <w:r>
                <w:rPr>
                  <w:rFonts w:ascii="Arial" w:hAnsi="Arial" w:cs="Arial"/>
                  <w:sz w:val="20"/>
                  <w:lang w:eastAsia="zh-TW"/>
                </w:rPr>
                <w:t>All</w:t>
              </w:r>
            </w:ins>
          </w:p>
        </w:tc>
        <w:tc>
          <w:tcPr>
            <w:tcW w:w="4395" w:type="dxa"/>
            <w:tcBorders>
              <w:top w:val="single" w:sz="4" w:space="0" w:color="auto"/>
              <w:left w:val="single" w:sz="4" w:space="0" w:color="auto"/>
              <w:bottom w:val="single" w:sz="4" w:space="0" w:color="auto"/>
              <w:right w:val="single" w:sz="4" w:space="0" w:color="auto"/>
            </w:tcBorders>
          </w:tcPr>
          <w:p w14:paraId="4E7288E1" w14:textId="77777777" w:rsidR="00497C2F" w:rsidRPr="00EC13BF" w:rsidRDefault="00497C2F" w:rsidP="00497C2F">
            <w:pPr>
              <w:spacing w:before="40" w:after="40" w:line="240" w:lineRule="auto"/>
              <w:rPr>
                <w:ins w:id="746" w:author="Dawson, Bre (ESI)" w:date="2020-03-23T12:32:00Z"/>
                <w:rFonts w:ascii="Arial" w:hAnsi="Arial" w:cs="Arial"/>
                <w:sz w:val="20"/>
                <w:lang w:eastAsia="zh-TW"/>
              </w:rPr>
            </w:pPr>
            <w:ins w:id="747" w:author="Dawson, Bre (ESI)" w:date="2020-03-23T12:32:00Z">
              <w:r w:rsidRPr="00EC13BF">
                <w:rPr>
                  <w:rFonts w:ascii="Arial" w:hAnsi="Arial" w:cs="Arial"/>
                  <w:sz w:val="20"/>
                  <w:lang w:eastAsia="zh-TW"/>
                </w:rPr>
                <w:t xml:space="preserve">Unpaid absence </w:t>
              </w:r>
            </w:ins>
          </w:p>
          <w:p w14:paraId="1AFA0DE3" w14:textId="77777777" w:rsidR="00497C2F" w:rsidRPr="00EC13BF" w:rsidRDefault="00497C2F" w:rsidP="00497C2F">
            <w:pPr>
              <w:spacing w:before="40" w:after="40" w:line="240" w:lineRule="auto"/>
              <w:rPr>
                <w:ins w:id="748" w:author="Dawson, Bre (ESI)" w:date="2020-03-23T12:32:00Z"/>
                <w:rFonts w:ascii="Arial" w:hAnsi="Arial" w:cs="Arial"/>
                <w:sz w:val="20"/>
                <w:lang w:eastAsia="zh-TW"/>
              </w:rPr>
            </w:pPr>
            <w:ins w:id="749" w:author="Dawson, Bre (ESI)" w:date="2020-03-23T12:32:00Z">
              <w:r w:rsidRPr="00EC13BF">
                <w:rPr>
                  <w:rFonts w:ascii="Arial" w:hAnsi="Arial" w:cs="Arial"/>
                  <w:sz w:val="20"/>
                  <w:lang w:eastAsia="zh-TW"/>
                </w:rPr>
                <w:t>Absence</w:t>
              </w:r>
              <w:r>
                <w:rPr>
                  <w:rFonts w:ascii="Arial" w:hAnsi="Arial" w:cs="Arial"/>
                  <w:sz w:val="20"/>
                  <w:lang w:eastAsia="zh-TW"/>
                </w:rPr>
                <w:t xml:space="preserve"> factors down salary accordingly </w:t>
              </w:r>
            </w:ins>
          </w:p>
          <w:p w14:paraId="05F37165" w14:textId="77777777" w:rsidR="00497C2F" w:rsidRDefault="00497C2F" w:rsidP="00497C2F">
            <w:pPr>
              <w:spacing w:before="40" w:after="40" w:line="240" w:lineRule="auto"/>
              <w:rPr>
                <w:ins w:id="750" w:author="Dawson, Bre (ESI)" w:date="2020-03-23T12:32:00Z"/>
                <w:rFonts w:ascii="Arial" w:hAnsi="Arial" w:cs="Arial"/>
                <w:sz w:val="20"/>
                <w:lang w:eastAsia="zh-TW"/>
              </w:rPr>
            </w:pPr>
            <w:ins w:id="751" w:author="Dawson, Bre (ESI)" w:date="2020-03-23T12:32:00Z">
              <w:r w:rsidRPr="00EC13BF">
                <w:rPr>
                  <w:rFonts w:ascii="Arial" w:hAnsi="Arial" w:cs="Arial"/>
                  <w:sz w:val="20"/>
                  <w:lang w:eastAsia="zh-TW"/>
                </w:rPr>
                <w:t xml:space="preserve">Payslip displays dates and hours </w:t>
              </w:r>
            </w:ins>
          </w:p>
          <w:p w14:paraId="6751DE72" w14:textId="77777777" w:rsidR="00497C2F" w:rsidRPr="00EC13BF" w:rsidRDefault="00497C2F" w:rsidP="00497C2F">
            <w:pPr>
              <w:spacing w:before="40" w:after="40" w:line="240" w:lineRule="auto"/>
              <w:rPr>
                <w:ins w:id="752" w:author="Dawson, Bre (ESI)" w:date="2020-03-23T12:32:00Z"/>
                <w:rFonts w:ascii="Arial" w:hAnsi="Arial" w:cs="Arial"/>
                <w:sz w:val="20"/>
                <w:lang w:eastAsia="zh-TW"/>
              </w:rPr>
            </w:pPr>
            <w:ins w:id="753" w:author="Dawson, Bre (ESI)" w:date="2020-03-23T12:32:00Z">
              <w:r w:rsidRPr="00EC13BF">
                <w:rPr>
                  <w:rFonts w:ascii="Arial" w:hAnsi="Arial" w:cs="Arial"/>
                  <w:sz w:val="20"/>
                  <w:lang w:eastAsia="zh-TW"/>
                </w:rPr>
                <w:t xml:space="preserve">No quota entitlement </w:t>
              </w:r>
            </w:ins>
          </w:p>
          <w:p w14:paraId="4ACFA271" w14:textId="77777777" w:rsidR="00497C2F" w:rsidRDefault="00497C2F" w:rsidP="00497C2F">
            <w:pPr>
              <w:spacing w:before="40" w:after="40" w:line="240" w:lineRule="auto"/>
              <w:rPr>
                <w:ins w:id="754" w:author="Dawson, Bre (ESI)" w:date="2020-03-23T12:32:00Z"/>
                <w:rFonts w:ascii="Arial" w:hAnsi="Arial" w:cs="Arial"/>
                <w:sz w:val="20"/>
                <w:lang w:eastAsia="zh-TW"/>
              </w:rPr>
            </w:pPr>
            <w:ins w:id="755" w:author="Dawson, Bre (ESI)" w:date="2020-03-23T12:32:00Z">
              <w:r w:rsidRPr="00EC13BF">
                <w:rPr>
                  <w:rFonts w:ascii="Arial" w:hAnsi="Arial" w:cs="Arial"/>
                  <w:sz w:val="20"/>
                  <w:lang w:eastAsia="zh-TW"/>
                </w:rPr>
                <w:t xml:space="preserve">Impacts AL, SL accrual =&gt;21 calendar days in an anniversary year </w:t>
              </w:r>
            </w:ins>
          </w:p>
          <w:p w14:paraId="315BBC52" w14:textId="1A979987" w:rsidR="00497C2F" w:rsidRDefault="00497C2F" w:rsidP="00497C2F">
            <w:pPr>
              <w:spacing w:before="40" w:after="40" w:line="240" w:lineRule="auto"/>
              <w:rPr>
                <w:ins w:id="756" w:author="Dawson, Bre (ESI)" w:date="2020-03-23T12:31:00Z"/>
                <w:rFonts w:ascii="Arial" w:hAnsi="Arial" w:cs="Arial"/>
                <w:sz w:val="20"/>
                <w:lang w:eastAsia="zh-TW"/>
              </w:rPr>
            </w:pPr>
            <w:ins w:id="757" w:author="Dawson, Bre (ESI)" w:date="2020-03-23T12:32:00Z">
              <w:r w:rsidRPr="006F4D27">
                <w:rPr>
                  <w:rFonts w:ascii="Arial" w:hAnsi="Arial" w:cs="Arial"/>
                  <w:sz w:val="20"/>
                  <w:lang w:eastAsia="zh-TW"/>
                </w:rPr>
                <w:t>Not counted/paid on PH</w:t>
              </w:r>
              <w:r>
                <w:rPr>
                  <w:rFonts w:ascii="Arial" w:hAnsi="Arial" w:cs="Arial"/>
                  <w:sz w:val="20"/>
                  <w:lang w:eastAsia="zh-TW"/>
                </w:rPr>
                <w:t xml:space="preserve"> (except where full pay period of LWOP taken)</w:t>
              </w:r>
            </w:ins>
          </w:p>
        </w:tc>
      </w:tr>
      <w:tr w:rsidR="00497C2F" w:rsidRPr="00564A7F" w14:paraId="140EF32F" w14:textId="77777777" w:rsidTr="00497C2F">
        <w:trPr>
          <w:cantSplit/>
          <w:trHeight w:val="255"/>
          <w:ins w:id="758" w:author="Dawson, Bre (ESI)" w:date="2020-03-23T12:31:00Z"/>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4E508A" w14:textId="765A5958" w:rsidR="00497C2F" w:rsidRDefault="00497C2F" w:rsidP="00497C2F">
            <w:pPr>
              <w:spacing w:before="40" w:after="40" w:line="240" w:lineRule="auto"/>
              <w:jc w:val="center"/>
              <w:rPr>
                <w:ins w:id="759" w:author="Dawson, Bre (ESI)" w:date="2020-03-23T12:31:00Z"/>
                <w:rFonts w:ascii="Arial" w:hAnsi="Arial" w:cs="Arial"/>
                <w:sz w:val="20"/>
                <w:lang w:eastAsia="zh-TW"/>
              </w:rPr>
            </w:pPr>
            <w:ins w:id="760" w:author="Dawson, Bre (ESI)" w:date="2020-03-23T12:32:00Z">
              <w:r>
                <w:rPr>
                  <w:rFonts w:ascii="Arial" w:hAnsi="Arial" w:cs="Arial"/>
                  <w:sz w:val="20"/>
                  <w:lang w:eastAsia="zh-TW"/>
                </w:rPr>
                <w:lastRenderedPageBreak/>
                <w:t>3010</w:t>
              </w:r>
            </w:ins>
          </w:p>
        </w:tc>
        <w:tc>
          <w:tcPr>
            <w:tcW w:w="2977" w:type="dxa"/>
            <w:tcBorders>
              <w:top w:val="single" w:sz="4" w:space="0" w:color="auto"/>
              <w:left w:val="single" w:sz="4" w:space="0" w:color="auto"/>
              <w:bottom w:val="single" w:sz="4" w:space="0" w:color="auto"/>
              <w:right w:val="single" w:sz="4" w:space="0" w:color="auto"/>
            </w:tcBorders>
            <w:vAlign w:val="center"/>
          </w:tcPr>
          <w:p w14:paraId="1374A8E9" w14:textId="5C4A035C" w:rsidR="00497C2F" w:rsidRPr="00F304E0" w:rsidRDefault="00497C2F" w:rsidP="00497C2F">
            <w:pPr>
              <w:spacing w:before="40" w:after="40" w:line="240" w:lineRule="auto"/>
              <w:rPr>
                <w:ins w:id="761" w:author="Dawson, Bre (ESI)" w:date="2020-03-23T12:31:00Z"/>
                <w:rFonts w:ascii="Arial" w:hAnsi="Arial" w:cs="Arial"/>
                <w:sz w:val="20"/>
                <w:lang w:eastAsia="zh-TW"/>
              </w:rPr>
            </w:pPr>
            <w:ins w:id="762" w:author="Dawson, Bre (ESI)" w:date="2020-03-23T12:32:00Z">
              <w:r w:rsidRPr="00497C2F">
                <w:rPr>
                  <w:rFonts w:ascii="Arial" w:hAnsi="Arial" w:cs="Arial"/>
                  <w:sz w:val="20"/>
                  <w:lang w:eastAsia="zh-TW"/>
                </w:rPr>
                <w:t>LWOP-Firefighting &amp;</w:t>
              </w:r>
              <w:proofErr w:type="spellStart"/>
              <w:r w:rsidRPr="00497C2F">
                <w:rPr>
                  <w:rFonts w:ascii="Arial" w:hAnsi="Arial" w:cs="Arial"/>
                  <w:sz w:val="20"/>
                  <w:lang w:eastAsia="zh-TW"/>
                </w:rPr>
                <w:t>Emerg</w:t>
              </w:r>
              <w:proofErr w:type="spellEnd"/>
              <w:r w:rsidRPr="00497C2F">
                <w:rPr>
                  <w:rFonts w:ascii="Arial" w:hAnsi="Arial" w:cs="Arial"/>
                  <w:sz w:val="20"/>
                  <w:lang w:eastAsia="zh-TW"/>
                </w:rPr>
                <w:t>.</w:t>
              </w:r>
            </w:ins>
          </w:p>
        </w:tc>
        <w:tc>
          <w:tcPr>
            <w:tcW w:w="992" w:type="dxa"/>
            <w:tcBorders>
              <w:top w:val="single" w:sz="4" w:space="0" w:color="auto"/>
              <w:left w:val="single" w:sz="4" w:space="0" w:color="auto"/>
              <w:bottom w:val="single" w:sz="4" w:space="0" w:color="auto"/>
              <w:right w:val="single" w:sz="4" w:space="0" w:color="auto"/>
            </w:tcBorders>
            <w:vAlign w:val="center"/>
          </w:tcPr>
          <w:p w14:paraId="7D809FF9" w14:textId="134DBF5F" w:rsidR="00497C2F" w:rsidRDefault="00497C2F" w:rsidP="00497C2F">
            <w:pPr>
              <w:spacing w:before="40" w:after="40" w:line="240" w:lineRule="auto"/>
              <w:jc w:val="center"/>
              <w:rPr>
                <w:ins w:id="763" w:author="Dawson, Bre (ESI)" w:date="2020-03-23T12:31:00Z"/>
                <w:rFonts w:ascii="Arial" w:hAnsi="Arial" w:cs="Arial"/>
                <w:sz w:val="20"/>
                <w:lang w:eastAsia="zh-TW"/>
              </w:rPr>
            </w:pPr>
            <w:ins w:id="764" w:author="Dawson, Bre (ESI)" w:date="2020-03-23T12:32:00Z">
              <w:r>
                <w:rPr>
                  <w:rFonts w:ascii="Arial" w:hAnsi="Arial" w:cs="Arial"/>
                  <w:sz w:val="20"/>
                  <w:lang w:eastAsia="zh-TW"/>
                </w:rPr>
                <w:t>All</w:t>
              </w:r>
            </w:ins>
          </w:p>
        </w:tc>
        <w:tc>
          <w:tcPr>
            <w:tcW w:w="4395" w:type="dxa"/>
            <w:tcBorders>
              <w:top w:val="single" w:sz="4" w:space="0" w:color="auto"/>
              <w:left w:val="single" w:sz="4" w:space="0" w:color="auto"/>
              <w:bottom w:val="single" w:sz="4" w:space="0" w:color="auto"/>
              <w:right w:val="single" w:sz="4" w:space="0" w:color="auto"/>
            </w:tcBorders>
          </w:tcPr>
          <w:p w14:paraId="28B35F81" w14:textId="77777777" w:rsidR="00497C2F" w:rsidRPr="00EC13BF" w:rsidRDefault="00497C2F" w:rsidP="00497C2F">
            <w:pPr>
              <w:spacing w:before="40" w:after="40" w:line="240" w:lineRule="auto"/>
              <w:rPr>
                <w:ins w:id="765" w:author="Dawson, Bre (ESI)" w:date="2020-03-23T12:32:00Z"/>
                <w:rFonts w:ascii="Arial" w:hAnsi="Arial" w:cs="Arial"/>
                <w:sz w:val="20"/>
                <w:lang w:eastAsia="zh-TW"/>
              </w:rPr>
            </w:pPr>
            <w:ins w:id="766" w:author="Dawson, Bre (ESI)" w:date="2020-03-23T12:32:00Z">
              <w:r w:rsidRPr="00EC13BF">
                <w:rPr>
                  <w:rFonts w:ascii="Arial" w:hAnsi="Arial" w:cs="Arial"/>
                  <w:sz w:val="20"/>
                  <w:lang w:eastAsia="zh-TW"/>
                </w:rPr>
                <w:t xml:space="preserve">Unpaid absence </w:t>
              </w:r>
            </w:ins>
          </w:p>
          <w:p w14:paraId="04638FFD" w14:textId="77777777" w:rsidR="00497C2F" w:rsidRPr="00EC13BF" w:rsidRDefault="00497C2F" w:rsidP="00497C2F">
            <w:pPr>
              <w:spacing w:before="40" w:after="40" w:line="240" w:lineRule="auto"/>
              <w:rPr>
                <w:ins w:id="767" w:author="Dawson, Bre (ESI)" w:date="2020-03-23T12:32:00Z"/>
                <w:rFonts w:ascii="Arial" w:hAnsi="Arial" w:cs="Arial"/>
                <w:sz w:val="20"/>
                <w:lang w:eastAsia="zh-TW"/>
              </w:rPr>
            </w:pPr>
            <w:ins w:id="768" w:author="Dawson, Bre (ESI)" w:date="2020-03-23T12:32:00Z">
              <w:r w:rsidRPr="00EC13BF">
                <w:rPr>
                  <w:rFonts w:ascii="Arial" w:hAnsi="Arial" w:cs="Arial"/>
                  <w:sz w:val="20"/>
                  <w:lang w:eastAsia="zh-TW"/>
                </w:rPr>
                <w:t>Absence</w:t>
              </w:r>
              <w:r>
                <w:rPr>
                  <w:rFonts w:ascii="Arial" w:hAnsi="Arial" w:cs="Arial"/>
                  <w:sz w:val="20"/>
                  <w:lang w:eastAsia="zh-TW"/>
                </w:rPr>
                <w:t xml:space="preserve"> factors down salary accordingly </w:t>
              </w:r>
            </w:ins>
          </w:p>
          <w:p w14:paraId="7A979241" w14:textId="77777777" w:rsidR="00497C2F" w:rsidRDefault="00497C2F" w:rsidP="00497C2F">
            <w:pPr>
              <w:spacing w:before="40" w:after="40" w:line="240" w:lineRule="auto"/>
              <w:rPr>
                <w:ins w:id="769" w:author="Dawson, Bre (ESI)" w:date="2020-03-23T12:32:00Z"/>
                <w:rFonts w:ascii="Arial" w:hAnsi="Arial" w:cs="Arial"/>
                <w:sz w:val="20"/>
                <w:lang w:eastAsia="zh-TW"/>
              </w:rPr>
            </w:pPr>
            <w:ins w:id="770" w:author="Dawson, Bre (ESI)" w:date="2020-03-23T12:32:00Z">
              <w:r w:rsidRPr="00EC13BF">
                <w:rPr>
                  <w:rFonts w:ascii="Arial" w:hAnsi="Arial" w:cs="Arial"/>
                  <w:sz w:val="20"/>
                  <w:lang w:eastAsia="zh-TW"/>
                </w:rPr>
                <w:t xml:space="preserve">Payslip displays dates and hours </w:t>
              </w:r>
            </w:ins>
          </w:p>
          <w:p w14:paraId="23D2D468" w14:textId="77777777" w:rsidR="00497C2F" w:rsidRPr="00EC13BF" w:rsidRDefault="00497C2F" w:rsidP="00497C2F">
            <w:pPr>
              <w:spacing w:before="40" w:after="40" w:line="240" w:lineRule="auto"/>
              <w:rPr>
                <w:ins w:id="771" w:author="Dawson, Bre (ESI)" w:date="2020-03-23T12:32:00Z"/>
                <w:rFonts w:ascii="Arial" w:hAnsi="Arial" w:cs="Arial"/>
                <w:sz w:val="20"/>
                <w:lang w:eastAsia="zh-TW"/>
              </w:rPr>
            </w:pPr>
            <w:ins w:id="772" w:author="Dawson, Bre (ESI)" w:date="2020-03-23T12:32:00Z">
              <w:r w:rsidRPr="00EC13BF">
                <w:rPr>
                  <w:rFonts w:ascii="Arial" w:hAnsi="Arial" w:cs="Arial"/>
                  <w:sz w:val="20"/>
                  <w:lang w:eastAsia="zh-TW"/>
                </w:rPr>
                <w:t xml:space="preserve">No quota entitlement </w:t>
              </w:r>
            </w:ins>
          </w:p>
          <w:p w14:paraId="6A2B58F2" w14:textId="77777777" w:rsidR="00497C2F" w:rsidRDefault="00497C2F" w:rsidP="00497C2F">
            <w:pPr>
              <w:spacing w:before="40" w:after="40" w:line="240" w:lineRule="auto"/>
              <w:rPr>
                <w:ins w:id="773" w:author="Dawson, Bre (ESI)" w:date="2020-03-23T12:32:00Z"/>
                <w:rFonts w:ascii="Arial" w:hAnsi="Arial" w:cs="Arial"/>
                <w:sz w:val="20"/>
                <w:lang w:eastAsia="zh-TW"/>
              </w:rPr>
            </w:pPr>
            <w:ins w:id="774" w:author="Dawson, Bre (ESI)" w:date="2020-03-23T12:32:00Z">
              <w:r w:rsidRPr="00EC13BF">
                <w:rPr>
                  <w:rFonts w:ascii="Arial" w:hAnsi="Arial" w:cs="Arial"/>
                  <w:sz w:val="20"/>
                  <w:lang w:eastAsia="zh-TW"/>
                </w:rPr>
                <w:t xml:space="preserve">Impacts AL, SL accrual =&gt;21 calendar days in an anniversary year </w:t>
              </w:r>
            </w:ins>
          </w:p>
          <w:p w14:paraId="4A860F8A" w14:textId="1C001A7A" w:rsidR="00497C2F" w:rsidRDefault="00497C2F" w:rsidP="00497C2F">
            <w:pPr>
              <w:spacing w:before="40" w:after="40" w:line="240" w:lineRule="auto"/>
              <w:rPr>
                <w:ins w:id="775" w:author="Dawson, Bre (ESI)" w:date="2020-03-23T12:31:00Z"/>
                <w:rFonts w:ascii="Arial" w:hAnsi="Arial" w:cs="Arial"/>
                <w:sz w:val="20"/>
                <w:lang w:eastAsia="zh-TW"/>
              </w:rPr>
            </w:pPr>
            <w:ins w:id="776" w:author="Dawson, Bre (ESI)" w:date="2020-03-23T12:32:00Z">
              <w:r w:rsidRPr="006F4D27">
                <w:rPr>
                  <w:rFonts w:ascii="Arial" w:hAnsi="Arial" w:cs="Arial"/>
                  <w:sz w:val="20"/>
                  <w:lang w:eastAsia="zh-TW"/>
                </w:rPr>
                <w:t>Not counted/paid on PH</w:t>
              </w:r>
              <w:r>
                <w:rPr>
                  <w:rFonts w:ascii="Arial" w:hAnsi="Arial" w:cs="Arial"/>
                  <w:sz w:val="20"/>
                  <w:lang w:eastAsia="zh-TW"/>
                </w:rPr>
                <w:t xml:space="preserve"> (except where full pay period of LWOP taken)</w:t>
              </w:r>
            </w:ins>
          </w:p>
        </w:tc>
      </w:tr>
      <w:tr w:rsidR="00497C2F" w:rsidRPr="00564A7F" w14:paraId="543BFB41" w14:textId="77777777" w:rsidTr="00497C2F">
        <w:trPr>
          <w:cantSplit/>
          <w:trHeight w:val="255"/>
          <w:ins w:id="777" w:author="Dawson, Bre (ESI)" w:date="2020-03-23T12:31:00Z"/>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940195" w14:textId="7651401E" w:rsidR="00497C2F" w:rsidRDefault="00497C2F" w:rsidP="00497C2F">
            <w:pPr>
              <w:spacing w:before="40" w:after="40" w:line="240" w:lineRule="auto"/>
              <w:jc w:val="center"/>
              <w:rPr>
                <w:ins w:id="778" w:author="Dawson, Bre (ESI)" w:date="2020-03-23T12:31:00Z"/>
                <w:rFonts w:ascii="Arial" w:hAnsi="Arial" w:cs="Arial"/>
                <w:sz w:val="20"/>
                <w:lang w:eastAsia="zh-TW"/>
              </w:rPr>
            </w:pPr>
            <w:ins w:id="779" w:author="Dawson, Bre (ESI)" w:date="2020-03-23T12:32:00Z">
              <w:r>
                <w:rPr>
                  <w:rFonts w:ascii="Arial" w:hAnsi="Arial" w:cs="Arial"/>
                  <w:sz w:val="20"/>
                  <w:lang w:eastAsia="zh-TW"/>
                </w:rPr>
                <w:t>3011</w:t>
              </w:r>
            </w:ins>
          </w:p>
        </w:tc>
        <w:tc>
          <w:tcPr>
            <w:tcW w:w="2977" w:type="dxa"/>
            <w:tcBorders>
              <w:top w:val="single" w:sz="4" w:space="0" w:color="auto"/>
              <w:left w:val="single" w:sz="4" w:space="0" w:color="auto"/>
              <w:bottom w:val="single" w:sz="4" w:space="0" w:color="auto"/>
              <w:right w:val="single" w:sz="4" w:space="0" w:color="auto"/>
            </w:tcBorders>
            <w:vAlign w:val="center"/>
          </w:tcPr>
          <w:p w14:paraId="750D6ABF" w14:textId="279ECDE4" w:rsidR="00497C2F" w:rsidRPr="00F304E0" w:rsidRDefault="00497C2F" w:rsidP="00497C2F">
            <w:pPr>
              <w:spacing w:before="40" w:after="40" w:line="240" w:lineRule="auto"/>
              <w:rPr>
                <w:ins w:id="780" w:author="Dawson, Bre (ESI)" w:date="2020-03-23T12:31:00Z"/>
                <w:rFonts w:ascii="Arial" w:hAnsi="Arial" w:cs="Arial"/>
                <w:sz w:val="20"/>
                <w:lang w:eastAsia="zh-TW"/>
              </w:rPr>
            </w:pPr>
            <w:ins w:id="781" w:author="Dawson, Bre (ESI)" w:date="2020-03-23T12:32:00Z">
              <w:r w:rsidRPr="00497C2F">
                <w:rPr>
                  <w:rFonts w:ascii="Arial" w:hAnsi="Arial" w:cs="Arial"/>
                  <w:sz w:val="20"/>
                  <w:lang w:eastAsia="zh-TW"/>
                </w:rPr>
                <w:t xml:space="preserve">LWOP-Parliamentary </w:t>
              </w:r>
              <w:proofErr w:type="spellStart"/>
              <w:r w:rsidRPr="00497C2F">
                <w:rPr>
                  <w:rFonts w:ascii="Arial" w:hAnsi="Arial" w:cs="Arial"/>
                  <w:sz w:val="20"/>
                  <w:lang w:eastAsia="zh-TW"/>
                </w:rPr>
                <w:t>Candt</w:t>
              </w:r>
              <w:proofErr w:type="spellEnd"/>
              <w:r w:rsidRPr="00497C2F">
                <w:rPr>
                  <w:rFonts w:ascii="Arial" w:hAnsi="Arial" w:cs="Arial"/>
                  <w:sz w:val="20"/>
                  <w:lang w:eastAsia="zh-TW"/>
                </w:rPr>
                <w:t>.</w:t>
              </w:r>
            </w:ins>
          </w:p>
        </w:tc>
        <w:tc>
          <w:tcPr>
            <w:tcW w:w="992" w:type="dxa"/>
            <w:tcBorders>
              <w:top w:val="single" w:sz="4" w:space="0" w:color="auto"/>
              <w:left w:val="single" w:sz="4" w:space="0" w:color="auto"/>
              <w:bottom w:val="single" w:sz="4" w:space="0" w:color="auto"/>
              <w:right w:val="single" w:sz="4" w:space="0" w:color="auto"/>
            </w:tcBorders>
            <w:vAlign w:val="center"/>
          </w:tcPr>
          <w:p w14:paraId="1EC51561" w14:textId="6BC9C124" w:rsidR="00497C2F" w:rsidRDefault="00497C2F" w:rsidP="00497C2F">
            <w:pPr>
              <w:spacing w:before="40" w:after="40" w:line="240" w:lineRule="auto"/>
              <w:jc w:val="center"/>
              <w:rPr>
                <w:ins w:id="782" w:author="Dawson, Bre (ESI)" w:date="2020-03-23T12:31:00Z"/>
                <w:rFonts w:ascii="Arial" w:hAnsi="Arial" w:cs="Arial"/>
                <w:sz w:val="20"/>
                <w:lang w:eastAsia="zh-TW"/>
              </w:rPr>
            </w:pPr>
            <w:ins w:id="783" w:author="Dawson, Bre (ESI)" w:date="2020-03-23T12:32:00Z">
              <w:r>
                <w:rPr>
                  <w:rFonts w:ascii="Arial" w:hAnsi="Arial" w:cs="Arial"/>
                  <w:sz w:val="20"/>
                  <w:lang w:eastAsia="zh-TW"/>
                </w:rPr>
                <w:t>All</w:t>
              </w:r>
            </w:ins>
          </w:p>
        </w:tc>
        <w:tc>
          <w:tcPr>
            <w:tcW w:w="4395" w:type="dxa"/>
            <w:tcBorders>
              <w:top w:val="single" w:sz="4" w:space="0" w:color="auto"/>
              <w:left w:val="single" w:sz="4" w:space="0" w:color="auto"/>
              <w:bottom w:val="single" w:sz="4" w:space="0" w:color="auto"/>
              <w:right w:val="single" w:sz="4" w:space="0" w:color="auto"/>
            </w:tcBorders>
          </w:tcPr>
          <w:p w14:paraId="36037BFD" w14:textId="77777777" w:rsidR="00497C2F" w:rsidRPr="00EC13BF" w:rsidRDefault="00497C2F" w:rsidP="00497C2F">
            <w:pPr>
              <w:spacing w:before="40" w:after="40" w:line="240" w:lineRule="auto"/>
              <w:rPr>
                <w:ins w:id="784" w:author="Dawson, Bre (ESI)" w:date="2020-03-23T12:32:00Z"/>
                <w:rFonts w:ascii="Arial" w:hAnsi="Arial" w:cs="Arial"/>
                <w:sz w:val="20"/>
                <w:lang w:eastAsia="zh-TW"/>
              </w:rPr>
            </w:pPr>
            <w:ins w:id="785" w:author="Dawson, Bre (ESI)" w:date="2020-03-23T12:32:00Z">
              <w:r w:rsidRPr="00EC13BF">
                <w:rPr>
                  <w:rFonts w:ascii="Arial" w:hAnsi="Arial" w:cs="Arial"/>
                  <w:sz w:val="20"/>
                  <w:lang w:eastAsia="zh-TW"/>
                </w:rPr>
                <w:t xml:space="preserve">Unpaid absence </w:t>
              </w:r>
            </w:ins>
          </w:p>
          <w:p w14:paraId="3EB860C4" w14:textId="77777777" w:rsidR="00497C2F" w:rsidRPr="00EC13BF" w:rsidRDefault="00497C2F" w:rsidP="00497C2F">
            <w:pPr>
              <w:spacing w:before="40" w:after="40" w:line="240" w:lineRule="auto"/>
              <w:rPr>
                <w:ins w:id="786" w:author="Dawson, Bre (ESI)" w:date="2020-03-23T12:32:00Z"/>
                <w:rFonts w:ascii="Arial" w:hAnsi="Arial" w:cs="Arial"/>
                <w:sz w:val="20"/>
                <w:lang w:eastAsia="zh-TW"/>
              </w:rPr>
            </w:pPr>
            <w:ins w:id="787" w:author="Dawson, Bre (ESI)" w:date="2020-03-23T12:32:00Z">
              <w:r w:rsidRPr="00EC13BF">
                <w:rPr>
                  <w:rFonts w:ascii="Arial" w:hAnsi="Arial" w:cs="Arial"/>
                  <w:sz w:val="20"/>
                  <w:lang w:eastAsia="zh-TW"/>
                </w:rPr>
                <w:t>Absence</w:t>
              </w:r>
              <w:r>
                <w:rPr>
                  <w:rFonts w:ascii="Arial" w:hAnsi="Arial" w:cs="Arial"/>
                  <w:sz w:val="20"/>
                  <w:lang w:eastAsia="zh-TW"/>
                </w:rPr>
                <w:t xml:space="preserve"> factors down salary accordingly </w:t>
              </w:r>
            </w:ins>
          </w:p>
          <w:p w14:paraId="42652076" w14:textId="77777777" w:rsidR="00497C2F" w:rsidRDefault="00497C2F" w:rsidP="00497C2F">
            <w:pPr>
              <w:spacing w:before="40" w:after="40" w:line="240" w:lineRule="auto"/>
              <w:rPr>
                <w:ins w:id="788" w:author="Dawson, Bre (ESI)" w:date="2020-03-23T12:32:00Z"/>
                <w:rFonts w:ascii="Arial" w:hAnsi="Arial" w:cs="Arial"/>
                <w:sz w:val="20"/>
                <w:lang w:eastAsia="zh-TW"/>
              </w:rPr>
            </w:pPr>
            <w:ins w:id="789" w:author="Dawson, Bre (ESI)" w:date="2020-03-23T12:32:00Z">
              <w:r w:rsidRPr="00EC13BF">
                <w:rPr>
                  <w:rFonts w:ascii="Arial" w:hAnsi="Arial" w:cs="Arial"/>
                  <w:sz w:val="20"/>
                  <w:lang w:eastAsia="zh-TW"/>
                </w:rPr>
                <w:t xml:space="preserve">Payslip displays dates and hours </w:t>
              </w:r>
            </w:ins>
          </w:p>
          <w:p w14:paraId="3C9B1FDD" w14:textId="77777777" w:rsidR="00497C2F" w:rsidRPr="00EC13BF" w:rsidRDefault="00497C2F" w:rsidP="00497C2F">
            <w:pPr>
              <w:spacing w:before="40" w:after="40" w:line="240" w:lineRule="auto"/>
              <w:rPr>
                <w:ins w:id="790" w:author="Dawson, Bre (ESI)" w:date="2020-03-23T12:32:00Z"/>
                <w:rFonts w:ascii="Arial" w:hAnsi="Arial" w:cs="Arial"/>
                <w:sz w:val="20"/>
                <w:lang w:eastAsia="zh-TW"/>
              </w:rPr>
            </w:pPr>
            <w:ins w:id="791" w:author="Dawson, Bre (ESI)" w:date="2020-03-23T12:32:00Z">
              <w:r w:rsidRPr="00EC13BF">
                <w:rPr>
                  <w:rFonts w:ascii="Arial" w:hAnsi="Arial" w:cs="Arial"/>
                  <w:sz w:val="20"/>
                  <w:lang w:eastAsia="zh-TW"/>
                </w:rPr>
                <w:t xml:space="preserve">No quota entitlement </w:t>
              </w:r>
            </w:ins>
          </w:p>
          <w:p w14:paraId="262248B0" w14:textId="77777777" w:rsidR="00497C2F" w:rsidRDefault="00497C2F" w:rsidP="00497C2F">
            <w:pPr>
              <w:spacing w:before="40" w:after="40" w:line="240" w:lineRule="auto"/>
              <w:rPr>
                <w:ins w:id="792" w:author="Dawson, Bre (ESI)" w:date="2020-03-23T12:32:00Z"/>
                <w:rFonts w:ascii="Arial" w:hAnsi="Arial" w:cs="Arial"/>
                <w:sz w:val="20"/>
                <w:lang w:eastAsia="zh-TW"/>
              </w:rPr>
            </w:pPr>
            <w:ins w:id="793" w:author="Dawson, Bre (ESI)" w:date="2020-03-23T12:32:00Z">
              <w:r w:rsidRPr="00EC13BF">
                <w:rPr>
                  <w:rFonts w:ascii="Arial" w:hAnsi="Arial" w:cs="Arial"/>
                  <w:sz w:val="20"/>
                  <w:lang w:eastAsia="zh-TW"/>
                </w:rPr>
                <w:t xml:space="preserve">Impacts AL, SL accrual =&gt;21 calendar days in an anniversary year </w:t>
              </w:r>
            </w:ins>
          </w:p>
          <w:p w14:paraId="09D1E49C" w14:textId="0C4B54E4" w:rsidR="00497C2F" w:rsidRDefault="00497C2F" w:rsidP="00497C2F">
            <w:pPr>
              <w:spacing w:before="40" w:after="40" w:line="240" w:lineRule="auto"/>
              <w:rPr>
                <w:ins w:id="794" w:author="Dawson, Bre (ESI)" w:date="2020-03-23T12:31:00Z"/>
                <w:rFonts w:ascii="Arial" w:hAnsi="Arial" w:cs="Arial"/>
                <w:sz w:val="20"/>
                <w:lang w:eastAsia="zh-TW"/>
              </w:rPr>
            </w:pPr>
            <w:ins w:id="795" w:author="Dawson, Bre (ESI)" w:date="2020-03-23T12:32:00Z">
              <w:r w:rsidRPr="006F4D27">
                <w:rPr>
                  <w:rFonts w:ascii="Arial" w:hAnsi="Arial" w:cs="Arial"/>
                  <w:sz w:val="20"/>
                  <w:lang w:eastAsia="zh-TW"/>
                </w:rPr>
                <w:t>Not counted/paid on PH</w:t>
              </w:r>
              <w:r>
                <w:rPr>
                  <w:rFonts w:ascii="Arial" w:hAnsi="Arial" w:cs="Arial"/>
                  <w:sz w:val="20"/>
                  <w:lang w:eastAsia="zh-TW"/>
                </w:rPr>
                <w:t xml:space="preserve"> (except where full pay period of LWOP taken)</w:t>
              </w:r>
            </w:ins>
          </w:p>
        </w:tc>
      </w:tr>
      <w:tr w:rsidR="00497C2F" w:rsidRPr="00564A7F" w14:paraId="1A143761" w14:textId="77777777" w:rsidTr="00497C2F">
        <w:trPr>
          <w:cantSplit/>
          <w:trHeight w:val="255"/>
          <w:ins w:id="796" w:author="Dawson, Bre (ESI)" w:date="2020-03-23T12:31:00Z"/>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0E1469" w14:textId="2E0410B6" w:rsidR="00497C2F" w:rsidRDefault="00497C2F" w:rsidP="00497C2F">
            <w:pPr>
              <w:spacing w:before="40" w:after="40" w:line="240" w:lineRule="auto"/>
              <w:jc w:val="center"/>
              <w:rPr>
                <w:ins w:id="797" w:author="Dawson, Bre (ESI)" w:date="2020-03-23T12:31:00Z"/>
                <w:rFonts w:ascii="Arial" w:hAnsi="Arial" w:cs="Arial"/>
                <w:sz w:val="20"/>
                <w:lang w:eastAsia="zh-TW"/>
              </w:rPr>
            </w:pPr>
            <w:ins w:id="798" w:author="Dawson, Bre (ESI)" w:date="2020-03-23T12:32:00Z">
              <w:r>
                <w:rPr>
                  <w:rFonts w:ascii="Arial" w:hAnsi="Arial" w:cs="Arial"/>
                  <w:sz w:val="20"/>
                  <w:lang w:eastAsia="zh-TW"/>
                </w:rPr>
                <w:t>3012</w:t>
              </w:r>
            </w:ins>
          </w:p>
        </w:tc>
        <w:tc>
          <w:tcPr>
            <w:tcW w:w="2977" w:type="dxa"/>
            <w:tcBorders>
              <w:top w:val="single" w:sz="4" w:space="0" w:color="auto"/>
              <w:left w:val="single" w:sz="4" w:space="0" w:color="auto"/>
              <w:bottom w:val="single" w:sz="4" w:space="0" w:color="auto"/>
              <w:right w:val="single" w:sz="4" w:space="0" w:color="auto"/>
            </w:tcBorders>
            <w:vAlign w:val="center"/>
          </w:tcPr>
          <w:p w14:paraId="5A320F2E" w14:textId="027809D2" w:rsidR="00497C2F" w:rsidRPr="00F304E0" w:rsidRDefault="00497C2F" w:rsidP="00497C2F">
            <w:pPr>
              <w:spacing w:before="40" w:after="40" w:line="240" w:lineRule="auto"/>
              <w:rPr>
                <w:ins w:id="799" w:author="Dawson, Bre (ESI)" w:date="2020-03-23T12:31:00Z"/>
                <w:rFonts w:ascii="Arial" w:hAnsi="Arial" w:cs="Arial"/>
                <w:sz w:val="20"/>
                <w:lang w:eastAsia="zh-TW"/>
              </w:rPr>
            </w:pPr>
            <w:ins w:id="800" w:author="Dawson, Bre (ESI)" w:date="2020-03-23T12:32:00Z">
              <w:r w:rsidRPr="00497C2F">
                <w:rPr>
                  <w:rFonts w:ascii="Arial" w:hAnsi="Arial" w:cs="Arial"/>
                  <w:sz w:val="20"/>
                  <w:lang w:eastAsia="zh-TW"/>
                </w:rPr>
                <w:t>LWOP-Sporting Event</w:t>
              </w:r>
            </w:ins>
          </w:p>
        </w:tc>
        <w:tc>
          <w:tcPr>
            <w:tcW w:w="992" w:type="dxa"/>
            <w:tcBorders>
              <w:top w:val="single" w:sz="4" w:space="0" w:color="auto"/>
              <w:left w:val="single" w:sz="4" w:space="0" w:color="auto"/>
              <w:bottom w:val="single" w:sz="4" w:space="0" w:color="auto"/>
              <w:right w:val="single" w:sz="4" w:space="0" w:color="auto"/>
            </w:tcBorders>
            <w:vAlign w:val="center"/>
          </w:tcPr>
          <w:p w14:paraId="4D7D4E79" w14:textId="544121B9" w:rsidR="00497C2F" w:rsidRDefault="00497C2F" w:rsidP="00497C2F">
            <w:pPr>
              <w:spacing w:before="40" w:after="40" w:line="240" w:lineRule="auto"/>
              <w:jc w:val="center"/>
              <w:rPr>
                <w:ins w:id="801" w:author="Dawson, Bre (ESI)" w:date="2020-03-23T12:31:00Z"/>
                <w:rFonts w:ascii="Arial" w:hAnsi="Arial" w:cs="Arial"/>
                <w:sz w:val="20"/>
                <w:lang w:eastAsia="zh-TW"/>
              </w:rPr>
            </w:pPr>
            <w:ins w:id="802" w:author="Dawson, Bre (ESI)" w:date="2020-03-23T12:32:00Z">
              <w:r>
                <w:rPr>
                  <w:rFonts w:ascii="Arial" w:hAnsi="Arial" w:cs="Arial"/>
                  <w:sz w:val="20"/>
                  <w:lang w:eastAsia="zh-TW"/>
                </w:rPr>
                <w:t>All</w:t>
              </w:r>
            </w:ins>
          </w:p>
        </w:tc>
        <w:tc>
          <w:tcPr>
            <w:tcW w:w="4395" w:type="dxa"/>
            <w:tcBorders>
              <w:top w:val="single" w:sz="4" w:space="0" w:color="auto"/>
              <w:left w:val="single" w:sz="4" w:space="0" w:color="auto"/>
              <w:bottom w:val="single" w:sz="4" w:space="0" w:color="auto"/>
              <w:right w:val="single" w:sz="4" w:space="0" w:color="auto"/>
            </w:tcBorders>
          </w:tcPr>
          <w:p w14:paraId="61B79417" w14:textId="77777777" w:rsidR="00497C2F" w:rsidRPr="00EC13BF" w:rsidRDefault="00497C2F" w:rsidP="00497C2F">
            <w:pPr>
              <w:spacing w:before="40" w:after="40" w:line="240" w:lineRule="auto"/>
              <w:rPr>
                <w:ins w:id="803" w:author="Dawson, Bre (ESI)" w:date="2020-03-23T12:32:00Z"/>
                <w:rFonts w:ascii="Arial" w:hAnsi="Arial" w:cs="Arial"/>
                <w:sz w:val="20"/>
                <w:lang w:eastAsia="zh-TW"/>
              </w:rPr>
            </w:pPr>
            <w:ins w:id="804" w:author="Dawson, Bre (ESI)" w:date="2020-03-23T12:32:00Z">
              <w:r w:rsidRPr="00EC13BF">
                <w:rPr>
                  <w:rFonts w:ascii="Arial" w:hAnsi="Arial" w:cs="Arial"/>
                  <w:sz w:val="20"/>
                  <w:lang w:eastAsia="zh-TW"/>
                </w:rPr>
                <w:t xml:space="preserve">Unpaid absence </w:t>
              </w:r>
            </w:ins>
          </w:p>
          <w:p w14:paraId="5AB9270C" w14:textId="77777777" w:rsidR="00497C2F" w:rsidRPr="00EC13BF" w:rsidRDefault="00497C2F" w:rsidP="00497C2F">
            <w:pPr>
              <w:spacing w:before="40" w:after="40" w:line="240" w:lineRule="auto"/>
              <w:rPr>
                <w:ins w:id="805" w:author="Dawson, Bre (ESI)" w:date="2020-03-23T12:32:00Z"/>
                <w:rFonts w:ascii="Arial" w:hAnsi="Arial" w:cs="Arial"/>
                <w:sz w:val="20"/>
                <w:lang w:eastAsia="zh-TW"/>
              </w:rPr>
            </w:pPr>
            <w:ins w:id="806" w:author="Dawson, Bre (ESI)" w:date="2020-03-23T12:32:00Z">
              <w:r w:rsidRPr="00EC13BF">
                <w:rPr>
                  <w:rFonts w:ascii="Arial" w:hAnsi="Arial" w:cs="Arial"/>
                  <w:sz w:val="20"/>
                  <w:lang w:eastAsia="zh-TW"/>
                </w:rPr>
                <w:t>Absence</w:t>
              </w:r>
              <w:r>
                <w:rPr>
                  <w:rFonts w:ascii="Arial" w:hAnsi="Arial" w:cs="Arial"/>
                  <w:sz w:val="20"/>
                  <w:lang w:eastAsia="zh-TW"/>
                </w:rPr>
                <w:t xml:space="preserve"> factors down salary accordingly </w:t>
              </w:r>
            </w:ins>
          </w:p>
          <w:p w14:paraId="0C1BD865" w14:textId="77777777" w:rsidR="00497C2F" w:rsidRDefault="00497C2F" w:rsidP="00497C2F">
            <w:pPr>
              <w:spacing w:before="40" w:after="40" w:line="240" w:lineRule="auto"/>
              <w:rPr>
                <w:ins w:id="807" w:author="Dawson, Bre (ESI)" w:date="2020-03-23T12:32:00Z"/>
                <w:rFonts w:ascii="Arial" w:hAnsi="Arial" w:cs="Arial"/>
                <w:sz w:val="20"/>
                <w:lang w:eastAsia="zh-TW"/>
              </w:rPr>
            </w:pPr>
            <w:ins w:id="808" w:author="Dawson, Bre (ESI)" w:date="2020-03-23T12:32:00Z">
              <w:r w:rsidRPr="00EC13BF">
                <w:rPr>
                  <w:rFonts w:ascii="Arial" w:hAnsi="Arial" w:cs="Arial"/>
                  <w:sz w:val="20"/>
                  <w:lang w:eastAsia="zh-TW"/>
                </w:rPr>
                <w:t xml:space="preserve">Payslip displays dates and hours </w:t>
              </w:r>
            </w:ins>
          </w:p>
          <w:p w14:paraId="234956C9" w14:textId="77777777" w:rsidR="00497C2F" w:rsidRPr="00EC13BF" w:rsidRDefault="00497C2F" w:rsidP="00497C2F">
            <w:pPr>
              <w:spacing w:before="40" w:after="40" w:line="240" w:lineRule="auto"/>
              <w:rPr>
                <w:ins w:id="809" w:author="Dawson, Bre (ESI)" w:date="2020-03-23T12:32:00Z"/>
                <w:rFonts w:ascii="Arial" w:hAnsi="Arial" w:cs="Arial"/>
                <w:sz w:val="20"/>
                <w:lang w:eastAsia="zh-TW"/>
              </w:rPr>
            </w:pPr>
            <w:ins w:id="810" w:author="Dawson, Bre (ESI)" w:date="2020-03-23T12:32:00Z">
              <w:r w:rsidRPr="00EC13BF">
                <w:rPr>
                  <w:rFonts w:ascii="Arial" w:hAnsi="Arial" w:cs="Arial"/>
                  <w:sz w:val="20"/>
                  <w:lang w:eastAsia="zh-TW"/>
                </w:rPr>
                <w:t xml:space="preserve">No quota entitlement </w:t>
              </w:r>
            </w:ins>
          </w:p>
          <w:p w14:paraId="4F932A6B" w14:textId="77777777" w:rsidR="00497C2F" w:rsidRDefault="00497C2F" w:rsidP="00497C2F">
            <w:pPr>
              <w:spacing w:before="40" w:after="40" w:line="240" w:lineRule="auto"/>
              <w:rPr>
                <w:ins w:id="811" w:author="Dawson, Bre (ESI)" w:date="2020-03-23T12:32:00Z"/>
                <w:rFonts w:ascii="Arial" w:hAnsi="Arial" w:cs="Arial"/>
                <w:sz w:val="20"/>
                <w:lang w:eastAsia="zh-TW"/>
              </w:rPr>
            </w:pPr>
            <w:ins w:id="812" w:author="Dawson, Bre (ESI)" w:date="2020-03-23T12:32:00Z">
              <w:r w:rsidRPr="00EC13BF">
                <w:rPr>
                  <w:rFonts w:ascii="Arial" w:hAnsi="Arial" w:cs="Arial"/>
                  <w:sz w:val="20"/>
                  <w:lang w:eastAsia="zh-TW"/>
                </w:rPr>
                <w:t xml:space="preserve">Impacts AL, SL accrual =&gt;21 calendar days in an anniversary year </w:t>
              </w:r>
            </w:ins>
          </w:p>
          <w:p w14:paraId="5B384DF9" w14:textId="5BCF3D0F" w:rsidR="00497C2F" w:rsidRDefault="00497C2F" w:rsidP="00497C2F">
            <w:pPr>
              <w:spacing w:before="40" w:after="40" w:line="240" w:lineRule="auto"/>
              <w:rPr>
                <w:ins w:id="813" w:author="Dawson, Bre (ESI)" w:date="2020-03-23T12:31:00Z"/>
                <w:rFonts w:ascii="Arial" w:hAnsi="Arial" w:cs="Arial"/>
                <w:sz w:val="20"/>
                <w:lang w:eastAsia="zh-TW"/>
              </w:rPr>
            </w:pPr>
            <w:ins w:id="814" w:author="Dawson, Bre (ESI)" w:date="2020-03-23T12:32:00Z">
              <w:r w:rsidRPr="006F4D27">
                <w:rPr>
                  <w:rFonts w:ascii="Arial" w:hAnsi="Arial" w:cs="Arial"/>
                  <w:sz w:val="20"/>
                  <w:lang w:eastAsia="zh-TW"/>
                </w:rPr>
                <w:t>Not counted/paid on PH</w:t>
              </w:r>
              <w:r>
                <w:rPr>
                  <w:rFonts w:ascii="Arial" w:hAnsi="Arial" w:cs="Arial"/>
                  <w:sz w:val="20"/>
                  <w:lang w:eastAsia="zh-TW"/>
                </w:rPr>
                <w:t xml:space="preserve"> (except where full pay period of LWOP taken)</w:t>
              </w:r>
            </w:ins>
          </w:p>
        </w:tc>
      </w:tr>
      <w:tr w:rsidR="00497C2F" w:rsidRPr="00564A7F" w14:paraId="39C419C0" w14:textId="77777777" w:rsidTr="00497C2F">
        <w:trPr>
          <w:cantSplit/>
          <w:trHeight w:val="255"/>
          <w:ins w:id="815" w:author="Dawson, Bre (ESI)" w:date="2020-03-23T12:31:00Z"/>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9FE461" w14:textId="77777777" w:rsidR="00497C2F" w:rsidRPr="00F304E0" w:rsidRDefault="00497C2F" w:rsidP="00497C2F">
            <w:pPr>
              <w:spacing w:before="40" w:after="40" w:line="240" w:lineRule="auto"/>
              <w:jc w:val="center"/>
              <w:rPr>
                <w:ins w:id="816" w:author="Dawson, Bre (ESI)" w:date="2020-03-23T12:31:00Z"/>
                <w:rFonts w:ascii="Arial" w:hAnsi="Arial" w:cs="Arial"/>
                <w:sz w:val="20"/>
                <w:lang w:eastAsia="zh-TW"/>
              </w:rPr>
            </w:pPr>
            <w:ins w:id="817" w:author="Dawson, Bre (ESI)" w:date="2020-03-23T12:31:00Z">
              <w:r>
                <w:rPr>
                  <w:rFonts w:ascii="Arial" w:hAnsi="Arial" w:cs="Arial"/>
                  <w:sz w:val="20"/>
                  <w:lang w:eastAsia="zh-TW"/>
                </w:rPr>
                <w:t>3020</w:t>
              </w:r>
            </w:ins>
          </w:p>
        </w:tc>
        <w:tc>
          <w:tcPr>
            <w:tcW w:w="2977" w:type="dxa"/>
            <w:tcBorders>
              <w:top w:val="single" w:sz="4" w:space="0" w:color="auto"/>
              <w:left w:val="single" w:sz="4" w:space="0" w:color="auto"/>
              <w:bottom w:val="single" w:sz="4" w:space="0" w:color="auto"/>
              <w:right w:val="single" w:sz="4" w:space="0" w:color="auto"/>
            </w:tcBorders>
            <w:vAlign w:val="center"/>
          </w:tcPr>
          <w:p w14:paraId="2E0946D0" w14:textId="77777777" w:rsidR="00497C2F" w:rsidRPr="00F304E0" w:rsidRDefault="00497C2F" w:rsidP="00497C2F">
            <w:pPr>
              <w:spacing w:before="40" w:after="40" w:line="240" w:lineRule="auto"/>
              <w:rPr>
                <w:ins w:id="818" w:author="Dawson, Bre (ESI)" w:date="2020-03-23T12:31:00Z"/>
                <w:rFonts w:ascii="Arial" w:hAnsi="Arial" w:cs="Arial"/>
                <w:sz w:val="20"/>
                <w:lang w:eastAsia="zh-TW"/>
              </w:rPr>
            </w:pPr>
            <w:ins w:id="819" w:author="Dawson, Bre (ESI)" w:date="2020-03-23T12:31:00Z">
              <w:r w:rsidRPr="00F304E0">
                <w:rPr>
                  <w:rFonts w:ascii="Arial" w:hAnsi="Arial" w:cs="Arial"/>
                  <w:sz w:val="20"/>
                  <w:lang w:eastAsia="zh-TW"/>
                </w:rPr>
                <w:t>Casual Absence</w:t>
              </w:r>
            </w:ins>
          </w:p>
        </w:tc>
        <w:tc>
          <w:tcPr>
            <w:tcW w:w="992" w:type="dxa"/>
            <w:tcBorders>
              <w:top w:val="single" w:sz="4" w:space="0" w:color="auto"/>
              <w:left w:val="single" w:sz="4" w:space="0" w:color="auto"/>
              <w:bottom w:val="single" w:sz="4" w:space="0" w:color="auto"/>
              <w:right w:val="single" w:sz="4" w:space="0" w:color="auto"/>
            </w:tcBorders>
            <w:vAlign w:val="center"/>
          </w:tcPr>
          <w:p w14:paraId="34EE70C8" w14:textId="77777777" w:rsidR="00497C2F" w:rsidRPr="00564A7F" w:rsidRDefault="00497C2F" w:rsidP="00497C2F">
            <w:pPr>
              <w:spacing w:before="40" w:after="40" w:line="240" w:lineRule="auto"/>
              <w:jc w:val="center"/>
              <w:rPr>
                <w:ins w:id="820" w:author="Dawson, Bre (ESI)" w:date="2020-03-23T12:31:00Z"/>
                <w:rFonts w:ascii="Arial" w:hAnsi="Arial" w:cs="Arial"/>
                <w:sz w:val="20"/>
                <w:lang w:eastAsia="zh-TW"/>
              </w:rPr>
            </w:pPr>
            <w:ins w:id="821" w:author="Dawson, Bre (ESI)" w:date="2020-03-23T12:31:00Z">
              <w:r>
                <w:rPr>
                  <w:rFonts w:ascii="Arial" w:hAnsi="Arial" w:cs="Arial"/>
                  <w:sz w:val="20"/>
                  <w:lang w:eastAsia="zh-TW"/>
                </w:rPr>
                <w:t>All</w:t>
              </w:r>
            </w:ins>
          </w:p>
        </w:tc>
        <w:tc>
          <w:tcPr>
            <w:tcW w:w="4395" w:type="dxa"/>
            <w:tcBorders>
              <w:top w:val="single" w:sz="4" w:space="0" w:color="auto"/>
              <w:left w:val="single" w:sz="4" w:space="0" w:color="auto"/>
              <w:bottom w:val="single" w:sz="4" w:space="0" w:color="auto"/>
              <w:right w:val="single" w:sz="4" w:space="0" w:color="auto"/>
            </w:tcBorders>
          </w:tcPr>
          <w:p w14:paraId="3A696C9E" w14:textId="77777777" w:rsidR="00497C2F" w:rsidRDefault="00497C2F" w:rsidP="00497C2F">
            <w:pPr>
              <w:spacing w:before="40" w:after="40" w:line="240" w:lineRule="auto"/>
              <w:rPr>
                <w:ins w:id="822" w:author="Dawson, Bre (ESI)" w:date="2020-03-23T12:31:00Z"/>
                <w:rFonts w:ascii="Arial" w:hAnsi="Arial" w:cs="Arial"/>
                <w:sz w:val="20"/>
                <w:lang w:eastAsia="zh-TW"/>
              </w:rPr>
            </w:pPr>
            <w:ins w:id="823" w:author="Dawson, Bre (ESI)" w:date="2020-03-23T12:31:00Z">
              <w:r>
                <w:rPr>
                  <w:rFonts w:ascii="Arial" w:hAnsi="Arial" w:cs="Arial"/>
                  <w:sz w:val="20"/>
                  <w:lang w:eastAsia="zh-TW"/>
                </w:rPr>
                <w:t xml:space="preserve">Unpaid absence </w:t>
              </w:r>
            </w:ins>
          </w:p>
          <w:p w14:paraId="7978B992" w14:textId="77777777" w:rsidR="00497C2F" w:rsidRPr="006F4D27" w:rsidRDefault="00497C2F" w:rsidP="00497C2F">
            <w:pPr>
              <w:spacing w:before="40" w:after="40" w:line="240" w:lineRule="auto"/>
              <w:rPr>
                <w:ins w:id="824" w:author="Dawson, Bre (ESI)" w:date="2020-03-23T12:31:00Z"/>
                <w:rFonts w:ascii="Arial" w:hAnsi="Arial" w:cs="Arial"/>
                <w:sz w:val="20"/>
                <w:lang w:eastAsia="zh-TW"/>
              </w:rPr>
            </w:pPr>
            <w:ins w:id="825" w:author="Dawson, Bre (ESI)" w:date="2020-03-23T12:31:00Z">
              <w:r w:rsidRPr="006F4D27">
                <w:rPr>
                  <w:rFonts w:ascii="Arial" w:hAnsi="Arial" w:cs="Arial"/>
                  <w:sz w:val="20"/>
                  <w:lang w:eastAsia="zh-TW"/>
                </w:rPr>
                <w:t>Absence will not be valuated</w:t>
              </w:r>
            </w:ins>
          </w:p>
          <w:p w14:paraId="2773FD84" w14:textId="77777777" w:rsidR="00497C2F" w:rsidRDefault="00497C2F" w:rsidP="00497C2F">
            <w:pPr>
              <w:spacing w:before="40" w:after="40" w:line="240" w:lineRule="auto"/>
              <w:rPr>
                <w:ins w:id="826" w:author="Dawson, Bre (ESI)" w:date="2020-03-23T12:31:00Z"/>
                <w:rFonts w:ascii="Arial" w:hAnsi="Arial" w:cs="Arial"/>
                <w:sz w:val="20"/>
                <w:lang w:eastAsia="zh-TW"/>
              </w:rPr>
            </w:pPr>
            <w:ins w:id="827" w:author="Dawson, Bre (ESI)" w:date="2020-03-23T12:31:00Z">
              <w:r w:rsidRPr="006F4D27">
                <w:rPr>
                  <w:rFonts w:ascii="Arial" w:hAnsi="Arial" w:cs="Arial"/>
                  <w:sz w:val="20"/>
                  <w:lang w:eastAsia="zh-TW"/>
                </w:rPr>
                <w:t>Payslip displays dates/hours only</w:t>
              </w:r>
            </w:ins>
          </w:p>
          <w:p w14:paraId="27D184F3" w14:textId="77777777" w:rsidR="00497C2F" w:rsidRDefault="00497C2F" w:rsidP="00497C2F">
            <w:pPr>
              <w:spacing w:before="40" w:after="40" w:line="240" w:lineRule="auto"/>
              <w:rPr>
                <w:ins w:id="828" w:author="Dawson, Bre (ESI)" w:date="2020-03-23T12:31:00Z"/>
                <w:rFonts w:ascii="Arial" w:hAnsi="Arial" w:cs="Arial"/>
                <w:sz w:val="20"/>
                <w:lang w:eastAsia="zh-TW"/>
              </w:rPr>
            </w:pPr>
            <w:ins w:id="829" w:author="Dawson, Bre (ESI)" w:date="2020-03-23T12:31:00Z">
              <w:r>
                <w:rPr>
                  <w:rFonts w:ascii="Arial" w:hAnsi="Arial" w:cs="Arial"/>
                  <w:sz w:val="20"/>
                  <w:lang w:eastAsia="zh-TW"/>
                </w:rPr>
                <w:t xml:space="preserve">No quota entitlement </w:t>
              </w:r>
            </w:ins>
          </w:p>
          <w:p w14:paraId="2BE62982" w14:textId="77777777" w:rsidR="00497C2F" w:rsidRDefault="00497C2F" w:rsidP="00497C2F">
            <w:pPr>
              <w:spacing w:before="40" w:after="40" w:line="240" w:lineRule="auto"/>
              <w:rPr>
                <w:ins w:id="830" w:author="Dawson, Bre (ESI)" w:date="2020-03-23T12:31:00Z"/>
                <w:rFonts w:ascii="Arial" w:hAnsi="Arial" w:cs="Arial"/>
                <w:sz w:val="20"/>
                <w:lang w:eastAsia="zh-TW"/>
              </w:rPr>
            </w:pPr>
            <w:ins w:id="831" w:author="Dawson, Bre (ESI)" w:date="2020-03-23T12:31:00Z">
              <w:r>
                <w:rPr>
                  <w:rFonts w:ascii="Arial" w:hAnsi="Arial" w:cs="Arial"/>
                  <w:sz w:val="20"/>
                  <w:lang w:eastAsia="zh-TW"/>
                </w:rPr>
                <w:t xml:space="preserve">No impact to accruals </w:t>
              </w:r>
            </w:ins>
          </w:p>
          <w:p w14:paraId="37D321CA" w14:textId="77777777" w:rsidR="00497C2F" w:rsidRPr="00564A7F" w:rsidRDefault="00497C2F" w:rsidP="00497C2F">
            <w:pPr>
              <w:spacing w:before="40" w:after="40" w:line="240" w:lineRule="auto"/>
              <w:rPr>
                <w:ins w:id="832" w:author="Dawson, Bre (ESI)" w:date="2020-03-23T12:31:00Z"/>
                <w:rFonts w:ascii="Arial" w:hAnsi="Arial" w:cs="Arial"/>
                <w:sz w:val="20"/>
                <w:lang w:eastAsia="zh-TW"/>
              </w:rPr>
            </w:pPr>
            <w:ins w:id="833" w:author="Dawson, Bre (ESI)" w:date="2020-03-23T12:31:00Z">
              <w:r w:rsidRPr="003877E0">
                <w:rPr>
                  <w:rFonts w:ascii="Arial" w:hAnsi="Arial" w:cs="Arial"/>
                  <w:sz w:val="20"/>
                  <w:lang w:eastAsia="zh-TW"/>
                </w:rPr>
                <w:t>Counted on a PH</w:t>
              </w:r>
            </w:ins>
          </w:p>
        </w:tc>
      </w:tr>
    </w:tbl>
    <w:p w14:paraId="0AA88BCA" w14:textId="5DB2B4B9" w:rsidR="00497C2F" w:rsidRDefault="00497C2F">
      <w:pPr>
        <w:rPr>
          <w:ins w:id="834" w:author="Dawson, Bre (ESI)" w:date="2020-03-23T12:32:00Z"/>
        </w:rPr>
      </w:pPr>
    </w:p>
    <w:p w14:paraId="2BCC06DC" w14:textId="77777777" w:rsidR="00497C2F" w:rsidRDefault="00497C2F">
      <w:pPr>
        <w:rPr>
          <w:ins w:id="835" w:author="Dawson, Bre (ESI)" w:date="2020-03-23T12:31:00Z"/>
        </w:rPr>
      </w:pPr>
    </w:p>
    <w:p w14:paraId="69DA590A" w14:textId="7CD9D2B4" w:rsidR="00497C2F" w:rsidRDefault="00497C2F" w:rsidP="00497C2F">
      <w:pPr>
        <w:rPr>
          <w:ins w:id="836" w:author="Dawson, Bre (ESI)" w:date="2020-03-23T12:33:00Z"/>
          <w:rFonts w:ascii="Arial" w:hAnsi="Arial" w:cs="Arial"/>
          <w:sz w:val="22"/>
          <w:szCs w:val="22"/>
        </w:rPr>
      </w:pPr>
      <w:ins w:id="837" w:author="Dawson, Bre (ESI)" w:date="2020-03-23T12:33:00Z">
        <w:r>
          <w:rPr>
            <w:rFonts w:ascii="Arial" w:hAnsi="Arial" w:cs="Arial"/>
            <w:sz w:val="22"/>
            <w:szCs w:val="22"/>
          </w:rPr>
          <w:t xml:space="preserve">The following unpaid Leave of Absences will be available – </w:t>
        </w:r>
      </w:ins>
    </w:p>
    <w:tbl>
      <w:tblPr>
        <w:tblW w:w="9498" w:type="dxa"/>
        <w:tblInd w:w="108" w:type="dxa"/>
        <w:tblLayout w:type="fixed"/>
        <w:tblLook w:val="0000" w:firstRow="0" w:lastRow="0" w:firstColumn="0" w:lastColumn="0" w:noHBand="0" w:noVBand="0"/>
      </w:tblPr>
      <w:tblGrid>
        <w:gridCol w:w="1134"/>
        <w:gridCol w:w="2977"/>
        <w:gridCol w:w="992"/>
        <w:gridCol w:w="4395"/>
      </w:tblGrid>
      <w:tr w:rsidR="00497C2F" w:rsidRPr="00F1402B" w14:paraId="4E662271" w14:textId="77777777" w:rsidTr="00BE221F">
        <w:trPr>
          <w:cantSplit/>
          <w:trHeight w:val="255"/>
          <w:ins w:id="838" w:author="Dawson, Bre (ESI)" w:date="2020-03-23T12:33:00Z"/>
        </w:trPr>
        <w:tc>
          <w:tcPr>
            <w:tcW w:w="1134"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tcPr>
          <w:p w14:paraId="7896C4CC" w14:textId="77777777" w:rsidR="00497C2F" w:rsidRPr="00DE1D4E" w:rsidRDefault="00497C2F" w:rsidP="00BE221F">
            <w:pPr>
              <w:spacing w:before="40" w:after="40" w:line="240" w:lineRule="auto"/>
              <w:jc w:val="center"/>
              <w:rPr>
                <w:ins w:id="839" w:author="Dawson, Bre (ESI)" w:date="2020-03-23T12:33:00Z"/>
                <w:rFonts w:ascii="Arial" w:hAnsi="Arial" w:cs="Arial"/>
                <w:b/>
                <w:sz w:val="20"/>
                <w:lang w:eastAsia="zh-TW"/>
              </w:rPr>
            </w:pPr>
            <w:ins w:id="840" w:author="Dawson, Bre (ESI)" w:date="2020-03-23T12:33:00Z">
              <w:r w:rsidRPr="00DE1D4E">
                <w:rPr>
                  <w:rFonts w:ascii="Arial" w:hAnsi="Arial" w:cs="Arial"/>
                  <w:b/>
                  <w:sz w:val="20"/>
                  <w:lang w:eastAsia="zh-TW"/>
                </w:rPr>
                <w:t>Absence Type</w:t>
              </w:r>
            </w:ins>
          </w:p>
        </w:tc>
        <w:tc>
          <w:tcPr>
            <w:tcW w:w="2977"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4B08C317" w14:textId="77777777" w:rsidR="00497C2F" w:rsidRPr="00DE1D4E" w:rsidRDefault="00497C2F" w:rsidP="00BE221F">
            <w:pPr>
              <w:spacing w:before="40" w:after="40" w:line="240" w:lineRule="auto"/>
              <w:rPr>
                <w:ins w:id="841" w:author="Dawson, Bre (ESI)" w:date="2020-03-23T12:33:00Z"/>
                <w:rFonts w:ascii="Arial" w:hAnsi="Arial" w:cs="Arial"/>
                <w:b/>
                <w:sz w:val="20"/>
                <w:lang w:eastAsia="zh-TW"/>
              </w:rPr>
            </w:pPr>
            <w:ins w:id="842" w:author="Dawson, Bre (ESI)" w:date="2020-03-23T12:33:00Z">
              <w:r w:rsidRPr="00DE1D4E">
                <w:rPr>
                  <w:rFonts w:ascii="Arial" w:hAnsi="Arial" w:cs="Arial"/>
                  <w:b/>
                  <w:sz w:val="20"/>
                  <w:lang w:eastAsia="zh-TW"/>
                </w:rPr>
                <w:t>Absence text</w:t>
              </w:r>
            </w:ins>
          </w:p>
        </w:tc>
        <w:tc>
          <w:tcPr>
            <w:tcW w:w="992"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2A31224C" w14:textId="77777777" w:rsidR="00497C2F" w:rsidRPr="00DE1D4E" w:rsidRDefault="00497C2F" w:rsidP="00BE221F">
            <w:pPr>
              <w:spacing w:before="40" w:after="40" w:line="240" w:lineRule="auto"/>
              <w:jc w:val="center"/>
              <w:rPr>
                <w:ins w:id="843" w:author="Dawson, Bre (ESI)" w:date="2020-03-23T12:33:00Z"/>
                <w:rFonts w:ascii="Arial" w:hAnsi="Arial" w:cs="Arial"/>
                <w:b/>
                <w:sz w:val="20"/>
                <w:lang w:eastAsia="zh-TW"/>
              </w:rPr>
            </w:pPr>
            <w:ins w:id="844" w:author="Dawson, Bre (ESI)" w:date="2020-03-23T12:33:00Z">
              <w:r w:rsidRPr="00DE1D4E">
                <w:rPr>
                  <w:rFonts w:ascii="Arial" w:hAnsi="Arial" w:cs="Arial"/>
                  <w:b/>
                  <w:sz w:val="20"/>
                  <w:lang w:eastAsia="zh-TW"/>
                </w:rPr>
                <w:t>Entity</w:t>
              </w:r>
            </w:ins>
          </w:p>
        </w:tc>
        <w:tc>
          <w:tcPr>
            <w:tcW w:w="439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39FD8863" w14:textId="77777777" w:rsidR="00497C2F" w:rsidRPr="00DE1D4E" w:rsidRDefault="00497C2F" w:rsidP="00BE221F">
            <w:pPr>
              <w:spacing w:before="40" w:after="40" w:line="240" w:lineRule="auto"/>
              <w:rPr>
                <w:ins w:id="845" w:author="Dawson, Bre (ESI)" w:date="2020-03-23T12:33:00Z"/>
                <w:rFonts w:ascii="Arial" w:hAnsi="Arial" w:cs="Arial"/>
                <w:b/>
                <w:sz w:val="20"/>
                <w:lang w:eastAsia="zh-TW"/>
              </w:rPr>
            </w:pPr>
            <w:ins w:id="846" w:author="Dawson, Bre (ESI)" w:date="2020-03-23T12:33:00Z">
              <w:r w:rsidRPr="00DE1D4E">
                <w:rPr>
                  <w:rFonts w:ascii="Arial" w:hAnsi="Arial" w:cs="Arial"/>
                  <w:b/>
                  <w:sz w:val="20"/>
                  <w:lang w:eastAsia="zh-TW"/>
                </w:rPr>
                <w:t>Meaning / Use</w:t>
              </w:r>
            </w:ins>
          </w:p>
        </w:tc>
      </w:tr>
      <w:bookmarkEnd w:id="705"/>
      <w:tr w:rsidR="00AC2E82" w:rsidRPr="00F1402B" w14:paraId="3C56908B" w14:textId="77777777" w:rsidTr="00BE221F">
        <w:trPr>
          <w:cantSplit/>
          <w:trHeight w:val="255"/>
          <w:ins w:id="847" w:author="Dawson, Bre (ESI)" w:date="2020-03-23T12:34:00Z"/>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42DA2A" w14:textId="77777777" w:rsidR="00AC2E82" w:rsidRPr="00A22E7E" w:rsidRDefault="00AC2E82" w:rsidP="00BE221F">
            <w:pPr>
              <w:spacing w:before="40" w:after="40" w:line="240" w:lineRule="auto"/>
              <w:jc w:val="center"/>
              <w:rPr>
                <w:ins w:id="848" w:author="Dawson, Bre (ESI)" w:date="2020-03-23T12:34:00Z"/>
                <w:rFonts w:ascii="Arial" w:hAnsi="Arial" w:cs="Arial"/>
                <w:sz w:val="20"/>
                <w:lang w:eastAsia="zh-TW"/>
              </w:rPr>
            </w:pPr>
            <w:ins w:id="849" w:author="Dawson, Bre (ESI)" w:date="2020-03-23T12:34:00Z">
              <w:r>
                <w:rPr>
                  <w:rFonts w:ascii="Arial" w:hAnsi="Arial" w:cs="Arial"/>
                  <w:sz w:val="20"/>
                  <w:lang w:eastAsia="zh-TW"/>
                </w:rPr>
                <w:t>3302</w:t>
              </w:r>
            </w:ins>
          </w:p>
        </w:tc>
        <w:tc>
          <w:tcPr>
            <w:tcW w:w="2977" w:type="dxa"/>
            <w:tcBorders>
              <w:top w:val="single" w:sz="4" w:space="0" w:color="auto"/>
              <w:left w:val="single" w:sz="4" w:space="0" w:color="auto"/>
              <w:bottom w:val="single" w:sz="4" w:space="0" w:color="auto"/>
              <w:right w:val="single" w:sz="4" w:space="0" w:color="auto"/>
            </w:tcBorders>
            <w:vAlign w:val="center"/>
          </w:tcPr>
          <w:p w14:paraId="06B82A12" w14:textId="77777777" w:rsidR="00AC2E82" w:rsidRPr="00A22E7E" w:rsidRDefault="00AC2E82" w:rsidP="00BE221F">
            <w:pPr>
              <w:spacing w:before="40" w:after="40" w:line="240" w:lineRule="auto"/>
              <w:rPr>
                <w:ins w:id="850" w:author="Dawson, Bre (ESI)" w:date="2020-03-23T12:34:00Z"/>
                <w:rFonts w:ascii="Arial" w:hAnsi="Arial" w:cs="Arial"/>
                <w:sz w:val="20"/>
                <w:lang w:eastAsia="zh-TW"/>
              </w:rPr>
            </w:pPr>
            <w:ins w:id="851" w:author="Dawson, Bre (ESI)" w:date="2020-03-23T12:34:00Z">
              <w:r w:rsidRPr="00A22E7E">
                <w:rPr>
                  <w:rFonts w:ascii="Arial" w:hAnsi="Arial" w:cs="Arial"/>
                  <w:sz w:val="20"/>
                  <w:lang w:eastAsia="zh-TW"/>
                </w:rPr>
                <w:t>Parental Primary Carer Pro-Rata</w:t>
              </w:r>
            </w:ins>
          </w:p>
        </w:tc>
        <w:tc>
          <w:tcPr>
            <w:tcW w:w="992" w:type="dxa"/>
            <w:tcBorders>
              <w:top w:val="single" w:sz="4" w:space="0" w:color="auto"/>
              <w:left w:val="single" w:sz="4" w:space="0" w:color="auto"/>
              <w:bottom w:val="single" w:sz="4" w:space="0" w:color="auto"/>
              <w:right w:val="single" w:sz="4" w:space="0" w:color="auto"/>
            </w:tcBorders>
            <w:vAlign w:val="center"/>
          </w:tcPr>
          <w:p w14:paraId="6232997A" w14:textId="77777777" w:rsidR="00AC2E82" w:rsidRDefault="00AC2E82" w:rsidP="00BE221F">
            <w:pPr>
              <w:spacing w:before="40" w:after="40" w:line="240" w:lineRule="auto"/>
              <w:jc w:val="center"/>
              <w:rPr>
                <w:ins w:id="852" w:author="Dawson, Bre (ESI)" w:date="2020-03-23T12:34:00Z"/>
                <w:rFonts w:ascii="Arial" w:hAnsi="Arial" w:cs="Arial"/>
                <w:sz w:val="20"/>
                <w:lang w:eastAsia="zh-TW"/>
              </w:rPr>
            </w:pPr>
            <w:ins w:id="853" w:author="Dawson, Bre (ESI)" w:date="2020-03-23T12:34:00Z">
              <w:r>
                <w:rPr>
                  <w:rFonts w:ascii="Arial" w:hAnsi="Arial" w:cs="Arial"/>
                  <w:sz w:val="20"/>
                  <w:lang w:eastAsia="zh-TW"/>
                </w:rPr>
                <w:t>All</w:t>
              </w:r>
            </w:ins>
          </w:p>
        </w:tc>
        <w:tc>
          <w:tcPr>
            <w:tcW w:w="4395" w:type="dxa"/>
            <w:tcBorders>
              <w:top w:val="single" w:sz="4" w:space="0" w:color="auto"/>
              <w:left w:val="single" w:sz="4" w:space="0" w:color="auto"/>
              <w:bottom w:val="single" w:sz="4" w:space="0" w:color="auto"/>
              <w:right w:val="single" w:sz="4" w:space="0" w:color="auto"/>
            </w:tcBorders>
          </w:tcPr>
          <w:p w14:paraId="4A36CC37" w14:textId="77777777" w:rsidR="00AC2E82" w:rsidRPr="004E3510" w:rsidRDefault="00AC2E82" w:rsidP="00BE221F">
            <w:pPr>
              <w:spacing w:before="40" w:after="40" w:line="240" w:lineRule="auto"/>
              <w:rPr>
                <w:ins w:id="854" w:author="Dawson, Bre (ESI)" w:date="2020-03-23T12:34:00Z"/>
                <w:rFonts w:ascii="Arial" w:hAnsi="Arial" w:cs="Arial"/>
                <w:sz w:val="20"/>
                <w:lang w:eastAsia="zh-TW"/>
              </w:rPr>
            </w:pPr>
            <w:ins w:id="855" w:author="Dawson, Bre (ESI)" w:date="2020-03-23T12:34:00Z">
              <w:r w:rsidRPr="004E3510">
                <w:rPr>
                  <w:rFonts w:ascii="Arial" w:hAnsi="Arial" w:cs="Arial"/>
                  <w:sz w:val="20"/>
                  <w:lang w:eastAsia="zh-TW"/>
                </w:rPr>
                <w:t xml:space="preserve">Unpaid absence </w:t>
              </w:r>
              <w:r>
                <w:rPr>
                  <w:rFonts w:ascii="Arial" w:hAnsi="Arial" w:cs="Arial"/>
                  <w:sz w:val="20"/>
                  <w:lang w:eastAsia="zh-TW"/>
                </w:rPr>
                <w:t>(LOA)</w:t>
              </w:r>
            </w:ins>
          </w:p>
          <w:p w14:paraId="33452D3A" w14:textId="77777777" w:rsidR="00AC2E82" w:rsidRPr="006F4D27" w:rsidRDefault="00AC2E82" w:rsidP="00BE221F">
            <w:pPr>
              <w:widowControl w:val="0"/>
              <w:spacing w:before="40" w:after="40" w:line="240" w:lineRule="auto"/>
              <w:jc w:val="both"/>
              <w:rPr>
                <w:ins w:id="856" w:author="Dawson, Bre (ESI)" w:date="2020-03-23T12:34:00Z"/>
                <w:rFonts w:ascii="Arial" w:hAnsi="Arial" w:cs="Arial"/>
                <w:sz w:val="20"/>
                <w:lang w:eastAsia="zh-TW"/>
              </w:rPr>
            </w:pPr>
            <w:ins w:id="857" w:author="Dawson, Bre (ESI)" w:date="2020-03-23T12:34:00Z">
              <w:r w:rsidRPr="006F4D27">
                <w:rPr>
                  <w:rFonts w:ascii="Arial" w:hAnsi="Arial" w:cs="Arial"/>
                  <w:sz w:val="20"/>
                  <w:lang w:eastAsia="zh-TW"/>
                </w:rPr>
                <w:t xml:space="preserve">Absence will be treated as an unpaid absence (&lt;3 YOS RMIT), payment to be calculated manually and uploaded; Refer to Payroll BP for details </w:t>
              </w:r>
            </w:ins>
          </w:p>
          <w:p w14:paraId="7FE4DC57" w14:textId="77777777" w:rsidR="00AC2E82" w:rsidRPr="006F4D27" w:rsidRDefault="00AC2E82" w:rsidP="00BE221F">
            <w:pPr>
              <w:spacing w:before="40" w:after="40" w:line="240" w:lineRule="auto"/>
              <w:rPr>
                <w:ins w:id="858" w:author="Dawson, Bre (ESI)" w:date="2020-03-23T12:34:00Z"/>
                <w:rFonts w:ascii="Arial" w:hAnsi="Arial" w:cs="Arial"/>
                <w:sz w:val="20"/>
                <w:lang w:eastAsia="zh-TW"/>
              </w:rPr>
            </w:pPr>
            <w:ins w:id="859" w:author="Dawson, Bre (ESI)" w:date="2020-03-23T12:34:00Z">
              <w:r w:rsidRPr="004E3510">
                <w:rPr>
                  <w:rFonts w:ascii="Arial" w:hAnsi="Arial" w:cs="Arial"/>
                  <w:sz w:val="20"/>
                  <w:lang w:eastAsia="zh-TW"/>
                </w:rPr>
                <w:t>Payslip displays dates/hours only</w:t>
              </w:r>
              <w:r w:rsidRPr="006F4D27">
                <w:rPr>
                  <w:rFonts w:ascii="Arial" w:hAnsi="Arial" w:cs="Arial"/>
                  <w:sz w:val="20"/>
                  <w:lang w:eastAsia="zh-TW"/>
                </w:rPr>
                <w:t xml:space="preserve"> </w:t>
              </w:r>
            </w:ins>
          </w:p>
          <w:p w14:paraId="09E5E062" w14:textId="77777777" w:rsidR="00AC2E82" w:rsidRPr="004E3510" w:rsidRDefault="00AC2E82" w:rsidP="00BE221F">
            <w:pPr>
              <w:spacing w:before="40" w:after="40" w:line="240" w:lineRule="auto"/>
              <w:rPr>
                <w:ins w:id="860" w:author="Dawson, Bre (ESI)" w:date="2020-03-23T12:34:00Z"/>
                <w:rFonts w:ascii="Arial" w:hAnsi="Arial" w:cs="Arial"/>
                <w:sz w:val="20"/>
                <w:lang w:eastAsia="zh-TW"/>
              </w:rPr>
            </w:pPr>
            <w:ins w:id="861" w:author="Dawson, Bre (ESI)" w:date="2020-03-23T12:34:00Z">
              <w:r w:rsidRPr="004E3510">
                <w:rPr>
                  <w:rFonts w:ascii="Arial" w:hAnsi="Arial" w:cs="Arial"/>
                  <w:sz w:val="20"/>
                  <w:lang w:eastAsia="zh-TW"/>
                </w:rPr>
                <w:t xml:space="preserve">No quota entitlement </w:t>
              </w:r>
            </w:ins>
          </w:p>
          <w:p w14:paraId="52DDBCEF" w14:textId="77777777" w:rsidR="00AC2E82" w:rsidRPr="004E3510" w:rsidRDefault="00AC2E82" w:rsidP="00BE221F">
            <w:pPr>
              <w:spacing w:before="40" w:after="40" w:line="240" w:lineRule="auto"/>
              <w:rPr>
                <w:ins w:id="862" w:author="Dawson, Bre (ESI)" w:date="2020-03-23T12:34:00Z"/>
                <w:rFonts w:ascii="Arial" w:hAnsi="Arial" w:cs="Arial"/>
                <w:sz w:val="20"/>
                <w:lang w:eastAsia="zh-TW"/>
              </w:rPr>
            </w:pPr>
            <w:ins w:id="863" w:author="Dawson, Bre (ESI)" w:date="2020-03-23T12:34:00Z">
              <w:r w:rsidRPr="004E3510">
                <w:rPr>
                  <w:rFonts w:ascii="Arial" w:hAnsi="Arial" w:cs="Arial"/>
                  <w:sz w:val="20"/>
                  <w:lang w:eastAsia="zh-TW"/>
                </w:rPr>
                <w:t xml:space="preserve">No impact to accruals </w:t>
              </w:r>
            </w:ins>
          </w:p>
          <w:p w14:paraId="1FA5F28B" w14:textId="77777777" w:rsidR="00AC2E82" w:rsidRPr="004E3510" w:rsidRDefault="00AC2E82" w:rsidP="00BE221F">
            <w:pPr>
              <w:spacing w:before="40" w:after="40" w:line="240" w:lineRule="auto"/>
              <w:rPr>
                <w:ins w:id="864" w:author="Dawson, Bre (ESI)" w:date="2020-03-23T12:34:00Z"/>
                <w:rFonts w:ascii="Arial" w:hAnsi="Arial" w:cs="Arial"/>
                <w:sz w:val="20"/>
                <w:lang w:eastAsia="zh-TW"/>
              </w:rPr>
            </w:pPr>
            <w:ins w:id="865" w:author="Dawson, Bre (ESI)" w:date="2020-03-23T12:34:00Z">
              <w:r w:rsidRPr="006F4D27">
                <w:rPr>
                  <w:rFonts w:ascii="Arial" w:hAnsi="Arial" w:cs="Arial"/>
                  <w:sz w:val="20"/>
                  <w:lang w:eastAsia="zh-TW"/>
                </w:rPr>
                <w:t>Not counted/paid on PH</w:t>
              </w:r>
            </w:ins>
          </w:p>
        </w:tc>
      </w:tr>
      <w:tr w:rsidR="00063D37" w:rsidRPr="00F1402B" w14:paraId="0A81E3C7"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0CA270" w14:textId="3AC9F747" w:rsidR="00063D37" w:rsidRPr="00F304E0" w:rsidRDefault="00063D37" w:rsidP="00F304E0">
            <w:pPr>
              <w:spacing w:before="40" w:after="40" w:line="240" w:lineRule="auto"/>
              <w:jc w:val="center"/>
              <w:rPr>
                <w:rFonts w:ascii="Arial" w:hAnsi="Arial" w:cs="Arial"/>
                <w:sz w:val="20"/>
                <w:lang w:eastAsia="zh-TW"/>
              </w:rPr>
            </w:pPr>
            <w:del w:id="866" w:author="Dawson, Bre (ESI)" w:date="2020-03-23T12:11:00Z">
              <w:r w:rsidRPr="00F304E0" w:rsidDel="00A97E0F">
                <w:rPr>
                  <w:rFonts w:ascii="Arial" w:hAnsi="Arial" w:cs="Arial"/>
                  <w:sz w:val="20"/>
                  <w:lang w:eastAsia="zh-TW"/>
                </w:rPr>
                <w:lastRenderedPageBreak/>
                <w:delText>3019</w:delText>
              </w:r>
            </w:del>
            <w:ins w:id="867" w:author="Dawson, Bre (ESI)" w:date="2020-03-23T12:11:00Z">
              <w:r w:rsidR="00A97E0F">
                <w:rPr>
                  <w:rFonts w:ascii="Arial" w:hAnsi="Arial" w:cs="Arial"/>
                  <w:sz w:val="20"/>
                  <w:lang w:eastAsia="zh-TW"/>
                </w:rPr>
                <w:t>3305</w:t>
              </w:r>
            </w:ins>
          </w:p>
        </w:tc>
        <w:tc>
          <w:tcPr>
            <w:tcW w:w="2977" w:type="dxa"/>
            <w:tcBorders>
              <w:top w:val="single" w:sz="4" w:space="0" w:color="auto"/>
              <w:left w:val="single" w:sz="4" w:space="0" w:color="auto"/>
              <w:bottom w:val="single" w:sz="4" w:space="0" w:color="auto"/>
              <w:right w:val="single" w:sz="4" w:space="0" w:color="auto"/>
            </w:tcBorders>
            <w:vAlign w:val="center"/>
          </w:tcPr>
          <w:p w14:paraId="70C06572" w14:textId="77777777" w:rsidR="00063D37" w:rsidRPr="00F304E0" w:rsidRDefault="00063D37" w:rsidP="00F304E0">
            <w:pPr>
              <w:spacing w:before="40" w:after="40" w:line="240" w:lineRule="auto"/>
              <w:rPr>
                <w:rFonts w:ascii="Arial" w:hAnsi="Arial" w:cs="Arial"/>
                <w:sz w:val="20"/>
                <w:lang w:eastAsia="zh-TW"/>
              </w:rPr>
            </w:pPr>
            <w:r w:rsidRPr="00F304E0">
              <w:rPr>
                <w:rFonts w:ascii="Arial" w:hAnsi="Arial" w:cs="Arial"/>
                <w:sz w:val="20"/>
                <w:lang w:eastAsia="zh-TW"/>
              </w:rPr>
              <w:t>Temp Incapacity</w:t>
            </w:r>
          </w:p>
        </w:tc>
        <w:tc>
          <w:tcPr>
            <w:tcW w:w="992" w:type="dxa"/>
            <w:tcBorders>
              <w:top w:val="single" w:sz="4" w:space="0" w:color="auto"/>
              <w:left w:val="single" w:sz="4" w:space="0" w:color="auto"/>
              <w:bottom w:val="single" w:sz="4" w:space="0" w:color="auto"/>
              <w:right w:val="single" w:sz="4" w:space="0" w:color="auto"/>
            </w:tcBorders>
            <w:vAlign w:val="center"/>
          </w:tcPr>
          <w:p w14:paraId="2000C08D" w14:textId="77777777" w:rsidR="00063D37" w:rsidRPr="00564A7F" w:rsidRDefault="00063D37" w:rsidP="00181F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57E797B2" w14:textId="5C3428FC" w:rsidR="00063D37" w:rsidRPr="00EC13BF" w:rsidRDefault="00063D37" w:rsidP="00181FE0">
            <w:pPr>
              <w:spacing w:before="40" w:after="40" w:line="240" w:lineRule="auto"/>
              <w:rPr>
                <w:rFonts w:ascii="Arial" w:hAnsi="Arial" w:cs="Arial"/>
                <w:sz w:val="20"/>
                <w:lang w:eastAsia="zh-TW"/>
              </w:rPr>
            </w:pPr>
            <w:r w:rsidRPr="00EC13BF">
              <w:rPr>
                <w:rFonts w:ascii="Arial" w:hAnsi="Arial" w:cs="Arial"/>
                <w:sz w:val="20"/>
                <w:lang w:eastAsia="zh-TW"/>
              </w:rPr>
              <w:t xml:space="preserve">Unpaid absence </w:t>
            </w:r>
            <w:ins w:id="868" w:author="Dawson, Bre (ESI)" w:date="2020-03-23T12:12:00Z">
              <w:r w:rsidR="00DA36A7">
                <w:rPr>
                  <w:rFonts w:ascii="Arial" w:hAnsi="Arial" w:cs="Arial"/>
                  <w:sz w:val="20"/>
                  <w:lang w:eastAsia="zh-TW"/>
                </w:rPr>
                <w:t>(LOA)</w:t>
              </w:r>
            </w:ins>
          </w:p>
          <w:p w14:paraId="367D6E29" w14:textId="77777777" w:rsidR="00DA36A7" w:rsidRPr="00EC13BF" w:rsidRDefault="00DA36A7" w:rsidP="00DA36A7">
            <w:pPr>
              <w:spacing w:before="40" w:after="40" w:line="240" w:lineRule="auto"/>
              <w:rPr>
                <w:ins w:id="869" w:author="Dawson, Bre (ESI)" w:date="2020-03-23T12:12:00Z"/>
                <w:rFonts w:ascii="Arial" w:hAnsi="Arial" w:cs="Arial"/>
                <w:sz w:val="20"/>
                <w:lang w:eastAsia="zh-TW"/>
              </w:rPr>
            </w:pPr>
            <w:ins w:id="870" w:author="Dawson, Bre (ESI)" w:date="2020-03-23T12:12:00Z">
              <w:r w:rsidRPr="00EC13BF">
                <w:rPr>
                  <w:rFonts w:ascii="Arial" w:hAnsi="Arial" w:cs="Arial"/>
                  <w:sz w:val="20"/>
                  <w:lang w:eastAsia="zh-TW"/>
                </w:rPr>
                <w:t>Absence</w:t>
              </w:r>
              <w:r>
                <w:rPr>
                  <w:rFonts w:ascii="Arial" w:hAnsi="Arial" w:cs="Arial"/>
                  <w:sz w:val="20"/>
                  <w:lang w:eastAsia="zh-TW"/>
                </w:rPr>
                <w:t xml:space="preserve"> factors down salary accordingly </w:t>
              </w:r>
            </w:ins>
          </w:p>
          <w:p w14:paraId="04F7F8C9" w14:textId="77777777" w:rsidR="00DA36A7" w:rsidRDefault="00DA36A7" w:rsidP="00DA36A7">
            <w:pPr>
              <w:spacing w:before="40" w:after="40" w:line="240" w:lineRule="auto"/>
              <w:rPr>
                <w:ins w:id="871" w:author="Dawson, Bre (ESI)" w:date="2020-03-23T12:12:00Z"/>
                <w:rFonts w:ascii="Arial" w:hAnsi="Arial" w:cs="Arial"/>
                <w:sz w:val="20"/>
                <w:lang w:eastAsia="zh-TW"/>
              </w:rPr>
            </w:pPr>
            <w:ins w:id="872" w:author="Dawson, Bre (ESI)" w:date="2020-03-23T12:12:00Z">
              <w:r w:rsidRPr="00EC13BF">
                <w:rPr>
                  <w:rFonts w:ascii="Arial" w:hAnsi="Arial" w:cs="Arial"/>
                  <w:sz w:val="20"/>
                  <w:lang w:eastAsia="zh-TW"/>
                </w:rPr>
                <w:t xml:space="preserve">Payslip displays dates and hours </w:t>
              </w:r>
            </w:ins>
          </w:p>
          <w:p w14:paraId="6AB36386" w14:textId="69324508" w:rsidR="00063D37" w:rsidRPr="00EC13BF" w:rsidDel="00DA36A7" w:rsidRDefault="00063D37" w:rsidP="00181FE0">
            <w:pPr>
              <w:spacing w:before="40" w:after="40" w:line="240" w:lineRule="auto"/>
              <w:rPr>
                <w:del w:id="873" w:author="Dawson, Bre (ESI)" w:date="2020-03-23T12:12:00Z"/>
                <w:rFonts w:ascii="Arial" w:hAnsi="Arial" w:cs="Arial"/>
                <w:sz w:val="20"/>
                <w:lang w:eastAsia="zh-TW"/>
              </w:rPr>
            </w:pPr>
            <w:del w:id="874" w:author="Dawson, Bre (ESI)" w:date="2020-03-23T12:12:00Z">
              <w:r w:rsidRPr="00EC13BF" w:rsidDel="00DA36A7">
                <w:rPr>
                  <w:rFonts w:ascii="Arial" w:hAnsi="Arial" w:cs="Arial"/>
                  <w:sz w:val="20"/>
                  <w:lang w:eastAsia="zh-TW"/>
                </w:rPr>
                <w:delText xml:space="preserve">Absence valuated 100% of Base Rate, paid as negative to offset salary </w:delText>
              </w:r>
            </w:del>
          </w:p>
          <w:p w14:paraId="7EFE000A" w14:textId="488F24A3" w:rsidR="00063D37" w:rsidRPr="00EC13BF" w:rsidDel="00DA36A7" w:rsidRDefault="00063D37" w:rsidP="00181FE0">
            <w:pPr>
              <w:spacing w:before="40" w:after="40" w:line="240" w:lineRule="auto"/>
              <w:rPr>
                <w:del w:id="875" w:author="Dawson, Bre (ESI)" w:date="2020-03-23T12:12:00Z"/>
                <w:rFonts w:ascii="Arial" w:hAnsi="Arial" w:cs="Arial"/>
                <w:sz w:val="20"/>
                <w:lang w:eastAsia="zh-TW"/>
              </w:rPr>
            </w:pPr>
            <w:del w:id="876" w:author="Dawson, Bre (ESI)" w:date="2020-03-23T12:12:00Z">
              <w:r w:rsidRPr="00EC13BF" w:rsidDel="00DA36A7">
                <w:rPr>
                  <w:rFonts w:ascii="Arial" w:hAnsi="Arial" w:cs="Arial"/>
                  <w:sz w:val="20"/>
                  <w:lang w:eastAsia="zh-TW"/>
                </w:rPr>
                <w:delText xml:space="preserve">Payslip displays dollar, dates and hours </w:delText>
              </w:r>
            </w:del>
          </w:p>
          <w:p w14:paraId="71548334" w14:textId="77777777" w:rsidR="00063D37" w:rsidRPr="00EC13BF" w:rsidRDefault="00063D37" w:rsidP="00181FE0">
            <w:pPr>
              <w:spacing w:before="40" w:after="40" w:line="240" w:lineRule="auto"/>
              <w:rPr>
                <w:rFonts w:ascii="Arial" w:hAnsi="Arial" w:cs="Arial"/>
                <w:sz w:val="20"/>
                <w:lang w:eastAsia="zh-TW"/>
              </w:rPr>
            </w:pPr>
            <w:r w:rsidRPr="00EC13BF">
              <w:rPr>
                <w:rFonts w:ascii="Arial" w:hAnsi="Arial" w:cs="Arial"/>
                <w:sz w:val="20"/>
                <w:lang w:eastAsia="zh-TW"/>
              </w:rPr>
              <w:t xml:space="preserve">No quota entitlement </w:t>
            </w:r>
          </w:p>
          <w:p w14:paraId="523A6098" w14:textId="3F656D86" w:rsidR="00063D37" w:rsidRDefault="00063D37" w:rsidP="00181FE0">
            <w:pPr>
              <w:spacing w:before="40" w:after="40" w:line="240" w:lineRule="auto"/>
              <w:rPr>
                <w:ins w:id="877" w:author="Dawson, Bre (ESI)" w:date="2020-03-23T12:12:00Z"/>
                <w:rFonts w:ascii="Arial" w:hAnsi="Arial" w:cs="Arial"/>
                <w:sz w:val="20"/>
                <w:lang w:eastAsia="zh-TW"/>
              </w:rPr>
            </w:pPr>
            <w:r w:rsidRPr="00EC13BF">
              <w:rPr>
                <w:rFonts w:ascii="Arial" w:hAnsi="Arial" w:cs="Arial"/>
                <w:sz w:val="20"/>
                <w:lang w:eastAsia="zh-TW"/>
              </w:rPr>
              <w:t xml:space="preserve">Impacts AL, SL accrual =&gt;21 calendar days in an anniversary year </w:t>
            </w:r>
          </w:p>
          <w:p w14:paraId="472661DE" w14:textId="77777777" w:rsidR="00DA36A7" w:rsidRPr="00EC13BF" w:rsidRDefault="00DA36A7" w:rsidP="00DA36A7">
            <w:pPr>
              <w:spacing w:before="40" w:after="40" w:line="240" w:lineRule="auto"/>
              <w:rPr>
                <w:ins w:id="878" w:author="Dawson, Bre (ESI)" w:date="2020-03-23T12:12:00Z"/>
                <w:rFonts w:ascii="Arial" w:hAnsi="Arial" w:cs="Arial"/>
                <w:sz w:val="20"/>
                <w:lang w:eastAsia="zh-TW"/>
              </w:rPr>
            </w:pPr>
            <w:ins w:id="879" w:author="Dawson, Bre (ESI)" w:date="2020-03-23T12:12:00Z">
              <w:r>
                <w:rPr>
                  <w:rFonts w:ascii="Arial" w:hAnsi="Arial" w:cs="Arial"/>
                  <w:sz w:val="20"/>
                  <w:lang w:eastAsia="zh-TW"/>
                </w:rPr>
                <w:t xml:space="preserve">Impacts LSL accrual &gt;52wks </w:t>
              </w:r>
            </w:ins>
          </w:p>
          <w:p w14:paraId="31277AA2" w14:textId="6C5D8243" w:rsidR="00DA36A7" w:rsidRPr="00EC13BF" w:rsidDel="00DA36A7" w:rsidRDefault="00DA36A7" w:rsidP="00181FE0">
            <w:pPr>
              <w:spacing w:before="40" w:after="40" w:line="240" w:lineRule="auto"/>
              <w:rPr>
                <w:del w:id="880" w:author="Dawson, Bre (ESI)" w:date="2020-03-23T12:12:00Z"/>
                <w:rFonts w:ascii="Arial" w:hAnsi="Arial" w:cs="Arial"/>
                <w:sz w:val="20"/>
                <w:lang w:eastAsia="zh-TW"/>
              </w:rPr>
            </w:pPr>
          </w:p>
          <w:p w14:paraId="2498870E" w14:textId="77777777" w:rsidR="00063D37" w:rsidRPr="00EC13BF" w:rsidRDefault="000F4D83" w:rsidP="00181FE0">
            <w:pPr>
              <w:spacing w:before="40" w:after="40" w:line="240" w:lineRule="auto"/>
              <w:rPr>
                <w:rFonts w:ascii="Arial" w:hAnsi="Arial" w:cs="Arial"/>
                <w:sz w:val="20"/>
                <w:lang w:eastAsia="zh-TW"/>
              </w:rPr>
            </w:pPr>
            <w:r w:rsidRPr="006F4D27">
              <w:rPr>
                <w:rFonts w:ascii="Arial" w:hAnsi="Arial" w:cs="Arial"/>
                <w:sz w:val="20"/>
                <w:lang w:eastAsia="zh-TW"/>
              </w:rPr>
              <w:t>Not counted/paid on PH</w:t>
            </w:r>
            <w:r>
              <w:rPr>
                <w:rFonts w:ascii="Arial" w:hAnsi="Arial" w:cs="Arial"/>
                <w:sz w:val="20"/>
                <w:lang w:eastAsia="zh-TW"/>
              </w:rPr>
              <w:t xml:space="preserve"> (except where full pay period of LWOP taken)</w:t>
            </w:r>
          </w:p>
        </w:tc>
      </w:tr>
      <w:tr w:rsidR="00063D37" w:rsidRPr="00F1402B" w14:paraId="475B577D"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0C0BE8" w14:textId="6DBA77A6" w:rsidR="00063D37" w:rsidRPr="00F304E0" w:rsidRDefault="00063D37" w:rsidP="00F304E0">
            <w:pPr>
              <w:spacing w:before="40" w:after="40" w:line="240" w:lineRule="auto"/>
              <w:jc w:val="center"/>
              <w:rPr>
                <w:rFonts w:ascii="Arial" w:hAnsi="Arial" w:cs="Arial"/>
                <w:sz w:val="20"/>
                <w:lang w:eastAsia="zh-TW"/>
              </w:rPr>
            </w:pPr>
            <w:del w:id="881" w:author="Dawson, Bre (ESI)" w:date="2020-03-23T12:12:00Z">
              <w:r w:rsidRPr="00F304E0" w:rsidDel="00DA36A7">
                <w:rPr>
                  <w:rFonts w:ascii="Arial" w:hAnsi="Arial" w:cs="Arial"/>
                  <w:sz w:val="20"/>
                  <w:lang w:eastAsia="zh-TW"/>
                </w:rPr>
                <w:delText>3020</w:delText>
              </w:r>
            </w:del>
            <w:ins w:id="882" w:author="Dawson, Bre (ESI)" w:date="2020-03-23T12:12:00Z">
              <w:r w:rsidR="00DA36A7" w:rsidRPr="00F304E0">
                <w:rPr>
                  <w:rFonts w:ascii="Arial" w:hAnsi="Arial" w:cs="Arial"/>
                  <w:sz w:val="20"/>
                  <w:lang w:eastAsia="zh-TW"/>
                </w:rPr>
                <w:t>3</w:t>
              </w:r>
              <w:r w:rsidR="00DA36A7">
                <w:rPr>
                  <w:rFonts w:ascii="Arial" w:hAnsi="Arial" w:cs="Arial"/>
                  <w:sz w:val="20"/>
                  <w:lang w:eastAsia="zh-TW"/>
                </w:rPr>
                <w:t>306</w:t>
              </w:r>
            </w:ins>
          </w:p>
        </w:tc>
        <w:tc>
          <w:tcPr>
            <w:tcW w:w="2977" w:type="dxa"/>
            <w:tcBorders>
              <w:top w:val="single" w:sz="4" w:space="0" w:color="auto"/>
              <w:left w:val="single" w:sz="4" w:space="0" w:color="auto"/>
              <w:bottom w:val="single" w:sz="4" w:space="0" w:color="auto"/>
              <w:right w:val="single" w:sz="4" w:space="0" w:color="auto"/>
            </w:tcBorders>
            <w:vAlign w:val="center"/>
          </w:tcPr>
          <w:p w14:paraId="4D31891D" w14:textId="77777777" w:rsidR="00063D37" w:rsidRPr="00F304E0" w:rsidRDefault="00063D37" w:rsidP="00F304E0">
            <w:pPr>
              <w:spacing w:before="40" w:after="40" w:line="240" w:lineRule="auto"/>
              <w:rPr>
                <w:rFonts w:ascii="Arial" w:hAnsi="Arial" w:cs="Arial"/>
                <w:sz w:val="20"/>
                <w:lang w:eastAsia="zh-TW"/>
              </w:rPr>
            </w:pPr>
            <w:r w:rsidRPr="00F304E0">
              <w:rPr>
                <w:rFonts w:ascii="Arial" w:hAnsi="Arial" w:cs="Arial"/>
                <w:sz w:val="20"/>
                <w:lang w:eastAsia="zh-TW"/>
              </w:rPr>
              <w:t xml:space="preserve">Temp Incapacity No </w:t>
            </w:r>
            <w:proofErr w:type="spellStart"/>
            <w:r w:rsidRPr="00F304E0">
              <w:rPr>
                <w:rFonts w:ascii="Arial" w:hAnsi="Arial" w:cs="Arial"/>
                <w:sz w:val="20"/>
                <w:lang w:eastAsia="zh-TW"/>
              </w:rPr>
              <w:t>Accr</w:t>
            </w:r>
            <w:proofErr w:type="spellEnd"/>
          </w:p>
        </w:tc>
        <w:tc>
          <w:tcPr>
            <w:tcW w:w="992" w:type="dxa"/>
            <w:tcBorders>
              <w:top w:val="single" w:sz="4" w:space="0" w:color="auto"/>
              <w:left w:val="single" w:sz="4" w:space="0" w:color="auto"/>
              <w:bottom w:val="single" w:sz="4" w:space="0" w:color="auto"/>
              <w:right w:val="single" w:sz="4" w:space="0" w:color="auto"/>
            </w:tcBorders>
            <w:vAlign w:val="center"/>
          </w:tcPr>
          <w:p w14:paraId="00660278" w14:textId="77777777" w:rsidR="00063D37" w:rsidRPr="00564A7F" w:rsidRDefault="00063D37" w:rsidP="00181F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67B46330" w14:textId="77777777" w:rsidR="00DA36A7" w:rsidRPr="00EC13BF" w:rsidRDefault="00DA36A7" w:rsidP="00DA36A7">
            <w:pPr>
              <w:spacing w:before="40" w:after="40" w:line="240" w:lineRule="auto"/>
              <w:rPr>
                <w:ins w:id="883" w:author="Dawson, Bre (ESI)" w:date="2020-03-23T12:13:00Z"/>
                <w:rFonts w:ascii="Arial" w:hAnsi="Arial" w:cs="Arial"/>
                <w:sz w:val="20"/>
                <w:lang w:eastAsia="zh-TW"/>
              </w:rPr>
            </w:pPr>
            <w:ins w:id="884" w:author="Dawson, Bre (ESI)" w:date="2020-03-23T12:13:00Z">
              <w:r w:rsidRPr="00EC13BF">
                <w:rPr>
                  <w:rFonts w:ascii="Arial" w:hAnsi="Arial" w:cs="Arial"/>
                  <w:sz w:val="20"/>
                  <w:lang w:eastAsia="zh-TW"/>
                </w:rPr>
                <w:t xml:space="preserve">Unpaid absence </w:t>
              </w:r>
              <w:r>
                <w:rPr>
                  <w:rFonts w:ascii="Arial" w:hAnsi="Arial" w:cs="Arial"/>
                  <w:sz w:val="20"/>
                  <w:lang w:eastAsia="zh-TW"/>
                </w:rPr>
                <w:t>(LOA)</w:t>
              </w:r>
            </w:ins>
          </w:p>
          <w:p w14:paraId="0E4E0C8C" w14:textId="77777777" w:rsidR="00DA36A7" w:rsidRPr="00EC13BF" w:rsidRDefault="00DA36A7" w:rsidP="00DA36A7">
            <w:pPr>
              <w:spacing w:before="40" w:after="40" w:line="240" w:lineRule="auto"/>
              <w:rPr>
                <w:ins w:id="885" w:author="Dawson, Bre (ESI)" w:date="2020-03-23T12:13:00Z"/>
                <w:rFonts w:ascii="Arial" w:hAnsi="Arial" w:cs="Arial"/>
                <w:sz w:val="20"/>
                <w:lang w:eastAsia="zh-TW"/>
              </w:rPr>
            </w:pPr>
            <w:ins w:id="886" w:author="Dawson, Bre (ESI)" w:date="2020-03-23T12:13:00Z">
              <w:r w:rsidRPr="00EC13BF">
                <w:rPr>
                  <w:rFonts w:ascii="Arial" w:hAnsi="Arial" w:cs="Arial"/>
                  <w:sz w:val="20"/>
                  <w:lang w:eastAsia="zh-TW"/>
                </w:rPr>
                <w:t>Absence</w:t>
              </w:r>
              <w:r>
                <w:rPr>
                  <w:rFonts w:ascii="Arial" w:hAnsi="Arial" w:cs="Arial"/>
                  <w:sz w:val="20"/>
                  <w:lang w:eastAsia="zh-TW"/>
                </w:rPr>
                <w:t xml:space="preserve"> factors down salary accordingly </w:t>
              </w:r>
            </w:ins>
          </w:p>
          <w:p w14:paraId="6343FDBF" w14:textId="77777777" w:rsidR="00DA36A7" w:rsidRDefault="00DA36A7" w:rsidP="00DA36A7">
            <w:pPr>
              <w:spacing w:before="40" w:after="40" w:line="240" w:lineRule="auto"/>
              <w:rPr>
                <w:ins w:id="887" w:author="Dawson, Bre (ESI)" w:date="2020-03-23T12:13:00Z"/>
                <w:rFonts w:ascii="Arial" w:hAnsi="Arial" w:cs="Arial"/>
                <w:sz w:val="20"/>
                <w:lang w:eastAsia="zh-TW"/>
              </w:rPr>
            </w:pPr>
            <w:ins w:id="888" w:author="Dawson, Bre (ESI)" w:date="2020-03-23T12:13:00Z">
              <w:r w:rsidRPr="00EC13BF">
                <w:rPr>
                  <w:rFonts w:ascii="Arial" w:hAnsi="Arial" w:cs="Arial"/>
                  <w:sz w:val="20"/>
                  <w:lang w:eastAsia="zh-TW"/>
                </w:rPr>
                <w:t xml:space="preserve">Payslip displays dates and hours </w:t>
              </w:r>
            </w:ins>
          </w:p>
          <w:p w14:paraId="64795C68" w14:textId="43F98EFD" w:rsidR="00063D37" w:rsidRPr="00EC13BF" w:rsidDel="00DA36A7" w:rsidRDefault="00063D37" w:rsidP="00181FE0">
            <w:pPr>
              <w:spacing w:before="40" w:after="40" w:line="240" w:lineRule="auto"/>
              <w:rPr>
                <w:del w:id="889" w:author="Dawson, Bre (ESI)" w:date="2020-03-23T12:13:00Z"/>
                <w:rFonts w:ascii="Arial" w:hAnsi="Arial" w:cs="Arial"/>
                <w:sz w:val="20"/>
                <w:lang w:eastAsia="zh-TW"/>
              </w:rPr>
            </w:pPr>
            <w:del w:id="890" w:author="Dawson, Bre (ESI)" w:date="2020-03-23T12:13:00Z">
              <w:r w:rsidRPr="00EC13BF" w:rsidDel="00DA36A7">
                <w:rPr>
                  <w:rFonts w:ascii="Arial" w:hAnsi="Arial" w:cs="Arial"/>
                  <w:sz w:val="20"/>
                  <w:lang w:eastAsia="zh-TW"/>
                </w:rPr>
                <w:delText xml:space="preserve">Unpaid absence </w:delText>
              </w:r>
            </w:del>
          </w:p>
          <w:p w14:paraId="1EDADF12" w14:textId="57EF4A8A" w:rsidR="00063D37" w:rsidRPr="00EC13BF" w:rsidDel="00DA36A7" w:rsidRDefault="00063D37" w:rsidP="00181FE0">
            <w:pPr>
              <w:spacing w:before="40" w:after="40" w:line="240" w:lineRule="auto"/>
              <w:rPr>
                <w:del w:id="891" w:author="Dawson, Bre (ESI)" w:date="2020-03-23T12:13:00Z"/>
                <w:rFonts w:ascii="Arial" w:hAnsi="Arial" w:cs="Arial"/>
                <w:sz w:val="20"/>
                <w:lang w:eastAsia="zh-TW"/>
              </w:rPr>
            </w:pPr>
            <w:del w:id="892" w:author="Dawson, Bre (ESI)" w:date="2020-03-23T12:13:00Z">
              <w:r w:rsidRPr="00EC13BF" w:rsidDel="00DA36A7">
                <w:rPr>
                  <w:rFonts w:ascii="Arial" w:hAnsi="Arial" w:cs="Arial"/>
                  <w:sz w:val="20"/>
                  <w:lang w:eastAsia="zh-TW"/>
                </w:rPr>
                <w:delText xml:space="preserve">Absence valuated 100% of Base Rate, paid as negative to offset salary </w:delText>
              </w:r>
            </w:del>
          </w:p>
          <w:p w14:paraId="4DAC7CDF" w14:textId="5A6ECCD1" w:rsidR="00063D37" w:rsidRPr="00EC13BF" w:rsidDel="00DA36A7" w:rsidRDefault="00063D37" w:rsidP="00181FE0">
            <w:pPr>
              <w:spacing w:before="40" w:after="40" w:line="240" w:lineRule="auto"/>
              <w:rPr>
                <w:del w:id="893" w:author="Dawson, Bre (ESI)" w:date="2020-03-23T12:13:00Z"/>
                <w:rFonts w:ascii="Arial" w:hAnsi="Arial" w:cs="Arial"/>
                <w:sz w:val="20"/>
                <w:lang w:eastAsia="zh-TW"/>
              </w:rPr>
            </w:pPr>
            <w:del w:id="894" w:author="Dawson, Bre (ESI)" w:date="2020-03-23T12:13:00Z">
              <w:r w:rsidRPr="00EC13BF" w:rsidDel="00DA36A7">
                <w:rPr>
                  <w:rFonts w:ascii="Arial" w:hAnsi="Arial" w:cs="Arial"/>
                  <w:sz w:val="20"/>
                  <w:lang w:eastAsia="zh-TW"/>
                </w:rPr>
                <w:delText xml:space="preserve">Payslip displays dollar, dates and hours </w:delText>
              </w:r>
            </w:del>
          </w:p>
          <w:p w14:paraId="6D3F4DDA" w14:textId="77777777" w:rsidR="00063D37" w:rsidRPr="00EC13BF" w:rsidRDefault="00063D37" w:rsidP="00181FE0">
            <w:pPr>
              <w:spacing w:before="40" w:after="40" w:line="240" w:lineRule="auto"/>
              <w:rPr>
                <w:rFonts w:ascii="Arial" w:hAnsi="Arial" w:cs="Arial"/>
                <w:sz w:val="20"/>
                <w:lang w:eastAsia="zh-TW"/>
              </w:rPr>
            </w:pPr>
            <w:r w:rsidRPr="00EC13BF">
              <w:rPr>
                <w:rFonts w:ascii="Arial" w:hAnsi="Arial" w:cs="Arial"/>
                <w:sz w:val="20"/>
                <w:lang w:eastAsia="zh-TW"/>
              </w:rPr>
              <w:t xml:space="preserve">No quota entitlement </w:t>
            </w:r>
          </w:p>
          <w:p w14:paraId="309A920B" w14:textId="08F33C26" w:rsidR="00063D37" w:rsidRPr="00EC13BF" w:rsidRDefault="00063D37" w:rsidP="00181FE0">
            <w:pPr>
              <w:spacing w:before="40" w:after="40" w:line="240" w:lineRule="auto"/>
              <w:rPr>
                <w:rFonts w:ascii="Arial" w:hAnsi="Arial" w:cs="Arial"/>
                <w:sz w:val="20"/>
                <w:lang w:eastAsia="zh-TW"/>
              </w:rPr>
            </w:pPr>
            <w:r w:rsidRPr="00EC13BF">
              <w:rPr>
                <w:rFonts w:ascii="Arial" w:hAnsi="Arial" w:cs="Arial"/>
                <w:sz w:val="20"/>
                <w:lang w:eastAsia="zh-TW"/>
              </w:rPr>
              <w:t>Impacts AL, SL</w:t>
            </w:r>
            <w:ins w:id="895" w:author="Dawson, Bre (ESI)" w:date="2020-03-23T12:13:00Z">
              <w:r w:rsidR="00DA36A7">
                <w:rPr>
                  <w:rFonts w:ascii="Arial" w:hAnsi="Arial" w:cs="Arial"/>
                  <w:sz w:val="20"/>
                  <w:lang w:eastAsia="zh-TW"/>
                </w:rPr>
                <w:t>, LSL</w:t>
              </w:r>
            </w:ins>
            <w:r w:rsidRPr="00EC13BF">
              <w:rPr>
                <w:rFonts w:ascii="Arial" w:hAnsi="Arial" w:cs="Arial"/>
                <w:sz w:val="20"/>
                <w:lang w:eastAsia="zh-TW"/>
              </w:rPr>
              <w:t xml:space="preserve"> accrual immediately </w:t>
            </w:r>
          </w:p>
          <w:p w14:paraId="34E16E90" w14:textId="77777777" w:rsidR="00063D37" w:rsidRPr="00EC13BF" w:rsidRDefault="000F4D83" w:rsidP="00181FE0">
            <w:pPr>
              <w:spacing w:before="40" w:after="40" w:line="240" w:lineRule="auto"/>
              <w:rPr>
                <w:rFonts w:ascii="Arial" w:hAnsi="Arial" w:cs="Arial"/>
                <w:sz w:val="20"/>
                <w:lang w:eastAsia="zh-TW"/>
              </w:rPr>
            </w:pPr>
            <w:r w:rsidRPr="006F4D27">
              <w:rPr>
                <w:rFonts w:ascii="Arial" w:hAnsi="Arial" w:cs="Arial"/>
                <w:sz w:val="20"/>
                <w:lang w:eastAsia="zh-TW"/>
              </w:rPr>
              <w:t>Not counted/paid on PH</w:t>
            </w:r>
            <w:r>
              <w:rPr>
                <w:rFonts w:ascii="Arial" w:hAnsi="Arial" w:cs="Arial"/>
                <w:sz w:val="20"/>
                <w:lang w:eastAsia="zh-TW"/>
              </w:rPr>
              <w:t xml:space="preserve"> (except where full pay period of LWOP taken)</w:t>
            </w:r>
          </w:p>
        </w:tc>
      </w:tr>
      <w:tr w:rsidR="00063D37" w:rsidRPr="00F1402B" w:rsidDel="00AC2E82" w14:paraId="5872A1CB" w14:textId="679051EB" w:rsidTr="00341E57">
        <w:trPr>
          <w:cantSplit/>
          <w:trHeight w:val="255"/>
          <w:del w:id="896" w:author="Dawson, Bre (ESI)" w:date="2020-03-23T12:34:00Z"/>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3833B3" w14:textId="271290CD" w:rsidR="00063D37" w:rsidRPr="00F304E0" w:rsidDel="00AC2E82" w:rsidRDefault="00063D37" w:rsidP="00F304E0">
            <w:pPr>
              <w:spacing w:before="40" w:after="40" w:line="240" w:lineRule="auto"/>
              <w:jc w:val="center"/>
              <w:rPr>
                <w:del w:id="897" w:author="Dawson, Bre (ESI)" w:date="2020-03-23T12:34:00Z"/>
                <w:rFonts w:ascii="Arial" w:hAnsi="Arial" w:cs="Arial"/>
                <w:sz w:val="20"/>
                <w:lang w:eastAsia="zh-TW"/>
              </w:rPr>
            </w:pPr>
            <w:del w:id="898" w:author="Dawson, Bre (ESI)" w:date="2020-03-23T12:13:00Z">
              <w:r w:rsidRPr="00F304E0" w:rsidDel="00DA36A7">
                <w:rPr>
                  <w:rFonts w:ascii="Arial" w:hAnsi="Arial" w:cs="Arial"/>
                  <w:sz w:val="20"/>
                  <w:lang w:eastAsia="zh-TW"/>
                </w:rPr>
                <w:delText>3030</w:delText>
              </w:r>
            </w:del>
          </w:p>
        </w:tc>
        <w:tc>
          <w:tcPr>
            <w:tcW w:w="2977" w:type="dxa"/>
            <w:tcBorders>
              <w:top w:val="single" w:sz="4" w:space="0" w:color="auto"/>
              <w:left w:val="single" w:sz="4" w:space="0" w:color="auto"/>
              <w:bottom w:val="single" w:sz="4" w:space="0" w:color="auto"/>
              <w:right w:val="single" w:sz="4" w:space="0" w:color="auto"/>
            </w:tcBorders>
            <w:vAlign w:val="center"/>
          </w:tcPr>
          <w:p w14:paraId="052412FA" w14:textId="0E49D188" w:rsidR="00063D37" w:rsidRPr="00F304E0" w:rsidDel="00AC2E82" w:rsidRDefault="00063D37" w:rsidP="00F304E0">
            <w:pPr>
              <w:spacing w:before="40" w:after="40" w:line="240" w:lineRule="auto"/>
              <w:rPr>
                <w:del w:id="899" w:author="Dawson, Bre (ESI)" w:date="2020-03-23T12:34:00Z"/>
                <w:rFonts w:ascii="Arial" w:hAnsi="Arial" w:cs="Arial"/>
                <w:sz w:val="20"/>
                <w:lang w:eastAsia="zh-TW"/>
              </w:rPr>
            </w:pPr>
            <w:del w:id="900" w:author="Dawson, Bre (ESI)" w:date="2020-03-23T12:34:00Z">
              <w:r w:rsidRPr="00F304E0" w:rsidDel="00AC2E82">
                <w:rPr>
                  <w:rFonts w:ascii="Arial" w:hAnsi="Arial" w:cs="Arial"/>
                  <w:sz w:val="20"/>
                  <w:lang w:eastAsia="zh-TW"/>
                </w:rPr>
                <w:delText>Casual Absence</w:delText>
              </w:r>
            </w:del>
          </w:p>
        </w:tc>
        <w:tc>
          <w:tcPr>
            <w:tcW w:w="992" w:type="dxa"/>
            <w:tcBorders>
              <w:top w:val="single" w:sz="4" w:space="0" w:color="auto"/>
              <w:left w:val="single" w:sz="4" w:space="0" w:color="auto"/>
              <w:bottom w:val="single" w:sz="4" w:space="0" w:color="auto"/>
              <w:right w:val="single" w:sz="4" w:space="0" w:color="auto"/>
            </w:tcBorders>
            <w:vAlign w:val="center"/>
          </w:tcPr>
          <w:p w14:paraId="53F8B618" w14:textId="05FFA62F" w:rsidR="00063D37" w:rsidRPr="00564A7F" w:rsidDel="00AC2E82" w:rsidRDefault="00063D37" w:rsidP="00181FE0">
            <w:pPr>
              <w:spacing w:before="40" w:after="40" w:line="240" w:lineRule="auto"/>
              <w:jc w:val="center"/>
              <w:rPr>
                <w:del w:id="901" w:author="Dawson, Bre (ESI)" w:date="2020-03-23T12:34:00Z"/>
                <w:rFonts w:ascii="Arial" w:hAnsi="Arial" w:cs="Arial"/>
                <w:sz w:val="20"/>
                <w:lang w:eastAsia="zh-TW"/>
              </w:rPr>
            </w:pPr>
            <w:del w:id="902" w:author="Dawson, Bre (ESI)" w:date="2020-03-23T12:34:00Z">
              <w:r w:rsidDel="00AC2E82">
                <w:rPr>
                  <w:rFonts w:ascii="Arial" w:hAnsi="Arial" w:cs="Arial"/>
                  <w:sz w:val="20"/>
                  <w:lang w:eastAsia="zh-TW"/>
                </w:rPr>
                <w:delText>All</w:delText>
              </w:r>
            </w:del>
          </w:p>
        </w:tc>
        <w:tc>
          <w:tcPr>
            <w:tcW w:w="4395" w:type="dxa"/>
            <w:tcBorders>
              <w:top w:val="single" w:sz="4" w:space="0" w:color="auto"/>
              <w:left w:val="single" w:sz="4" w:space="0" w:color="auto"/>
              <w:bottom w:val="single" w:sz="4" w:space="0" w:color="auto"/>
              <w:right w:val="single" w:sz="4" w:space="0" w:color="auto"/>
            </w:tcBorders>
          </w:tcPr>
          <w:p w14:paraId="076E962E" w14:textId="3B96F9BE" w:rsidR="00063D37" w:rsidDel="00AC2E82" w:rsidRDefault="00063D37" w:rsidP="00181FE0">
            <w:pPr>
              <w:spacing w:before="40" w:after="40" w:line="240" w:lineRule="auto"/>
              <w:rPr>
                <w:del w:id="903" w:author="Dawson, Bre (ESI)" w:date="2020-03-23T12:34:00Z"/>
                <w:rFonts w:ascii="Arial" w:hAnsi="Arial" w:cs="Arial"/>
                <w:sz w:val="20"/>
                <w:lang w:eastAsia="zh-TW"/>
              </w:rPr>
            </w:pPr>
            <w:del w:id="904" w:author="Dawson, Bre (ESI)" w:date="2020-03-23T12:34:00Z">
              <w:r w:rsidDel="00AC2E82">
                <w:rPr>
                  <w:rFonts w:ascii="Arial" w:hAnsi="Arial" w:cs="Arial"/>
                  <w:sz w:val="20"/>
                  <w:lang w:eastAsia="zh-TW"/>
                </w:rPr>
                <w:delText xml:space="preserve">Unpaid absence </w:delText>
              </w:r>
            </w:del>
          </w:p>
          <w:p w14:paraId="388425EC" w14:textId="29F7CF5B" w:rsidR="00063D37" w:rsidRPr="006F4D27" w:rsidDel="00AC2E82" w:rsidRDefault="00063D37" w:rsidP="000F4D83">
            <w:pPr>
              <w:widowControl w:val="0"/>
              <w:spacing w:before="40" w:after="40" w:line="240" w:lineRule="auto"/>
              <w:jc w:val="both"/>
              <w:rPr>
                <w:del w:id="905" w:author="Dawson, Bre (ESI)" w:date="2020-03-23T12:34:00Z"/>
                <w:rFonts w:ascii="Arial" w:hAnsi="Arial" w:cs="Arial"/>
                <w:sz w:val="20"/>
                <w:lang w:eastAsia="zh-TW"/>
              </w:rPr>
            </w:pPr>
            <w:del w:id="906" w:author="Dawson, Bre (ESI)" w:date="2020-03-23T12:34:00Z">
              <w:r w:rsidRPr="006F4D27" w:rsidDel="00AC2E82">
                <w:rPr>
                  <w:rFonts w:ascii="Arial" w:hAnsi="Arial" w:cs="Arial"/>
                  <w:sz w:val="20"/>
                  <w:lang w:eastAsia="zh-TW"/>
                </w:rPr>
                <w:delText>Absence will not be valuated</w:delText>
              </w:r>
            </w:del>
          </w:p>
          <w:p w14:paraId="40AFA5F4" w14:textId="3A52FF76" w:rsidR="00063D37" w:rsidDel="00AC2E82" w:rsidRDefault="00063D37" w:rsidP="00063D37">
            <w:pPr>
              <w:spacing w:before="40" w:after="40" w:line="240" w:lineRule="auto"/>
              <w:rPr>
                <w:del w:id="907" w:author="Dawson, Bre (ESI)" w:date="2020-03-23T12:34:00Z"/>
                <w:rFonts w:ascii="Arial" w:hAnsi="Arial" w:cs="Arial"/>
                <w:sz w:val="20"/>
                <w:lang w:eastAsia="zh-TW"/>
              </w:rPr>
            </w:pPr>
            <w:del w:id="908" w:author="Dawson, Bre (ESI)" w:date="2020-03-23T12:34:00Z">
              <w:r w:rsidRPr="006F4D27" w:rsidDel="00AC2E82">
                <w:rPr>
                  <w:rFonts w:ascii="Arial" w:hAnsi="Arial" w:cs="Arial"/>
                  <w:sz w:val="20"/>
                  <w:lang w:eastAsia="zh-TW"/>
                </w:rPr>
                <w:delText>Payslip displays dates/hours only</w:delText>
              </w:r>
            </w:del>
          </w:p>
          <w:p w14:paraId="2D7E459A" w14:textId="1D1F1F32" w:rsidR="00063D37" w:rsidDel="00AC2E82" w:rsidRDefault="00063D37" w:rsidP="00181FE0">
            <w:pPr>
              <w:spacing w:before="40" w:after="40" w:line="240" w:lineRule="auto"/>
              <w:rPr>
                <w:del w:id="909" w:author="Dawson, Bre (ESI)" w:date="2020-03-23T12:34:00Z"/>
                <w:rFonts w:ascii="Arial" w:hAnsi="Arial" w:cs="Arial"/>
                <w:sz w:val="20"/>
                <w:lang w:eastAsia="zh-TW"/>
              </w:rPr>
            </w:pPr>
            <w:del w:id="910" w:author="Dawson, Bre (ESI)" w:date="2020-03-23T12:34:00Z">
              <w:r w:rsidDel="00AC2E82">
                <w:rPr>
                  <w:rFonts w:ascii="Arial" w:hAnsi="Arial" w:cs="Arial"/>
                  <w:sz w:val="20"/>
                  <w:lang w:eastAsia="zh-TW"/>
                </w:rPr>
                <w:delText xml:space="preserve">No quota entitlement </w:delText>
              </w:r>
            </w:del>
          </w:p>
          <w:p w14:paraId="6040F51E" w14:textId="4DFC8606" w:rsidR="00181FE0" w:rsidDel="00AC2E82" w:rsidRDefault="00181FE0" w:rsidP="00181FE0">
            <w:pPr>
              <w:spacing w:before="40" w:after="40" w:line="240" w:lineRule="auto"/>
              <w:rPr>
                <w:del w:id="911" w:author="Dawson, Bre (ESI)" w:date="2020-03-23T12:34:00Z"/>
                <w:rFonts w:ascii="Arial" w:hAnsi="Arial" w:cs="Arial"/>
                <w:sz w:val="20"/>
                <w:lang w:eastAsia="zh-TW"/>
              </w:rPr>
            </w:pPr>
            <w:del w:id="912" w:author="Dawson, Bre (ESI)" w:date="2020-03-23T12:34:00Z">
              <w:r w:rsidDel="00AC2E82">
                <w:rPr>
                  <w:rFonts w:ascii="Arial" w:hAnsi="Arial" w:cs="Arial"/>
                  <w:sz w:val="20"/>
                  <w:lang w:eastAsia="zh-TW"/>
                </w:rPr>
                <w:delText xml:space="preserve">No impact to accruals </w:delText>
              </w:r>
            </w:del>
          </w:p>
          <w:p w14:paraId="37086760" w14:textId="1D552C47" w:rsidR="00063D37" w:rsidRPr="00564A7F" w:rsidDel="00AC2E82" w:rsidRDefault="003877E0" w:rsidP="003877E0">
            <w:pPr>
              <w:spacing w:before="40" w:after="40" w:line="240" w:lineRule="auto"/>
              <w:rPr>
                <w:del w:id="913" w:author="Dawson, Bre (ESI)" w:date="2020-03-23T12:34:00Z"/>
                <w:rFonts w:ascii="Arial" w:hAnsi="Arial" w:cs="Arial"/>
                <w:sz w:val="20"/>
                <w:lang w:eastAsia="zh-TW"/>
              </w:rPr>
            </w:pPr>
            <w:del w:id="914" w:author="Dawson, Bre (ESI)" w:date="2020-03-23T12:34:00Z">
              <w:r w:rsidRPr="003877E0" w:rsidDel="00AC2E82">
                <w:rPr>
                  <w:rFonts w:ascii="Arial" w:hAnsi="Arial" w:cs="Arial"/>
                  <w:sz w:val="20"/>
                  <w:lang w:eastAsia="zh-TW"/>
                </w:rPr>
                <w:delText>Counted on a PH</w:delText>
              </w:r>
            </w:del>
          </w:p>
        </w:tc>
      </w:tr>
      <w:tr w:rsidR="00181FE0" w:rsidRPr="00F1402B" w:rsidDel="00DA36A7" w14:paraId="33F59C2C" w14:textId="3EEAFF5A" w:rsidTr="00341E57">
        <w:trPr>
          <w:cantSplit/>
          <w:trHeight w:val="255"/>
          <w:del w:id="915" w:author="Dawson, Bre (ESI)" w:date="2020-03-23T12:14:00Z"/>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B5D35F" w14:textId="0A80226E" w:rsidR="00181FE0" w:rsidRPr="00F304E0" w:rsidDel="00DA36A7" w:rsidRDefault="00181FE0" w:rsidP="00F304E0">
            <w:pPr>
              <w:spacing w:before="40" w:after="40" w:line="240" w:lineRule="auto"/>
              <w:jc w:val="center"/>
              <w:rPr>
                <w:del w:id="916" w:author="Dawson, Bre (ESI)" w:date="2020-03-23T12:14:00Z"/>
                <w:rFonts w:ascii="Arial" w:hAnsi="Arial" w:cs="Arial"/>
                <w:sz w:val="20"/>
                <w:lang w:eastAsia="zh-TW"/>
              </w:rPr>
            </w:pPr>
            <w:del w:id="917" w:author="Dawson, Bre (ESI)" w:date="2020-03-23T12:14:00Z">
              <w:r w:rsidRPr="00F304E0" w:rsidDel="00DA36A7">
                <w:rPr>
                  <w:rFonts w:ascii="Arial" w:hAnsi="Arial" w:cs="Arial"/>
                  <w:sz w:val="20"/>
                  <w:lang w:eastAsia="zh-TW"/>
                </w:rPr>
                <w:delText>3031</w:delText>
              </w:r>
            </w:del>
          </w:p>
        </w:tc>
        <w:tc>
          <w:tcPr>
            <w:tcW w:w="2977" w:type="dxa"/>
            <w:tcBorders>
              <w:top w:val="single" w:sz="4" w:space="0" w:color="auto"/>
              <w:left w:val="single" w:sz="4" w:space="0" w:color="auto"/>
              <w:bottom w:val="single" w:sz="4" w:space="0" w:color="auto"/>
              <w:right w:val="single" w:sz="4" w:space="0" w:color="auto"/>
            </w:tcBorders>
            <w:vAlign w:val="center"/>
          </w:tcPr>
          <w:p w14:paraId="1A7AA933" w14:textId="70B58517" w:rsidR="00181FE0" w:rsidRPr="00F304E0" w:rsidDel="00DA36A7" w:rsidRDefault="00181FE0" w:rsidP="00F304E0">
            <w:pPr>
              <w:spacing w:before="40" w:after="40" w:line="240" w:lineRule="auto"/>
              <w:rPr>
                <w:del w:id="918" w:author="Dawson, Bre (ESI)" w:date="2020-03-23T12:14:00Z"/>
                <w:rFonts w:ascii="Arial" w:hAnsi="Arial" w:cs="Arial"/>
                <w:sz w:val="20"/>
                <w:lang w:eastAsia="zh-TW"/>
              </w:rPr>
            </w:pPr>
            <w:del w:id="919" w:author="Dawson, Bre (ESI)" w:date="2020-03-23T12:14:00Z">
              <w:r w:rsidRPr="00F304E0" w:rsidDel="00DA36A7">
                <w:rPr>
                  <w:rFonts w:ascii="Arial" w:hAnsi="Arial" w:cs="Arial"/>
                  <w:sz w:val="20"/>
                  <w:lang w:eastAsia="zh-TW"/>
                </w:rPr>
                <w:delText>Secondary Carer</w:delText>
              </w:r>
            </w:del>
          </w:p>
        </w:tc>
        <w:tc>
          <w:tcPr>
            <w:tcW w:w="992" w:type="dxa"/>
            <w:tcBorders>
              <w:top w:val="single" w:sz="4" w:space="0" w:color="auto"/>
              <w:left w:val="single" w:sz="4" w:space="0" w:color="auto"/>
              <w:bottom w:val="single" w:sz="4" w:space="0" w:color="auto"/>
              <w:right w:val="single" w:sz="4" w:space="0" w:color="auto"/>
            </w:tcBorders>
            <w:vAlign w:val="center"/>
          </w:tcPr>
          <w:p w14:paraId="6EB9BA27" w14:textId="19712828" w:rsidR="00181FE0" w:rsidRPr="00564A7F" w:rsidDel="00DA36A7" w:rsidRDefault="00181FE0" w:rsidP="00F304E0">
            <w:pPr>
              <w:spacing w:before="40" w:after="40" w:line="240" w:lineRule="auto"/>
              <w:jc w:val="center"/>
              <w:rPr>
                <w:del w:id="920" w:author="Dawson, Bre (ESI)" w:date="2020-03-23T12:14:00Z"/>
                <w:rFonts w:ascii="Arial" w:hAnsi="Arial" w:cs="Arial"/>
                <w:sz w:val="20"/>
                <w:lang w:eastAsia="zh-TW"/>
              </w:rPr>
            </w:pPr>
            <w:del w:id="921" w:author="Dawson, Bre (ESI)" w:date="2020-03-23T12:14:00Z">
              <w:r w:rsidDel="00DA36A7">
                <w:rPr>
                  <w:rFonts w:ascii="Arial" w:hAnsi="Arial" w:cs="Arial"/>
                  <w:sz w:val="20"/>
                  <w:lang w:eastAsia="zh-TW"/>
                </w:rPr>
                <w:delText>All</w:delText>
              </w:r>
            </w:del>
          </w:p>
        </w:tc>
        <w:tc>
          <w:tcPr>
            <w:tcW w:w="4395" w:type="dxa"/>
            <w:tcBorders>
              <w:top w:val="single" w:sz="4" w:space="0" w:color="auto"/>
              <w:left w:val="single" w:sz="4" w:space="0" w:color="auto"/>
              <w:bottom w:val="single" w:sz="4" w:space="0" w:color="auto"/>
              <w:right w:val="single" w:sz="4" w:space="0" w:color="auto"/>
            </w:tcBorders>
          </w:tcPr>
          <w:p w14:paraId="662765F3" w14:textId="251E3F1B" w:rsidR="00181FE0" w:rsidDel="00DA36A7" w:rsidRDefault="00181FE0" w:rsidP="00181FE0">
            <w:pPr>
              <w:spacing w:before="40" w:after="40" w:line="240" w:lineRule="auto"/>
              <w:rPr>
                <w:del w:id="922" w:author="Dawson, Bre (ESI)" w:date="2020-03-23T12:14:00Z"/>
                <w:rFonts w:ascii="Arial" w:hAnsi="Arial" w:cs="Arial"/>
                <w:sz w:val="20"/>
                <w:lang w:eastAsia="zh-TW"/>
              </w:rPr>
            </w:pPr>
            <w:del w:id="923" w:author="Dawson, Bre (ESI)" w:date="2020-03-23T12:14:00Z">
              <w:r w:rsidDel="00DA36A7">
                <w:rPr>
                  <w:rFonts w:ascii="Arial" w:hAnsi="Arial" w:cs="Arial"/>
                  <w:sz w:val="20"/>
                  <w:lang w:eastAsia="zh-TW"/>
                </w:rPr>
                <w:delText xml:space="preserve">Unpaid absence </w:delText>
              </w:r>
            </w:del>
          </w:p>
          <w:p w14:paraId="107EF7D1" w14:textId="1467A79B" w:rsidR="00181FE0" w:rsidDel="00DA36A7" w:rsidRDefault="00181FE0" w:rsidP="00181FE0">
            <w:pPr>
              <w:spacing w:before="40" w:after="40" w:line="240" w:lineRule="auto"/>
              <w:rPr>
                <w:del w:id="924" w:author="Dawson, Bre (ESI)" w:date="2020-03-23T12:14:00Z"/>
                <w:rFonts w:ascii="Arial" w:hAnsi="Arial" w:cs="Arial"/>
                <w:sz w:val="20"/>
                <w:lang w:eastAsia="zh-TW"/>
              </w:rPr>
            </w:pPr>
            <w:del w:id="925" w:author="Dawson, Bre (ESI)" w:date="2020-03-23T12:14:00Z">
              <w:r w:rsidDel="00DA36A7">
                <w:rPr>
                  <w:rFonts w:ascii="Arial" w:hAnsi="Arial" w:cs="Arial"/>
                  <w:sz w:val="20"/>
                  <w:lang w:eastAsia="zh-TW"/>
                </w:rPr>
                <w:delText xml:space="preserve">Absence valuated 100% of Base Rate, paid as negative to offset salary </w:delText>
              </w:r>
            </w:del>
          </w:p>
          <w:p w14:paraId="71F5CCE9" w14:textId="6795B302" w:rsidR="00181FE0" w:rsidDel="00DA36A7" w:rsidRDefault="00181FE0" w:rsidP="00181FE0">
            <w:pPr>
              <w:spacing w:before="40" w:after="40" w:line="240" w:lineRule="auto"/>
              <w:rPr>
                <w:del w:id="926" w:author="Dawson, Bre (ESI)" w:date="2020-03-23T12:14:00Z"/>
                <w:rFonts w:ascii="Arial" w:hAnsi="Arial" w:cs="Arial"/>
                <w:sz w:val="20"/>
                <w:lang w:eastAsia="zh-TW"/>
              </w:rPr>
            </w:pPr>
            <w:del w:id="927" w:author="Dawson, Bre (ESI)" w:date="2020-03-23T12:14:00Z">
              <w:r w:rsidDel="00DA36A7">
                <w:rPr>
                  <w:rFonts w:ascii="Arial" w:hAnsi="Arial" w:cs="Arial"/>
                  <w:sz w:val="20"/>
                  <w:lang w:eastAsia="zh-TW"/>
                </w:rPr>
                <w:delText xml:space="preserve">Payslip displays dollar, dates and hours </w:delText>
              </w:r>
            </w:del>
          </w:p>
          <w:p w14:paraId="7DC30B7D" w14:textId="75013B6D" w:rsidR="00181FE0" w:rsidDel="00DA36A7" w:rsidRDefault="00181FE0" w:rsidP="00181FE0">
            <w:pPr>
              <w:spacing w:before="40" w:after="40" w:line="240" w:lineRule="auto"/>
              <w:rPr>
                <w:del w:id="928" w:author="Dawson, Bre (ESI)" w:date="2020-03-23T12:14:00Z"/>
                <w:rFonts w:ascii="Arial" w:hAnsi="Arial" w:cs="Arial"/>
                <w:sz w:val="20"/>
                <w:lang w:eastAsia="zh-TW"/>
              </w:rPr>
            </w:pPr>
            <w:del w:id="929" w:author="Dawson, Bre (ESI)" w:date="2020-03-23T12:14:00Z">
              <w:r w:rsidDel="00DA36A7">
                <w:rPr>
                  <w:rFonts w:ascii="Arial" w:hAnsi="Arial" w:cs="Arial"/>
                  <w:sz w:val="20"/>
                  <w:lang w:eastAsia="zh-TW"/>
                </w:rPr>
                <w:delText xml:space="preserve">No quota entitlement </w:delText>
              </w:r>
            </w:del>
          </w:p>
          <w:p w14:paraId="3E9CBC90" w14:textId="1776E692" w:rsidR="00181FE0" w:rsidDel="00DA36A7" w:rsidRDefault="00181FE0" w:rsidP="00181FE0">
            <w:pPr>
              <w:spacing w:before="40" w:after="40" w:line="240" w:lineRule="auto"/>
              <w:rPr>
                <w:del w:id="930" w:author="Dawson, Bre (ESI)" w:date="2020-03-23T12:14:00Z"/>
                <w:rFonts w:ascii="Arial" w:hAnsi="Arial" w:cs="Arial"/>
                <w:sz w:val="20"/>
                <w:lang w:eastAsia="zh-TW"/>
              </w:rPr>
            </w:pPr>
            <w:del w:id="931" w:author="Dawson, Bre (ESI)" w:date="2020-03-23T12:14:00Z">
              <w:r w:rsidDel="00DA36A7">
                <w:rPr>
                  <w:rFonts w:ascii="Arial" w:hAnsi="Arial" w:cs="Arial"/>
                  <w:sz w:val="20"/>
                  <w:lang w:eastAsia="zh-TW"/>
                </w:rPr>
                <w:delText xml:space="preserve">Impacts AL, SL accrual =&gt;21 calendar days in an anniversary year </w:delText>
              </w:r>
            </w:del>
          </w:p>
          <w:p w14:paraId="1DFAA76C" w14:textId="2BAA4A24" w:rsidR="00181FE0" w:rsidRPr="00564A7F" w:rsidDel="00DA36A7" w:rsidRDefault="000F4D83" w:rsidP="00181FE0">
            <w:pPr>
              <w:spacing w:before="40" w:after="40" w:line="240" w:lineRule="auto"/>
              <w:rPr>
                <w:del w:id="932" w:author="Dawson, Bre (ESI)" w:date="2020-03-23T12:14:00Z"/>
                <w:rFonts w:ascii="Arial" w:hAnsi="Arial" w:cs="Arial"/>
                <w:sz w:val="20"/>
                <w:lang w:eastAsia="zh-TW"/>
              </w:rPr>
            </w:pPr>
            <w:del w:id="933" w:author="Dawson, Bre (ESI)" w:date="2020-03-23T12:14:00Z">
              <w:r w:rsidRPr="006F4D27" w:rsidDel="00DA36A7">
                <w:rPr>
                  <w:rFonts w:ascii="Arial" w:hAnsi="Arial" w:cs="Arial"/>
                  <w:sz w:val="20"/>
                  <w:lang w:eastAsia="zh-TW"/>
                </w:rPr>
                <w:delText>Not counted/paid on PH</w:delText>
              </w:r>
              <w:r w:rsidDel="00DA36A7">
                <w:rPr>
                  <w:rFonts w:ascii="Arial" w:hAnsi="Arial" w:cs="Arial"/>
                  <w:sz w:val="20"/>
                  <w:lang w:eastAsia="zh-TW"/>
                </w:rPr>
                <w:delText xml:space="preserve"> (except where full pay period of LWOP taken)</w:delText>
              </w:r>
            </w:del>
          </w:p>
        </w:tc>
      </w:tr>
      <w:tr w:rsidR="00181FE0" w:rsidRPr="00F1402B" w:rsidDel="00AC2E82" w14:paraId="16A5E6CD" w14:textId="0800A3A3" w:rsidTr="00341E57">
        <w:trPr>
          <w:cantSplit/>
          <w:trHeight w:val="255"/>
          <w:del w:id="934" w:author="Dawson, Bre (ESI)" w:date="2020-03-23T12:34:00Z"/>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7517D4" w14:textId="3F8E204C" w:rsidR="00181FE0" w:rsidRPr="00A22E7E" w:rsidDel="00AC2E82" w:rsidRDefault="00181FE0" w:rsidP="00F304E0">
            <w:pPr>
              <w:spacing w:before="40" w:after="40" w:line="240" w:lineRule="auto"/>
              <w:jc w:val="center"/>
              <w:rPr>
                <w:del w:id="935" w:author="Dawson, Bre (ESI)" w:date="2020-03-23T12:34:00Z"/>
                <w:rFonts w:ascii="Arial" w:hAnsi="Arial" w:cs="Arial"/>
                <w:sz w:val="20"/>
                <w:lang w:eastAsia="zh-TW"/>
              </w:rPr>
            </w:pPr>
            <w:del w:id="936" w:author="Dawson, Bre (ESI)" w:date="2020-03-23T12:14:00Z">
              <w:r w:rsidRPr="00A22E7E" w:rsidDel="00DA36A7">
                <w:rPr>
                  <w:rFonts w:ascii="Arial" w:hAnsi="Arial" w:cs="Arial"/>
                  <w:sz w:val="20"/>
                  <w:lang w:eastAsia="zh-TW"/>
                </w:rPr>
                <w:delText>4050</w:delText>
              </w:r>
            </w:del>
          </w:p>
        </w:tc>
        <w:tc>
          <w:tcPr>
            <w:tcW w:w="2977" w:type="dxa"/>
            <w:tcBorders>
              <w:top w:val="single" w:sz="4" w:space="0" w:color="auto"/>
              <w:left w:val="single" w:sz="4" w:space="0" w:color="auto"/>
              <w:bottom w:val="single" w:sz="4" w:space="0" w:color="auto"/>
              <w:right w:val="single" w:sz="4" w:space="0" w:color="auto"/>
            </w:tcBorders>
            <w:vAlign w:val="center"/>
          </w:tcPr>
          <w:p w14:paraId="572003AB" w14:textId="4A79E88A" w:rsidR="00181FE0" w:rsidRPr="00A22E7E" w:rsidDel="00AC2E82" w:rsidRDefault="00181FE0" w:rsidP="00E73C9B">
            <w:pPr>
              <w:spacing w:before="40" w:after="40" w:line="240" w:lineRule="auto"/>
              <w:rPr>
                <w:del w:id="937" w:author="Dawson, Bre (ESI)" w:date="2020-03-23T12:34:00Z"/>
                <w:rFonts w:ascii="Arial" w:hAnsi="Arial" w:cs="Arial"/>
                <w:sz w:val="20"/>
                <w:lang w:eastAsia="zh-TW"/>
              </w:rPr>
            </w:pPr>
            <w:del w:id="938" w:author="Dawson, Bre (ESI)" w:date="2020-03-23T12:34:00Z">
              <w:r w:rsidRPr="00A22E7E" w:rsidDel="00AC2E82">
                <w:rPr>
                  <w:rFonts w:ascii="Arial" w:hAnsi="Arial" w:cs="Arial"/>
                  <w:sz w:val="20"/>
                  <w:lang w:eastAsia="zh-TW"/>
                </w:rPr>
                <w:delText>Foster Primary Carer</w:delText>
              </w:r>
            </w:del>
          </w:p>
        </w:tc>
        <w:tc>
          <w:tcPr>
            <w:tcW w:w="992" w:type="dxa"/>
            <w:tcBorders>
              <w:top w:val="single" w:sz="4" w:space="0" w:color="auto"/>
              <w:left w:val="single" w:sz="4" w:space="0" w:color="auto"/>
              <w:bottom w:val="single" w:sz="4" w:space="0" w:color="auto"/>
              <w:right w:val="single" w:sz="4" w:space="0" w:color="auto"/>
            </w:tcBorders>
            <w:vAlign w:val="center"/>
          </w:tcPr>
          <w:p w14:paraId="0239A771" w14:textId="00838AFD" w:rsidR="00181FE0" w:rsidRPr="00564A7F" w:rsidDel="00AC2E82" w:rsidRDefault="002173DD" w:rsidP="00F304E0">
            <w:pPr>
              <w:spacing w:before="40" w:after="40" w:line="240" w:lineRule="auto"/>
              <w:jc w:val="center"/>
              <w:rPr>
                <w:del w:id="939" w:author="Dawson, Bre (ESI)" w:date="2020-03-23T12:34:00Z"/>
                <w:rFonts w:ascii="Arial" w:hAnsi="Arial" w:cs="Arial"/>
                <w:sz w:val="20"/>
                <w:lang w:eastAsia="zh-TW"/>
              </w:rPr>
            </w:pPr>
            <w:del w:id="940" w:author="Dawson, Bre (ESI)" w:date="2020-03-23T12:34:00Z">
              <w:r w:rsidDel="00AC2E82">
                <w:rPr>
                  <w:rFonts w:ascii="Arial" w:hAnsi="Arial" w:cs="Arial"/>
                  <w:sz w:val="20"/>
                  <w:lang w:eastAsia="zh-TW"/>
                </w:rPr>
                <w:delText>All</w:delText>
              </w:r>
            </w:del>
          </w:p>
        </w:tc>
        <w:tc>
          <w:tcPr>
            <w:tcW w:w="4395" w:type="dxa"/>
            <w:tcBorders>
              <w:top w:val="single" w:sz="4" w:space="0" w:color="auto"/>
              <w:left w:val="single" w:sz="4" w:space="0" w:color="auto"/>
              <w:bottom w:val="single" w:sz="4" w:space="0" w:color="auto"/>
              <w:right w:val="single" w:sz="4" w:space="0" w:color="auto"/>
            </w:tcBorders>
          </w:tcPr>
          <w:p w14:paraId="78D9583D" w14:textId="5177C4DB" w:rsidR="00A22E7E" w:rsidRPr="004E3510" w:rsidDel="00AC2E82" w:rsidRDefault="00A22E7E" w:rsidP="00A22E7E">
            <w:pPr>
              <w:spacing w:before="40" w:after="40" w:line="240" w:lineRule="auto"/>
              <w:rPr>
                <w:del w:id="941" w:author="Dawson, Bre (ESI)" w:date="2020-03-23T12:34:00Z"/>
                <w:rFonts w:ascii="Arial" w:hAnsi="Arial" w:cs="Arial"/>
                <w:sz w:val="20"/>
                <w:lang w:eastAsia="zh-TW"/>
              </w:rPr>
            </w:pPr>
            <w:del w:id="942" w:author="Dawson, Bre (ESI)" w:date="2020-03-23T12:34:00Z">
              <w:r w:rsidRPr="004E3510" w:rsidDel="00AC2E82">
                <w:rPr>
                  <w:rFonts w:ascii="Arial" w:hAnsi="Arial" w:cs="Arial"/>
                  <w:sz w:val="20"/>
                  <w:lang w:eastAsia="zh-TW"/>
                </w:rPr>
                <w:delText xml:space="preserve">Paid absence </w:delText>
              </w:r>
            </w:del>
          </w:p>
          <w:p w14:paraId="451B1339" w14:textId="7AC7E132" w:rsidR="00E73C9B" w:rsidRPr="006F4D27" w:rsidDel="00AC2E82" w:rsidRDefault="00E73C9B" w:rsidP="00E73C9B">
            <w:pPr>
              <w:widowControl w:val="0"/>
              <w:spacing w:before="40" w:after="40" w:line="240" w:lineRule="auto"/>
              <w:jc w:val="both"/>
              <w:rPr>
                <w:del w:id="943" w:author="Dawson, Bre (ESI)" w:date="2020-03-23T12:34:00Z"/>
                <w:rFonts w:ascii="Arial" w:hAnsi="Arial" w:cs="Arial"/>
                <w:sz w:val="20"/>
                <w:lang w:eastAsia="zh-TW"/>
              </w:rPr>
            </w:pPr>
            <w:del w:id="944" w:author="Dawson, Bre (ESI)" w:date="2020-03-23T12:34:00Z">
              <w:r w:rsidRPr="006F4D27" w:rsidDel="00AC2E82">
                <w:rPr>
                  <w:rFonts w:ascii="Arial" w:hAnsi="Arial" w:cs="Arial"/>
                  <w:sz w:val="20"/>
                  <w:lang w:eastAsia="zh-TW"/>
                </w:rPr>
                <w:delText>Absence will not be valuated, paid as salary</w:delText>
              </w:r>
            </w:del>
          </w:p>
          <w:p w14:paraId="3ABD543D" w14:textId="501CFBA0" w:rsidR="00181FE0" w:rsidRPr="006F4D27" w:rsidDel="00AC2E82" w:rsidRDefault="00E73C9B" w:rsidP="00181FE0">
            <w:pPr>
              <w:spacing w:before="40" w:after="40" w:line="240" w:lineRule="auto"/>
              <w:rPr>
                <w:del w:id="945" w:author="Dawson, Bre (ESI)" w:date="2020-03-23T12:34:00Z"/>
                <w:rFonts w:ascii="Arial" w:hAnsi="Arial" w:cs="Arial"/>
                <w:sz w:val="20"/>
                <w:lang w:eastAsia="zh-TW"/>
              </w:rPr>
            </w:pPr>
            <w:del w:id="946" w:author="Dawson, Bre (ESI)" w:date="2020-03-23T12:34:00Z">
              <w:r w:rsidRPr="006F4D27" w:rsidDel="00AC2E82">
                <w:rPr>
                  <w:rFonts w:ascii="Arial" w:hAnsi="Arial" w:cs="Arial"/>
                  <w:sz w:val="20"/>
                  <w:lang w:eastAsia="zh-TW"/>
                </w:rPr>
                <w:delText>Payslip displays dates/hours only</w:delText>
              </w:r>
              <w:r w:rsidR="00181FE0" w:rsidRPr="006F4D27" w:rsidDel="00AC2E82">
                <w:rPr>
                  <w:rFonts w:ascii="Arial" w:hAnsi="Arial" w:cs="Arial"/>
                  <w:sz w:val="20"/>
                  <w:lang w:eastAsia="zh-TW"/>
                </w:rPr>
                <w:delText xml:space="preserve"> </w:delText>
              </w:r>
            </w:del>
          </w:p>
          <w:p w14:paraId="0C557C88" w14:textId="02EDF69B" w:rsidR="00181FE0" w:rsidRPr="004E3510" w:rsidDel="00AC2E82" w:rsidRDefault="00181FE0" w:rsidP="00181FE0">
            <w:pPr>
              <w:spacing w:before="40" w:after="40" w:line="240" w:lineRule="auto"/>
              <w:rPr>
                <w:del w:id="947" w:author="Dawson, Bre (ESI)" w:date="2020-03-23T12:34:00Z"/>
                <w:rFonts w:ascii="Arial" w:hAnsi="Arial" w:cs="Arial"/>
                <w:sz w:val="20"/>
                <w:lang w:eastAsia="zh-TW"/>
              </w:rPr>
            </w:pPr>
            <w:del w:id="948" w:author="Dawson, Bre (ESI)" w:date="2020-03-23T12:34:00Z">
              <w:r w:rsidRPr="004E3510" w:rsidDel="00AC2E82">
                <w:rPr>
                  <w:rFonts w:ascii="Arial" w:hAnsi="Arial" w:cs="Arial"/>
                  <w:sz w:val="20"/>
                  <w:lang w:eastAsia="zh-TW"/>
                </w:rPr>
                <w:delText xml:space="preserve">No quota entitlement </w:delText>
              </w:r>
            </w:del>
          </w:p>
          <w:p w14:paraId="4697351D" w14:textId="7E1A44BD" w:rsidR="00181FE0" w:rsidRPr="004E3510" w:rsidDel="00AC2E82" w:rsidRDefault="00181FE0" w:rsidP="00181FE0">
            <w:pPr>
              <w:spacing w:before="40" w:after="40" w:line="240" w:lineRule="auto"/>
              <w:rPr>
                <w:del w:id="949" w:author="Dawson, Bre (ESI)" w:date="2020-03-23T12:34:00Z"/>
                <w:rFonts w:ascii="Arial" w:hAnsi="Arial" w:cs="Arial"/>
                <w:sz w:val="20"/>
                <w:lang w:eastAsia="zh-TW"/>
              </w:rPr>
            </w:pPr>
            <w:del w:id="950" w:author="Dawson, Bre (ESI)" w:date="2020-03-23T12:34:00Z">
              <w:r w:rsidRPr="004E3510" w:rsidDel="00AC2E82">
                <w:rPr>
                  <w:rFonts w:ascii="Arial" w:hAnsi="Arial" w:cs="Arial"/>
                  <w:sz w:val="20"/>
                  <w:lang w:eastAsia="zh-TW"/>
                </w:rPr>
                <w:delText xml:space="preserve">No impact to accruals </w:delText>
              </w:r>
            </w:del>
          </w:p>
          <w:p w14:paraId="31DD6CDB" w14:textId="3C89A80C" w:rsidR="00181FE0" w:rsidRPr="004E3510" w:rsidDel="00AC2E82" w:rsidRDefault="003877E0" w:rsidP="00181FE0">
            <w:pPr>
              <w:spacing w:before="40" w:after="40" w:line="240" w:lineRule="auto"/>
              <w:rPr>
                <w:del w:id="951" w:author="Dawson, Bre (ESI)" w:date="2020-03-23T12:34:00Z"/>
                <w:rFonts w:ascii="Arial" w:hAnsi="Arial" w:cs="Arial"/>
                <w:sz w:val="20"/>
                <w:lang w:eastAsia="zh-TW"/>
              </w:rPr>
            </w:pPr>
            <w:del w:id="952" w:author="Dawson, Bre (ESI)" w:date="2020-03-23T12:34:00Z">
              <w:r w:rsidRPr="006F4D27" w:rsidDel="00AC2E82">
                <w:rPr>
                  <w:rFonts w:ascii="Arial" w:hAnsi="Arial" w:cs="Arial"/>
                  <w:sz w:val="20"/>
                  <w:lang w:eastAsia="zh-TW"/>
                </w:rPr>
                <w:delText>Not counted/paid on PH</w:delText>
              </w:r>
            </w:del>
          </w:p>
        </w:tc>
      </w:tr>
      <w:tr w:rsidR="00A22E7E" w:rsidRPr="00F1402B" w:rsidDel="00AC2E82" w14:paraId="3FCAE721" w14:textId="7F1478C5" w:rsidTr="00341E57">
        <w:trPr>
          <w:cantSplit/>
          <w:trHeight w:val="255"/>
          <w:del w:id="953" w:author="Dawson, Bre (ESI)" w:date="2020-03-23T12:34:00Z"/>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9406C2" w14:textId="593DA755" w:rsidR="00A22E7E" w:rsidRPr="00A22E7E" w:rsidDel="00AC2E82" w:rsidRDefault="00DF40C6" w:rsidP="00DF40C6">
            <w:pPr>
              <w:spacing w:before="40" w:after="40" w:line="240" w:lineRule="auto"/>
              <w:jc w:val="center"/>
              <w:rPr>
                <w:del w:id="954" w:author="Dawson, Bre (ESI)" w:date="2020-03-23T12:34:00Z"/>
                <w:rFonts w:ascii="Arial" w:hAnsi="Arial" w:cs="Arial"/>
                <w:sz w:val="20"/>
                <w:lang w:eastAsia="zh-TW"/>
              </w:rPr>
            </w:pPr>
            <w:del w:id="955" w:author="Dawson, Bre (ESI)" w:date="2020-03-23T12:14:00Z">
              <w:r w:rsidRPr="00A22E7E" w:rsidDel="00DA36A7">
                <w:rPr>
                  <w:rFonts w:ascii="Arial" w:hAnsi="Arial" w:cs="Arial"/>
                  <w:sz w:val="20"/>
                  <w:lang w:eastAsia="zh-TW"/>
                </w:rPr>
                <w:delText>405</w:delText>
              </w:r>
              <w:r w:rsidDel="00DA36A7">
                <w:rPr>
                  <w:rFonts w:ascii="Arial" w:hAnsi="Arial" w:cs="Arial"/>
                  <w:sz w:val="20"/>
                  <w:lang w:eastAsia="zh-TW"/>
                </w:rPr>
                <w:delText>3</w:delText>
              </w:r>
            </w:del>
          </w:p>
        </w:tc>
        <w:tc>
          <w:tcPr>
            <w:tcW w:w="2977" w:type="dxa"/>
            <w:tcBorders>
              <w:top w:val="single" w:sz="4" w:space="0" w:color="auto"/>
              <w:left w:val="single" w:sz="4" w:space="0" w:color="auto"/>
              <w:bottom w:val="single" w:sz="4" w:space="0" w:color="auto"/>
              <w:right w:val="single" w:sz="4" w:space="0" w:color="auto"/>
            </w:tcBorders>
            <w:vAlign w:val="center"/>
          </w:tcPr>
          <w:p w14:paraId="4AD43AD6" w14:textId="2D494E02" w:rsidR="00A22E7E" w:rsidRPr="00A22E7E" w:rsidDel="00AC2E82" w:rsidRDefault="00A22E7E" w:rsidP="00F304E0">
            <w:pPr>
              <w:spacing w:before="40" w:after="40" w:line="240" w:lineRule="auto"/>
              <w:rPr>
                <w:del w:id="956" w:author="Dawson, Bre (ESI)" w:date="2020-03-23T12:34:00Z"/>
                <w:rFonts w:ascii="Arial" w:hAnsi="Arial" w:cs="Arial"/>
                <w:sz w:val="20"/>
                <w:lang w:eastAsia="zh-TW"/>
              </w:rPr>
            </w:pPr>
            <w:del w:id="957" w:author="Dawson, Bre (ESI)" w:date="2020-03-23T12:34:00Z">
              <w:r w:rsidRPr="00A22E7E" w:rsidDel="00AC2E82">
                <w:rPr>
                  <w:rFonts w:ascii="Arial" w:hAnsi="Arial" w:cs="Arial"/>
                  <w:sz w:val="20"/>
                  <w:lang w:eastAsia="zh-TW"/>
                </w:rPr>
                <w:delText>Parental Primary Carer FP</w:delText>
              </w:r>
            </w:del>
          </w:p>
        </w:tc>
        <w:tc>
          <w:tcPr>
            <w:tcW w:w="992" w:type="dxa"/>
            <w:tcBorders>
              <w:top w:val="single" w:sz="4" w:space="0" w:color="auto"/>
              <w:left w:val="single" w:sz="4" w:space="0" w:color="auto"/>
              <w:bottom w:val="single" w:sz="4" w:space="0" w:color="auto"/>
              <w:right w:val="single" w:sz="4" w:space="0" w:color="auto"/>
            </w:tcBorders>
            <w:vAlign w:val="center"/>
          </w:tcPr>
          <w:p w14:paraId="4AE1EF0B" w14:textId="3F41D469" w:rsidR="00A22E7E" w:rsidRPr="00564A7F" w:rsidDel="00AC2E82" w:rsidRDefault="00A22E7E" w:rsidP="003877E0">
            <w:pPr>
              <w:spacing w:before="40" w:after="40" w:line="240" w:lineRule="auto"/>
              <w:jc w:val="center"/>
              <w:rPr>
                <w:del w:id="958" w:author="Dawson, Bre (ESI)" w:date="2020-03-23T12:34:00Z"/>
                <w:rFonts w:ascii="Arial" w:hAnsi="Arial" w:cs="Arial"/>
                <w:sz w:val="20"/>
                <w:lang w:eastAsia="zh-TW"/>
              </w:rPr>
            </w:pPr>
            <w:del w:id="959" w:author="Dawson, Bre (ESI)" w:date="2020-03-23T12:34:00Z">
              <w:r w:rsidDel="00AC2E82">
                <w:rPr>
                  <w:rFonts w:ascii="Arial" w:hAnsi="Arial" w:cs="Arial"/>
                  <w:sz w:val="20"/>
                  <w:lang w:eastAsia="zh-TW"/>
                </w:rPr>
                <w:delText>All</w:delText>
              </w:r>
            </w:del>
          </w:p>
        </w:tc>
        <w:tc>
          <w:tcPr>
            <w:tcW w:w="4395" w:type="dxa"/>
            <w:tcBorders>
              <w:top w:val="single" w:sz="4" w:space="0" w:color="auto"/>
              <w:left w:val="single" w:sz="4" w:space="0" w:color="auto"/>
              <w:bottom w:val="single" w:sz="4" w:space="0" w:color="auto"/>
              <w:right w:val="single" w:sz="4" w:space="0" w:color="auto"/>
            </w:tcBorders>
          </w:tcPr>
          <w:p w14:paraId="589C67E4" w14:textId="5B7EA585" w:rsidR="00A22E7E" w:rsidRPr="004E3510" w:rsidDel="00AC2E82" w:rsidRDefault="00A22E7E" w:rsidP="003877E0">
            <w:pPr>
              <w:spacing w:before="40" w:after="40" w:line="240" w:lineRule="auto"/>
              <w:rPr>
                <w:del w:id="960" w:author="Dawson, Bre (ESI)" w:date="2020-03-23T12:34:00Z"/>
                <w:rFonts w:ascii="Arial" w:hAnsi="Arial" w:cs="Arial"/>
                <w:sz w:val="20"/>
                <w:lang w:eastAsia="zh-TW"/>
              </w:rPr>
            </w:pPr>
            <w:del w:id="961" w:author="Dawson, Bre (ESI)" w:date="2020-03-23T12:34:00Z">
              <w:r w:rsidRPr="004E3510" w:rsidDel="00AC2E82">
                <w:rPr>
                  <w:rFonts w:ascii="Arial" w:hAnsi="Arial" w:cs="Arial"/>
                  <w:sz w:val="20"/>
                  <w:lang w:eastAsia="zh-TW"/>
                </w:rPr>
                <w:delText xml:space="preserve">Paid absence </w:delText>
              </w:r>
            </w:del>
          </w:p>
          <w:p w14:paraId="034A6914" w14:textId="494A32E5" w:rsidR="00A22E7E" w:rsidRPr="006F4D27" w:rsidDel="00AC2E82" w:rsidRDefault="00A22E7E" w:rsidP="00A22E7E">
            <w:pPr>
              <w:widowControl w:val="0"/>
              <w:spacing w:before="40" w:after="40" w:line="240" w:lineRule="auto"/>
              <w:jc w:val="both"/>
              <w:rPr>
                <w:del w:id="962" w:author="Dawson, Bre (ESI)" w:date="2020-03-23T12:34:00Z"/>
                <w:rFonts w:ascii="Arial" w:hAnsi="Arial" w:cs="Arial"/>
                <w:sz w:val="20"/>
                <w:lang w:eastAsia="zh-TW"/>
              </w:rPr>
            </w:pPr>
            <w:del w:id="963" w:author="Dawson, Bre (ESI)" w:date="2020-03-23T12:34:00Z">
              <w:r w:rsidRPr="006F4D27" w:rsidDel="00AC2E82">
                <w:rPr>
                  <w:rFonts w:ascii="Arial" w:hAnsi="Arial" w:cs="Arial"/>
                  <w:sz w:val="20"/>
                  <w:lang w:eastAsia="zh-TW"/>
                </w:rPr>
                <w:delText xml:space="preserve">Absence will be valuated based on average requirements (&gt;3 YOS RMIT; Any YOS RT); Refer to Payroll BP for rules </w:delText>
              </w:r>
            </w:del>
          </w:p>
          <w:p w14:paraId="58ADD02C" w14:textId="3E8F5CC0" w:rsidR="00A22E7E" w:rsidRPr="006F4D27" w:rsidDel="00AC2E82" w:rsidRDefault="00A22E7E" w:rsidP="003877E0">
            <w:pPr>
              <w:spacing w:before="40" w:after="40" w:line="240" w:lineRule="auto"/>
              <w:rPr>
                <w:del w:id="964" w:author="Dawson, Bre (ESI)" w:date="2020-03-23T12:34:00Z"/>
                <w:rFonts w:ascii="Arial" w:hAnsi="Arial" w:cs="Arial"/>
                <w:sz w:val="20"/>
                <w:lang w:eastAsia="zh-TW"/>
              </w:rPr>
            </w:pPr>
            <w:del w:id="965" w:author="Dawson, Bre (ESI)" w:date="2020-03-23T12:34:00Z">
              <w:r w:rsidRPr="006F4D27" w:rsidDel="00AC2E82">
                <w:rPr>
                  <w:rFonts w:ascii="Arial" w:hAnsi="Arial" w:cs="Arial"/>
                  <w:sz w:val="20"/>
                  <w:lang w:eastAsia="zh-TW"/>
                </w:rPr>
                <w:delText xml:space="preserve">Payslip displays dollars, dates and hours </w:delText>
              </w:r>
            </w:del>
          </w:p>
          <w:p w14:paraId="1F1812C3" w14:textId="1CE5F843" w:rsidR="00A22E7E" w:rsidRPr="004E3510" w:rsidDel="00AC2E82" w:rsidRDefault="00A22E7E" w:rsidP="003877E0">
            <w:pPr>
              <w:spacing w:before="40" w:after="40" w:line="240" w:lineRule="auto"/>
              <w:rPr>
                <w:del w:id="966" w:author="Dawson, Bre (ESI)" w:date="2020-03-23T12:34:00Z"/>
                <w:rFonts w:ascii="Arial" w:hAnsi="Arial" w:cs="Arial"/>
                <w:sz w:val="20"/>
                <w:lang w:eastAsia="zh-TW"/>
              </w:rPr>
            </w:pPr>
            <w:del w:id="967" w:author="Dawson, Bre (ESI)" w:date="2020-03-23T12:34:00Z">
              <w:r w:rsidRPr="004E3510" w:rsidDel="00AC2E82">
                <w:rPr>
                  <w:rFonts w:ascii="Arial" w:hAnsi="Arial" w:cs="Arial"/>
                  <w:sz w:val="20"/>
                  <w:lang w:eastAsia="zh-TW"/>
                </w:rPr>
                <w:delText xml:space="preserve">No quota entitlement </w:delText>
              </w:r>
            </w:del>
          </w:p>
          <w:p w14:paraId="79948719" w14:textId="3D71D2E5" w:rsidR="00A22E7E" w:rsidRPr="004E3510" w:rsidDel="00AC2E82" w:rsidRDefault="00A22E7E" w:rsidP="003877E0">
            <w:pPr>
              <w:spacing w:before="40" w:after="40" w:line="240" w:lineRule="auto"/>
              <w:rPr>
                <w:del w:id="968" w:author="Dawson, Bre (ESI)" w:date="2020-03-23T12:34:00Z"/>
                <w:rFonts w:ascii="Arial" w:hAnsi="Arial" w:cs="Arial"/>
                <w:sz w:val="20"/>
                <w:lang w:eastAsia="zh-TW"/>
              </w:rPr>
            </w:pPr>
            <w:del w:id="969" w:author="Dawson, Bre (ESI)" w:date="2020-03-23T12:34:00Z">
              <w:r w:rsidRPr="004E3510" w:rsidDel="00AC2E82">
                <w:rPr>
                  <w:rFonts w:ascii="Arial" w:hAnsi="Arial" w:cs="Arial"/>
                  <w:sz w:val="20"/>
                  <w:lang w:eastAsia="zh-TW"/>
                </w:rPr>
                <w:delText xml:space="preserve">No impact to accruals </w:delText>
              </w:r>
            </w:del>
          </w:p>
          <w:p w14:paraId="520FB621" w14:textId="6E45993C" w:rsidR="00A22E7E" w:rsidRPr="004E3510" w:rsidDel="00AC2E82" w:rsidRDefault="00A22E7E" w:rsidP="003877E0">
            <w:pPr>
              <w:spacing w:before="40" w:after="40" w:line="240" w:lineRule="auto"/>
              <w:rPr>
                <w:del w:id="970" w:author="Dawson, Bre (ESI)" w:date="2020-03-23T12:34:00Z"/>
                <w:rFonts w:ascii="Arial" w:hAnsi="Arial" w:cs="Arial"/>
                <w:sz w:val="20"/>
                <w:lang w:eastAsia="zh-TW"/>
              </w:rPr>
            </w:pPr>
            <w:del w:id="971" w:author="Dawson, Bre (ESI)" w:date="2020-03-23T12:34:00Z">
              <w:r w:rsidRPr="006F4D27" w:rsidDel="00AC2E82">
                <w:rPr>
                  <w:rFonts w:ascii="Arial" w:hAnsi="Arial" w:cs="Arial"/>
                  <w:sz w:val="20"/>
                  <w:lang w:eastAsia="zh-TW"/>
                </w:rPr>
                <w:delText>Not counted/paid on PH</w:delText>
              </w:r>
            </w:del>
          </w:p>
        </w:tc>
      </w:tr>
      <w:tr w:rsidR="00A22E7E" w:rsidRPr="00F1402B" w:rsidDel="00AC2E82" w14:paraId="0EBA994F" w14:textId="15FC470A" w:rsidTr="00341E57">
        <w:trPr>
          <w:cantSplit/>
          <w:trHeight w:val="255"/>
          <w:del w:id="972" w:author="Dawson, Bre (ESI)" w:date="2020-03-23T12:34:00Z"/>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11C057" w14:textId="36411217" w:rsidR="00A22E7E" w:rsidRPr="00A22E7E" w:rsidDel="00AC2E82" w:rsidRDefault="00DF40C6" w:rsidP="00DF40C6">
            <w:pPr>
              <w:spacing w:before="40" w:after="40" w:line="240" w:lineRule="auto"/>
              <w:jc w:val="center"/>
              <w:rPr>
                <w:del w:id="973" w:author="Dawson, Bre (ESI)" w:date="2020-03-23T12:34:00Z"/>
                <w:rFonts w:ascii="Arial" w:hAnsi="Arial" w:cs="Arial"/>
                <w:sz w:val="20"/>
                <w:lang w:eastAsia="zh-TW"/>
              </w:rPr>
            </w:pPr>
            <w:del w:id="974" w:author="Dawson, Bre (ESI)" w:date="2020-03-23T12:15:00Z">
              <w:r w:rsidRPr="00A22E7E" w:rsidDel="00DA36A7">
                <w:rPr>
                  <w:rFonts w:ascii="Arial" w:hAnsi="Arial" w:cs="Arial"/>
                  <w:sz w:val="20"/>
                  <w:lang w:eastAsia="zh-TW"/>
                </w:rPr>
                <w:delText>405</w:delText>
              </w:r>
              <w:r w:rsidDel="00DA36A7">
                <w:rPr>
                  <w:rFonts w:ascii="Arial" w:hAnsi="Arial" w:cs="Arial"/>
                  <w:sz w:val="20"/>
                  <w:lang w:eastAsia="zh-TW"/>
                </w:rPr>
                <w:delText>4</w:delText>
              </w:r>
            </w:del>
          </w:p>
        </w:tc>
        <w:tc>
          <w:tcPr>
            <w:tcW w:w="2977" w:type="dxa"/>
            <w:tcBorders>
              <w:top w:val="single" w:sz="4" w:space="0" w:color="auto"/>
              <w:left w:val="single" w:sz="4" w:space="0" w:color="auto"/>
              <w:bottom w:val="single" w:sz="4" w:space="0" w:color="auto"/>
              <w:right w:val="single" w:sz="4" w:space="0" w:color="auto"/>
            </w:tcBorders>
            <w:vAlign w:val="center"/>
          </w:tcPr>
          <w:p w14:paraId="520CC443" w14:textId="795FBD64" w:rsidR="00A22E7E" w:rsidRPr="00A22E7E" w:rsidDel="00AC2E82" w:rsidRDefault="00A22E7E" w:rsidP="00F304E0">
            <w:pPr>
              <w:spacing w:before="40" w:after="40" w:line="240" w:lineRule="auto"/>
              <w:rPr>
                <w:del w:id="975" w:author="Dawson, Bre (ESI)" w:date="2020-03-23T12:34:00Z"/>
                <w:rFonts w:ascii="Arial" w:hAnsi="Arial" w:cs="Arial"/>
                <w:sz w:val="20"/>
                <w:lang w:eastAsia="zh-TW"/>
              </w:rPr>
            </w:pPr>
            <w:del w:id="976" w:author="Dawson, Bre (ESI)" w:date="2020-03-23T12:34:00Z">
              <w:r w:rsidRPr="00A22E7E" w:rsidDel="00AC2E82">
                <w:rPr>
                  <w:rFonts w:ascii="Arial" w:hAnsi="Arial" w:cs="Arial"/>
                  <w:sz w:val="20"/>
                  <w:lang w:eastAsia="zh-TW"/>
                </w:rPr>
                <w:delText>Parental Primary Carer HP</w:delText>
              </w:r>
            </w:del>
          </w:p>
        </w:tc>
        <w:tc>
          <w:tcPr>
            <w:tcW w:w="992" w:type="dxa"/>
            <w:tcBorders>
              <w:top w:val="single" w:sz="4" w:space="0" w:color="auto"/>
              <w:left w:val="single" w:sz="4" w:space="0" w:color="auto"/>
              <w:bottom w:val="single" w:sz="4" w:space="0" w:color="auto"/>
              <w:right w:val="single" w:sz="4" w:space="0" w:color="auto"/>
            </w:tcBorders>
            <w:vAlign w:val="center"/>
          </w:tcPr>
          <w:p w14:paraId="4ED22571" w14:textId="1779BA66" w:rsidR="00A22E7E" w:rsidRPr="00564A7F" w:rsidDel="00AC2E82" w:rsidRDefault="00A22E7E" w:rsidP="003877E0">
            <w:pPr>
              <w:spacing w:before="40" w:after="40" w:line="240" w:lineRule="auto"/>
              <w:jc w:val="center"/>
              <w:rPr>
                <w:del w:id="977" w:author="Dawson, Bre (ESI)" w:date="2020-03-23T12:34:00Z"/>
                <w:rFonts w:ascii="Arial" w:hAnsi="Arial" w:cs="Arial"/>
                <w:sz w:val="20"/>
                <w:lang w:eastAsia="zh-TW"/>
              </w:rPr>
            </w:pPr>
            <w:del w:id="978" w:author="Dawson, Bre (ESI)" w:date="2020-03-23T12:34:00Z">
              <w:r w:rsidDel="00AC2E82">
                <w:rPr>
                  <w:rFonts w:ascii="Arial" w:hAnsi="Arial" w:cs="Arial"/>
                  <w:sz w:val="20"/>
                  <w:lang w:eastAsia="zh-TW"/>
                </w:rPr>
                <w:delText>All</w:delText>
              </w:r>
            </w:del>
          </w:p>
        </w:tc>
        <w:tc>
          <w:tcPr>
            <w:tcW w:w="4395" w:type="dxa"/>
            <w:tcBorders>
              <w:top w:val="single" w:sz="4" w:space="0" w:color="auto"/>
              <w:left w:val="single" w:sz="4" w:space="0" w:color="auto"/>
              <w:bottom w:val="single" w:sz="4" w:space="0" w:color="auto"/>
              <w:right w:val="single" w:sz="4" w:space="0" w:color="auto"/>
            </w:tcBorders>
          </w:tcPr>
          <w:p w14:paraId="6EF3377D" w14:textId="32503E46" w:rsidR="00A22E7E" w:rsidRPr="004E3510" w:rsidDel="00AC2E82" w:rsidRDefault="00A22E7E" w:rsidP="003877E0">
            <w:pPr>
              <w:spacing w:before="40" w:after="40" w:line="240" w:lineRule="auto"/>
              <w:rPr>
                <w:del w:id="979" w:author="Dawson, Bre (ESI)" w:date="2020-03-23T12:34:00Z"/>
                <w:rFonts w:ascii="Arial" w:hAnsi="Arial" w:cs="Arial"/>
                <w:sz w:val="20"/>
                <w:lang w:eastAsia="zh-TW"/>
              </w:rPr>
            </w:pPr>
            <w:del w:id="980" w:author="Dawson, Bre (ESI)" w:date="2020-03-23T12:34:00Z">
              <w:r w:rsidRPr="004E3510" w:rsidDel="00AC2E82">
                <w:rPr>
                  <w:rFonts w:ascii="Arial" w:hAnsi="Arial" w:cs="Arial"/>
                  <w:sz w:val="20"/>
                  <w:lang w:eastAsia="zh-TW"/>
                </w:rPr>
                <w:delText xml:space="preserve">Paid absence </w:delText>
              </w:r>
            </w:del>
          </w:p>
          <w:p w14:paraId="03A4B5A4" w14:textId="4B71C777" w:rsidR="00A22E7E" w:rsidRPr="006F4D27" w:rsidDel="00AC2E82" w:rsidRDefault="00A22E7E" w:rsidP="00A22E7E">
            <w:pPr>
              <w:widowControl w:val="0"/>
              <w:spacing w:before="40" w:after="40" w:line="240" w:lineRule="auto"/>
              <w:jc w:val="both"/>
              <w:rPr>
                <w:del w:id="981" w:author="Dawson, Bre (ESI)" w:date="2020-03-23T12:34:00Z"/>
                <w:rFonts w:ascii="Arial" w:hAnsi="Arial" w:cs="Arial"/>
                <w:sz w:val="20"/>
                <w:lang w:eastAsia="zh-TW"/>
              </w:rPr>
            </w:pPr>
            <w:del w:id="982" w:author="Dawson, Bre (ESI)" w:date="2020-03-23T12:34:00Z">
              <w:r w:rsidRPr="006F4D27" w:rsidDel="00AC2E82">
                <w:rPr>
                  <w:rFonts w:ascii="Arial" w:hAnsi="Arial" w:cs="Arial"/>
                  <w:sz w:val="20"/>
                  <w:lang w:eastAsia="zh-TW"/>
                </w:rPr>
                <w:delText xml:space="preserve">Absence will be valuated based on average requirements (&gt;3 YOS RMIT; Any YOS RT); Refer to Payroll BP for rules </w:delText>
              </w:r>
            </w:del>
          </w:p>
          <w:p w14:paraId="60D91889" w14:textId="66FDF75F" w:rsidR="00A22E7E" w:rsidRPr="006F4D27" w:rsidDel="00AC2E82" w:rsidRDefault="00A22E7E" w:rsidP="004E3510">
            <w:pPr>
              <w:spacing w:before="40" w:after="40" w:line="240" w:lineRule="auto"/>
              <w:rPr>
                <w:del w:id="983" w:author="Dawson, Bre (ESI)" w:date="2020-03-23T12:34:00Z"/>
                <w:rFonts w:ascii="Arial" w:hAnsi="Arial" w:cs="Arial"/>
                <w:sz w:val="20"/>
                <w:lang w:eastAsia="zh-TW"/>
              </w:rPr>
            </w:pPr>
            <w:del w:id="984" w:author="Dawson, Bre (ESI)" w:date="2020-03-23T12:34:00Z">
              <w:r w:rsidRPr="006F4D27" w:rsidDel="00AC2E82">
                <w:rPr>
                  <w:rFonts w:ascii="Arial" w:hAnsi="Arial" w:cs="Arial"/>
                  <w:sz w:val="20"/>
                  <w:lang w:eastAsia="zh-TW"/>
                </w:rPr>
                <w:delText xml:space="preserve">Payslip displays dollars, dates and HP hours </w:delText>
              </w:r>
            </w:del>
          </w:p>
          <w:p w14:paraId="038F364F" w14:textId="3807DADE" w:rsidR="00A22E7E" w:rsidRPr="004E3510" w:rsidDel="00AC2E82" w:rsidRDefault="00A22E7E" w:rsidP="003877E0">
            <w:pPr>
              <w:spacing w:before="40" w:after="40" w:line="240" w:lineRule="auto"/>
              <w:rPr>
                <w:del w:id="985" w:author="Dawson, Bre (ESI)" w:date="2020-03-23T12:34:00Z"/>
                <w:rFonts w:ascii="Arial" w:hAnsi="Arial" w:cs="Arial"/>
                <w:sz w:val="20"/>
                <w:lang w:eastAsia="zh-TW"/>
              </w:rPr>
            </w:pPr>
            <w:del w:id="986" w:author="Dawson, Bre (ESI)" w:date="2020-03-23T12:34:00Z">
              <w:r w:rsidRPr="004E3510" w:rsidDel="00AC2E82">
                <w:rPr>
                  <w:rFonts w:ascii="Arial" w:hAnsi="Arial" w:cs="Arial"/>
                  <w:sz w:val="20"/>
                  <w:lang w:eastAsia="zh-TW"/>
                </w:rPr>
                <w:delText xml:space="preserve">No quota entitlement </w:delText>
              </w:r>
            </w:del>
          </w:p>
          <w:p w14:paraId="282335D0" w14:textId="20644AF2" w:rsidR="00A22E7E" w:rsidRPr="004E3510" w:rsidDel="00AC2E82" w:rsidRDefault="00A22E7E" w:rsidP="003877E0">
            <w:pPr>
              <w:spacing w:before="40" w:after="40" w:line="240" w:lineRule="auto"/>
              <w:rPr>
                <w:del w:id="987" w:author="Dawson, Bre (ESI)" w:date="2020-03-23T12:34:00Z"/>
                <w:rFonts w:ascii="Arial" w:hAnsi="Arial" w:cs="Arial"/>
                <w:sz w:val="20"/>
                <w:lang w:eastAsia="zh-TW"/>
              </w:rPr>
            </w:pPr>
            <w:del w:id="988" w:author="Dawson, Bre (ESI)" w:date="2020-03-23T12:34:00Z">
              <w:r w:rsidRPr="004E3510" w:rsidDel="00AC2E82">
                <w:rPr>
                  <w:rFonts w:ascii="Arial" w:hAnsi="Arial" w:cs="Arial"/>
                  <w:sz w:val="20"/>
                  <w:lang w:eastAsia="zh-TW"/>
                </w:rPr>
                <w:delText xml:space="preserve">No impact to accruals </w:delText>
              </w:r>
            </w:del>
          </w:p>
          <w:p w14:paraId="69D4407B" w14:textId="71EC6C1B" w:rsidR="00A22E7E" w:rsidRPr="004E3510" w:rsidDel="00AC2E82" w:rsidRDefault="00A22E7E" w:rsidP="003877E0">
            <w:pPr>
              <w:spacing w:before="40" w:after="40" w:line="240" w:lineRule="auto"/>
              <w:rPr>
                <w:del w:id="989" w:author="Dawson, Bre (ESI)" w:date="2020-03-23T12:34:00Z"/>
                <w:rFonts w:ascii="Arial" w:hAnsi="Arial" w:cs="Arial"/>
                <w:sz w:val="20"/>
                <w:lang w:eastAsia="zh-TW"/>
              </w:rPr>
            </w:pPr>
            <w:del w:id="990" w:author="Dawson, Bre (ESI)" w:date="2020-03-23T12:34:00Z">
              <w:r w:rsidRPr="006F4D27" w:rsidDel="00AC2E82">
                <w:rPr>
                  <w:rFonts w:ascii="Arial" w:hAnsi="Arial" w:cs="Arial"/>
                  <w:sz w:val="20"/>
                  <w:lang w:eastAsia="zh-TW"/>
                </w:rPr>
                <w:delText>Not counted/paid on PH</w:delText>
              </w:r>
            </w:del>
          </w:p>
        </w:tc>
      </w:tr>
      <w:tr w:rsidR="00A22E7E" w:rsidRPr="00F1402B" w:rsidDel="00AC2E82" w14:paraId="1D3A5D2D" w14:textId="45C35553" w:rsidTr="00341E57">
        <w:trPr>
          <w:cantSplit/>
          <w:trHeight w:val="255"/>
          <w:del w:id="991" w:author="Dawson, Bre (ESI)" w:date="2020-03-23T12:34:00Z"/>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983162" w14:textId="185D1215" w:rsidR="00A22E7E" w:rsidRPr="00A22E7E" w:rsidDel="00AC2E82" w:rsidRDefault="00DF40C6" w:rsidP="00DF40C6">
            <w:pPr>
              <w:spacing w:before="40" w:after="40" w:line="240" w:lineRule="auto"/>
              <w:jc w:val="center"/>
              <w:rPr>
                <w:del w:id="992" w:author="Dawson, Bre (ESI)" w:date="2020-03-23T12:34:00Z"/>
                <w:rFonts w:ascii="Arial" w:hAnsi="Arial" w:cs="Arial"/>
                <w:sz w:val="20"/>
                <w:lang w:eastAsia="zh-TW"/>
              </w:rPr>
            </w:pPr>
            <w:bookmarkStart w:id="993" w:name="_Hlk35859276"/>
            <w:del w:id="994" w:author="Dawson, Bre (ESI)" w:date="2020-03-23T12:15:00Z">
              <w:r w:rsidRPr="00A22E7E" w:rsidDel="00DA36A7">
                <w:rPr>
                  <w:rFonts w:ascii="Arial" w:hAnsi="Arial" w:cs="Arial"/>
                  <w:sz w:val="20"/>
                  <w:lang w:eastAsia="zh-TW"/>
                </w:rPr>
                <w:delText>405</w:delText>
              </w:r>
              <w:r w:rsidDel="00DA36A7">
                <w:rPr>
                  <w:rFonts w:ascii="Arial" w:hAnsi="Arial" w:cs="Arial"/>
                  <w:sz w:val="20"/>
                  <w:lang w:eastAsia="zh-TW"/>
                </w:rPr>
                <w:delText>5</w:delText>
              </w:r>
            </w:del>
          </w:p>
        </w:tc>
        <w:tc>
          <w:tcPr>
            <w:tcW w:w="2977" w:type="dxa"/>
            <w:tcBorders>
              <w:top w:val="single" w:sz="4" w:space="0" w:color="auto"/>
              <w:left w:val="single" w:sz="4" w:space="0" w:color="auto"/>
              <w:bottom w:val="single" w:sz="4" w:space="0" w:color="auto"/>
              <w:right w:val="single" w:sz="4" w:space="0" w:color="auto"/>
            </w:tcBorders>
            <w:vAlign w:val="center"/>
          </w:tcPr>
          <w:p w14:paraId="14AB5399" w14:textId="10EFA2C4" w:rsidR="00A22E7E" w:rsidRPr="00A22E7E" w:rsidDel="00AC2E82" w:rsidRDefault="00A22E7E" w:rsidP="004E3510">
            <w:pPr>
              <w:spacing w:before="40" w:after="40" w:line="240" w:lineRule="auto"/>
              <w:rPr>
                <w:del w:id="995" w:author="Dawson, Bre (ESI)" w:date="2020-03-23T12:34:00Z"/>
                <w:rFonts w:ascii="Arial" w:hAnsi="Arial" w:cs="Arial"/>
                <w:sz w:val="20"/>
                <w:lang w:eastAsia="zh-TW"/>
              </w:rPr>
            </w:pPr>
            <w:del w:id="996" w:author="Dawson, Bre (ESI)" w:date="2020-03-23T12:34:00Z">
              <w:r w:rsidRPr="00A22E7E" w:rsidDel="00AC2E82">
                <w:rPr>
                  <w:rFonts w:ascii="Arial" w:hAnsi="Arial" w:cs="Arial"/>
                  <w:sz w:val="20"/>
                  <w:lang w:eastAsia="zh-TW"/>
                </w:rPr>
                <w:delText>Parental Primary Carer Pro-Rata</w:delText>
              </w:r>
            </w:del>
          </w:p>
        </w:tc>
        <w:tc>
          <w:tcPr>
            <w:tcW w:w="992" w:type="dxa"/>
            <w:tcBorders>
              <w:top w:val="single" w:sz="4" w:space="0" w:color="auto"/>
              <w:left w:val="single" w:sz="4" w:space="0" w:color="auto"/>
              <w:bottom w:val="single" w:sz="4" w:space="0" w:color="auto"/>
              <w:right w:val="single" w:sz="4" w:space="0" w:color="auto"/>
            </w:tcBorders>
            <w:vAlign w:val="center"/>
          </w:tcPr>
          <w:p w14:paraId="0BB2C3A4" w14:textId="5443F718" w:rsidR="00A22E7E" w:rsidDel="00AC2E82" w:rsidRDefault="00A22E7E" w:rsidP="003877E0">
            <w:pPr>
              <w:spacing w:before="40" w:after="40" w:line="240" w:lineRule="auto"/>
              <w:jc w:val="center"/>
              <w:rPr>
                <w:del w:id="997" w:author="Dawson, Bre (ESI)" w:date="2020-03-23T12:34:00Z"/>
                <w:rFonts w:ascii="Arial" w:hAnsi="Arial" w:cs="Arial"/>
                <w:sz w:val="20"/>
                <w:lang w:eastAsia="zh-TW"/>
              </w:rPr>
            </w:pPr>
            <w:del w:id="998" w:author="Dawson, Bre (ESI)" w:date="2020-03-23T12:34:00Z">
              <w:r w:rsidDel="00AC2E82">
                <w:rPr>
                  <w:rFonts w:ascii="Arial" w:hAnsi="Arial" w:cs="Arial"/>
                  <w:sz w:val="20"/>
                  <w:lang w:eastAsia="zh-TW"/>
                </w:rPr>
                <w:delText>All</w:delText>
              </w:r>
            </w:del>
          </w:p>
        </w:tc>
        <w:tc>
          <w:tcPr>
            <w:tcW w:w="4395" w:type="dxa"/>
            <w:tcBorders>
              <w:top w:val="single" w:sz="4" w:space="0" w:color="auto"/>
              <w:left w:val="single" w:sz="4" w:space="0" w:color="auto"/>
              <w:bottom w:val="single" w:sz="4" w:space="0" w:color="auto"/>
              <w:right w:val="single" w:sz="4" w:space="0" w:color="auto"/>
            </w:tcBorders>
          </w:tcPr>
          <w:p w14:paraId="640820C0" w14:textId="12425730" w:rsidR="00A22E7E" w:rsidRPr="004E3510" w:rsidDel="00AC2E82" w:rsidRDefault="00A22E7E" w:rsidP="00387EFA">
            <w:pPr>
              <w:spacing w:before="40" w:after="40" w:line="240" w:lineRule="auto"/>
              <w:rPr>
                <w:del w:id="999" w:author="Dawson, Bre (ESI)" w:date="2020-03-23T12:34:00Z"/>
                <w:rFonts w:ascii="Arial" w:hAnsi="Arial" w:cs="Arial"/>
                <w:sz w:val="20"/>
                <w:lang w:eastAsia="zh-TW"/>
              </w:rPr>
            </w:pPr>
            <w:del w:id="1000" w:author="Dawson, Bre (ESI)" w:date="2020-03-23T12:34:00Z">
              <w:r w:rsidRPr="004E3510" w:rsidDel="00AC2E82">
                <w:rPr>
                  <w:rFonts w:ascii="Arial" w:hAnsi="Arial" w:cs="Arial"/>
                  <w:sz w:val="20"/>
                  <w:lang w:eastAsia="zh-TW"/>
                </w:rPr>
                <w:delText xml:space="preserve">Unpaid absence </w:delText>
              </w:r>
            </w:del>
          </w:p>
          <w:p w14:paraId="26DD4C1B" w14:textId="16177B0C" w:rsidR="00A22E7E" w:rsidRPr="006F4D27" w:rsidDel="00AC2E82" w:rsidRDefault="00A22E7E" w:rsidP="00A22E7E">
            <w:pPr>
              <w:widowControl w:val="0"/>
              <w:spacing w:before="40" w:after="40" w:line="240" w:lineRule="auto"/>
              <w:jc w:val="both"/>
              <w:rPr>
                <w:del w:id="1001" w:author="Dawson, Bre (ESI)" w:date="2020-03-23T12:34:00Z"/>
                <w:rFonts w:ascii="Arial" w:hAnsi="Arial" w:cs="Arial"/>
                <w:sz w:val="20"/>
                <w:lang w:eastAsia="zh-TW"/>
              </w:rPr>
            </w:pPr>
            <w:del w:id="1002" w:author="Dawson, Bre (ESI)" w:date="2020-03-23T12:34:00Z">
              <w:r w:rsidRPr="006F4D27" w:rsidDel="00AC2E82">
                <w:rPr>
                  <w:rFonts w:ascii="Arial" w:hAnsi="Arial" w:cs="Arial"/>
                  <w:sz w:val="20"/>
                  <w:lang w:eastAsia="zh-TW"/>
                </w:rPr>
                <w:delText xml:space="preserve">Absence will be treated as an unpaid absence (&lt;3 YOS RMIT), payment to be calculated manually and uploaded; Refer to Payroll BP for details </w:delText>
              </w:r>
            </w:del>
          </w:p>
          <w:p w14:paraId="12BD5FEF" w14:textId="0B2616DC" w:rsidR="00A22E7E" w:rsidRPr="006F4D27" w:rsidDel="00AC2E82" w:rsidRDefault="00A22E7E" w:rsidP="00387EFA">
            <w:pPr>
              <w:spacing w:before="40" w:after="40" w:line="240" w:lineRule="auto"/>
              <w:rPr>
                <w:del w:id="1003" w:author="Dawson, Bre (ESI)" w:date="2020-03-23T12:34:00Z"/>
                <w:rFonts w:ascii="Arial" w:hAnsi="Arial" w:cs="Arial"/>
                <w:sz w:val="20"/>
                <w:lang w:eastAsia="zh-TW"/>
              </w:rPr>
            </w:pPr>
            <w:del w:id="1004" w:author="Dawson, Bre (ESI)" w:date="2020-03-23T12:34:00Z">
              <w:r w:rsidRPr="004E3510" w:rsidDel="00AC2E82">
                <w:rPr>
                  <w:rFonts w:ascii="Arial" w:hAnsi="Arial" w:cs="Arial"/>
                  <w:sz w:val="20"/>
                  <w:lang w:eastAsia="zh-TW"/>
                </w:rPr>
                <w:delText>Payslip displays dates/hours only</w:delText>
              </w:r>
              <w:r w:rsidRPr="006F4D27" w:rsidDel="00AC2E82">
                <w:rPr>
                  <w:rFonts w:ascii="Arial" w:hAnsi="Arial" w:cs="Arial"/>
                  <w:sz w:val="20"/>
                  <w:lang w:eastAsia="zh-TW"/>
                </w:rPr>
                <w:delText xml:space="preserve"> </w:delText>
              </w:r>
            </w:del>
          </w:p>
          <w:p w14:paraId="0616092D" w14:textId="4F47AC35" w:rsidR="00A22E7E" w:rsidRPr="004E3510" w:rsidDel="00AC2E82" w:rsidRDefault="00A22E7E" w:rsidP="00387EFA">
            <w:pPr>
              <w:spacing w:before="40" w:after="40" w:line="240" w:lineRule="auto"/>
              <w:rPr>
                <w:del w:id="1005" w:author="Dawson, Bre (ESI)" w:date="2020-03-23T12:34:00Z"/>
                <w:rFonts w:ascii="Arial" w:hAnsi="Arial" w:cs="Arial"/>
                <w:sz w:val="20"/>
                <w:lang w:eastAsia="zh-TW"/>
              </w:rPr>
            </w:pPr>
            <w:del w:id="1006" w:author="Dawson, Bre (ESI)" w:date="2020-03-23T12:34:00Z">
              <w:r w:rsidRPr="004E3510" w:rsidDel="00AC2E82">
                <w:rPr>
                  <w:rFonts w:ascii="Arial" w:hAnsi="Arial" w:cs="Arial"/>
                  <w:sz w:val="20"/>
                  <w:lang w:eastAsia="zh-TW"/>
                </w:rPr>
                <w:delText xml:space="preserve">No quota entitlement </w:delText>
              </w:r>
            </w:del>
          </w:p>
          <w:p w14:paraId="166AC36A" w14:textId="05935ED3" w:rsidR="00A22E7E" w:rsidRPr="004E3510" w:rsidDel="00AC2E82" w:rsidRDefault="00A22E7E" w:rsidP="00387EFA">
            <w:pPr>
              <w:spacing w:before="40" w:after="40" w:line="240" w:lineRule="auto"/>
              <w:rPr>
                <w:del w:id="1007" w:author="Dawson, Bre (ESI)" w:date="2020-03-23T12:34:00Z"/>
                <w:rFonts w:ascii="Arial" w:hAnsi="Arial" w:cs="Arial"/>
                <w:sz w:val="20"/>
                <w:lang w:eastAsia="zh-TW"/>
              </w:rPr>
            </w:pPr>
            <w:del w:id="1008" w:author="Dawson, Bre (ESI)" w:date="2020-03-23T12:34:00Z">
              <w:r w:rsidRPr="004E3510" w:rsidDel="00AC2E82">
                <w:rPr>
                  <w:rFonts w:ascii="Arial" w:hAnsi="Arial" w:cs="Arial"/>
                  <w:sz w:val="20"/>
                  <w:lang w:eastAsia="zh-TW"/>
                </w:rPr>
                <w:delText xml:space="preserve">No impact to accruals </w:delText>
              </w:r>
            </w:del>
          </w:p>
          <w:p w14:paraId="18D7789A" w14:textId="6029FC5D" w:rsidR="00A22E7E" w:rsidRPr="004E3510" w:rsidDel="00AC2E82" w:rsidRDefault="00A22E7E" w:rsidP="003877E0">
            <w:pPr>
              <w:spacing w:before="40" w:after="40" w:line="240" w:lineRule="auto"/>
              <w:rPr>
                <w:del w:id="1009" w:author="Dawson, Bre (ESI)" w:date="2020-03-23T12:34:00Z"/>
                <w:rFonts w:ascii="Arial" w:hAnsi="Arial" w:cs="Arial"/>
                <w:sz w:val="20"/>
                <w:lang w:eastAsia="zh-TW"/>
              </w:rPr>
            </w:pPr>
            <w:del w:id="1010" w:author="Dawson, Bre (ESI)" w:date="2020-03-23T12:34:00Z">
              <w:r w:rsidRPr="006F4D27" w:rsidDel="00AC2E82">
                <w:rPr>
                  <w:rFonts w:ascii="Arial" w:hAnsi="Arial" w:cs="Arial"/>
                  <w:sz w:val="20"/>
                  <w:lang w:eastAsia="zh-TW"/>
                </w:rPr>
                <w:delText>Not counted/paid on PH</w:delText>
              </w:r>
            </w:del>
          </w:p>
        </w:tc>
      </w:tr>
      <w:bookmarkEnd w:id="993"/>
      <w:tr w:rsidR="00A22E7E" w:rsidRPr="00F1402B" w14:paraId="064663E6"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1547C9" w14:textId="27210C07" w:rsidR="00A22E7E" w:rsidRPr="00F304E0" w:rsidRDefault="00A22E7E" w:rsidP="00F304E0">
            <w:pPr>
              <w:spacing w:before="40" w:after="40" w:line="240" w:lineRule="auto"/>
              <w:jc w:val="center"/>
              <w:rPr>
                <w:rFonts w:ascii="Arial" w:hAnsi="Arial" w:cs="Arial"/>
                <w:sz w:val="20"/>
                <w:lang w:eastAsia="zh-TW"/>
              </w:rPr>
            </w:pPr>
            <w:del w:id="1011" w:author="Dawson, Bre (ESI)" w:date="2020-03-23T12:17:00Z">
              <w:r w:rsidRPr="00F304E0" w:rsidDel="00DA36A7">
                <w:rPr>
                  <w:rFonts w:ascii="Arial" w:hAnsi="Arial" w:cs="Arial"/>
                  <w:sz w:val="20"/>
                  <w:lang w:eastAsia="zh-TW"/>
                </w:rPr>
                <w:delText>3050</w:delText>
              </w:r>
            </w:del>
            <w:ins w:id="1012" w:author="Dawson, Bre (ESI)" w:date="2020-03-23T12:17:00Z">
              <w:r w:rsidR="00DA36A7">
                <w:rPr>
                  <w:rFonts w:ascii="Arial" w:hAnsi="Arial" w:cs="Arial"/>
                  <w:sz w:val="20"/>
                  <w:lang w:eastAsia="zh-TW"/>
                </w:rPr>
                <w:t>3307</w:t>
              </w:r>
            </w:ins>
          </w:p>
        </w:tc>
        <w:tc>
          <w:tcPr>
            <w:tcW w:w="2977" w:type="dxa"/>
            <w:tcBorders>
              <w:top w:val="single" w:sz="4" w:space="0" w:color="auto"/>
              <w:left w:val="single" w:sz="4" w:space="0" w:color="auto"/>
              <w:bottom w:val="single" w:sz="4" w:space="0" w:color="auto"/>
              <w:right w:val="single" w:sz="4" w:space="0" w:color="auto"/>
            </w:tcBorders>
            <w:vAlign w:val="center"/>
          </w:tcPr>
          <w:p w14:paraId="426FCBF3" w14:textId="77777777" w:rsidR="00A22E7E" w:rsidRPr="00F304E0" w:rsidRDefault="00A22E7E" w:rsidP="00F304E0">
            <w:pPr>
              <w:spacing w:before="40" w:after="40" w:line="240" w:lineRule="auto"/>
              <w:rPr>
                <w:rFonts w:ascii="Arial" w:hAnsi="Arial" w:cs="Arial"/>
                <w:sz w:val="20"/>
                <w:lang w:eastAsia="zh-TW"/>
              </w:rPr>
            </w:pPr>
            <w:r w:rsidRPr="00F304E0">
              <w:rPr>
                <w:rFonts w:ascii="Arial" w:hAnsi="Arial" w:cs="Arial"/>
                <w:sz w:val="20"/>
                <w:lang w:eastAsia="zh-TW"/>
              </w:rPr>
              <w:t>Casual Absence</w:t>
            </w:r>
          </w:p>
        </w:tc>
        <w:tc>
          <w:tcPr>
            <w:tcW w:w="992" w:type="dxa"/>
            <w:tcBorders>
              <w:top w:val="single" w:sz="4" w:space="0" w:color="auto"/>
              <w:left w:val="single" w:sz="4" w:space="0" w:color="auto"/>
              <w:bottom w:val="single" w:sz="4" w:space="0" w:color="auto"/>
              <w:right w:val="single" w:sz="4" w:space="0" w:color="auto"/>
            </w:tcBorders>
            <w:vAlign w:val="center"/>
          </w:tcPr>
          <w:p w14:paraId="55F012A0" w14:textId="77777777" w:rsidR="00A22E7E" w:rsidRPr="00564A7F" w:rsidRDefault="00A22E7E" w:rsidP="003877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76076CCC" w14:textId="77777777" w:rsidR="00A22E7E" w:rsidRPr="00EC13BF" w:rsidRDefault="00A22E7E" w:rsidP="003877E0">
            <w:pPr>
              <w:spacing w:before="40" w:after="40" w:line="240" w:lineRule="auto"/>
              <w:rPr>
                <w:rFonts w:ascii="Arial" w:hAnsi="Arial" w:cs="Arial"/>
                <w:sz w:val="20"/>
                <w:lang w:eastAsia="zh-TW"/>
              </w:rPr>
            </w:pPr>
            <w:r w:rsidRPr="00EC13BF">
              <w:rPr>
                <w:rFonts w:ascii="Arial" w:hAnsi="Arial" w:cs="Arial"/>
                <w:sz w:val="20"/>
                <w:lang w:eastAsia="zh-TW"/>
              </w:rPr>
              <w:t xml:space="preserve">Leave of Absence </w:t>
            </w:r>
          </w:p>
          <w:p w14:paraId="15E5C4CC" w14:textId="77777777" w:rsidR="00A22E7E" w:rsidRPr="006F4D27" w:rsidRDefault="00A22E7E" w:rsidP="00A22E7E">
            <w:pPr>
              <w:widowControl w:val="0"/>
              <w:spacing w:before="40" w:after="40" w:line="240" w:lineRule="auto"/>
              <w:jc w:val="both"/>
              <w:rPr>
                <w:rFonts w:ascii="Arial" w:hAnsi="Arial" w:cs="Arial"/>
                <w:sz w:val="20"/>
                <w:lang w:eastAsia="zh-TW"/>
              </w:rPr>
            </w:pPr>
            <w:r w:rsidRPr="006F4D27">
              <w:rPr>
                <w:rFonts w:ascii="Arial" w:hAnsi="Arial" w:cs="Arial"/>
                <w:sz w:val="20"/>
                <w:lang w:eastAsia="zh-TW"/>
              </w:rPr>
              <w:t>Absence will not be valuated</w:t>
            </w:r>
          </w:p>
          <w:p w14:paraId="2ABB9529" w14:textId="77777777" w:rsidR="00A22E7E" w:rsidRPr="00EC13BF" w:rsidRDefault="00A22E7E" w:rsidP="003877E0">
            <w:pPr>
              <w:spacing w:before="40" w:after="40" w:line="240" w:lineRule="auto"/>
              <w:rPr>
                <w:rFonts w:ascii="Arial" w:hAnsi="Arial" w:cs="Arial"/>
                <w:sz w:val="20"/>
                <w:lang w:eastAsia="zh-TW"/>
              </w:rPr>
            </w:pPr>
            <w:r w:rsidRPr="006F4D27">
              <w:rPr>
                <w:rFonts w:ascii="Arial" w:hAnsi="Arial" w:cs="Arial"/>
                <w:sz w:val="20"/>
                <w:lang w:eastAsia="zh-TW"/>
              </w:rPr>
              <w:t>Payslip displays dates/hours only</w:t>
            </w:r>
          </w:p>
          <w:p w14:paraId="79561192" w14:textId="77777777" w:rsidR="00A22E7E" w:rsidRPr="00EC13BF" w:rsidRDefault="00A22E7E" w:rsidP="003877E0">
            <w:pPr>
              <w:spacing w:before="40" w:after="40" w:line="240" w:lineRule="auto"/>
              <w:rPr>
                <w:rFonts w:ascii="Arial" w:hAnsi="Arial" w:cs="Arial"/>
                <w:sz w:val="20"/>
                <w:lang w:eastAsia="zh-TW"/>
              </w:rPr>
            </w:pPr>
            <w:r w:rsidRPr="00EC13BF">
              <w:rPr>
                <w:rFonts w:ascii="Arial" w:hAnsi="Arial" w:cs="Arial"/>
                <w:sz w:val="20"/>
                <w:lang w:eastAsia="zh-TW"/>
              </w:rPr>
              <w:t xml:space="preserve">No quota entitlement </w:t>
            </w:r>
          </w:p>
          <w:p w14:paraId="75ECF969" w14:textId="77777777" w:rsidR="00A22E7E" w:rsidRDefault="00A22E7E" w:rsidP="003877E0">
            <w:pPr>
              <w:spacing w:before="40" w:after="40" w:line="240" w:lineRule="auto"/>
              <w:rPr>
                <w:rFonts w:ascii="Arial" w:hAnsi="Arial" w:cs="Arial"/>
                <w:sz w:val="20"/>
                <w:lang w:eastAsia="zh-TW"/>
              </w:rPr>
            </w:pPr>
            <w:r w:rsidRPr="00EC13BF">
              <w:rPr>
                <w:rFonts w:ascii="Arial" w:hAnsi="Arial" w:cs="Arial"/>
                <w:sz w:val="20"/>
                <w:lang w:eastAsia="zh-TW"/>
              </w:rPr>
              <w:t>No impact to accruals</w:t>
            </w:r>
            <w:r>
              <w:rPr>
                <w:rFonts w:ascii="Arial" w:hAnsi="Arial" w:cs="Arial"/>
                <w:sz w:val="20"/>
                <w:lang w:eastAsia="zh-TW"/>
              </w:rPr>
              <w:t xml:space="preserve"> </w:t>
            </w:r>
          </w:p>
          <w:p w14:paraId="1F29163A" w14:textId="77777777" w:rsidR="00A22E7E" w:rsidRPr="00564A7F" w:rsidRDefault="00A22E7E" w:rsidP="003877E0">
            <w:pPr>
              <w:spacing w:before="40" w:after="40" w:line="240" w:lineRule="auto"/>
              <w:rPr>
                <w:rFonts w:ascii="Arial" w:hAnsi="Arial" w:cs="Arial"/>
                <w:sz w:val="20"/>
                <w:lang w:eastAsia="zh-TW"/>
              </w:rPr>
            </w:pPr>
            <w:r>
              <w:rPr>
                <w:rFonts w:ascii="Arial" w:hAnsi="Arial" w:cs="Arial"/>
                <w:sz w:val="20"/>
                <w:lang w:eastAsia="zh-TW"/>
              </w:rPr>
              <w:t xml:space="preserve">Counted on a PH  </w:t>
            </w:r>
          </w:p>
        </w:tc>
      </w:tr>
      <w:tr w:rsidR="00A22E7E" w:rsidRPr="00F1402B" w14:paraId="6034DF04"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732434" w14:textId="7C429FAC" w:rsidR="00A22E7E" w:rsidRPr="00F304E0" w:rsidRDefault="00A22E7E" w:rsidP="00F304E0">
            <w:pPr>
              <w:spacing w:before="40" w:after="40" w:line="240" w:lineRule="auto"/>
              <w:jc w:val="center"/>
              <w:rPr>
                <w:rFonts w:ascii="Arial" w:hAnsi="Arial" w:cs="Arial"/>
                <w:sz w:val="20"/>
                <w:lang w:eastAsia="zh-TW"/>
              </w:rPr>
            </w:pPr>
            <w:del w:id="1013" w:author="Dawson, Bre (ESI)" w:date="2020-03-23T12:17:00Z">
              <w:r w:rsidRPr="00F304E0" w:rsidDel="00DA36A7">
                <w:rPr>
                  <w:rFonts w:ascii="Arial" w:hAnsi="Arial" w:cs="Arial"/>
                  <w:sz w:val="20"/>
                  <w:lang w:eastAsia="zh-TW"/>
                </w:rPr>
                <w:delText>3051</w:delText>
              </w:r>
            </w:del>
            <w:ins w:id="1014" w:author="Dawson, Bre (ESI)" w:date="2020-03-23T12:17:00Z">
              <w:r w:rsidR="00DA36A7">
                <w:rPr>
                  <w:rFonts w:ascii="Arial" w:hAnsi="Arial" w:cs="Arial"/>
                  <w:sz w:val="20"/>
                  <w:lang w:eastAsia="zh-TW"/>
                </w:rPr>
                <w:t>3308</w:t>
              </w:r>
            </w:ins>
          </w:p>
        </w:tc>
        <w:tc>
          <w:tcPr>
            <w:tcW w:w="2977" w:type="dxa"/>
            <w:tcBorders>
              <w:top w:val="single" w:sz="4" w:space="0" w:color="auto"/>
              <w:left w:val="single" w:sz="4" w:space="0" w:color="auto"/>
              <w:bottom w:val="single" w:sz="4" w:space="0" w:color="auto"/>
              <w:right w:val="single" w:sz="4" w:space="0" w:color="auto"/>
            </w:tcBorders>
            <w:vAlign w:val="center"/>
          </w:tcPr>
          <w:p w14:paraId="3D40BAD4" w14:textId="77777777" w:rsidR="00A22E7E" w:rsidRPr="00F304E0" w:rsidRDefault="00A22E7E" w:rsidP="00F304E0">
            <w:pPr>
              <w:spacing w:before="40" w:after="40" w:line="240" w:lineRule="auto"/>
              <w:rPr>
                <w:rFonts w:ascii="Arial" w:hAnsi="Arial" w:cs="Arial"/>
                <w:sz w:val="20"/>
                <w:lang w:eastAsia="zh-TW"/>
              </w:rPr>
            </w:pPr>
            <w:r w:rsidRPr="00F304E0">
              <w:rPr>
                <w:rFonts w:ascii="Arial" w:hAnsi="Arial" w:cs="Arial"/>
                <w:sz w:val="20"/>
                <w:lang w:eastAsia="zh-TW"/>
              </w:rPr>
              <w:t>Career Break</w:t>
            </w:r>
          </w:p>
        </w:tc>
        <w:tc>
          <w:tcPr>
            <w:tcW w:w="992" w:type="dxa"/>
            <w:tcBorders>
              <w:top w:val="single" w:sz="4" w:space="0" w:color="auto"/>
              <w:left w:val="single" w:sz="4" w:space="0" w:color="auto"/>
              <w:bottom w:val="single" w:sz="4" w:space="0" w:color="auto"/>
              <w:right w:val="single" w:sz="4" w:space="0" w:color="auto"/>
            </w:tcBorders>
            <w:vAlign w:val="center"/>
          </w:tcPr>
          <w:p w14:paraId="774C2BFB" w14:textId="77777777" w:rsidR="00A22E7E" w:rsidRPr="00564A7F" w:rsidRDefault="00A22E7E" w:rsidP="00F304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40403BA3" w14:textId="77777777" w:rsidR="00A22E7E" w:rsidRDefault="00A22E7E" w:rsidP="003877E0">
            <w:pPr>
              <w:spacing w:before="40" w:after="40" w:line="240" w:lineRule="auto"/>
              <w:rPr>
                <w:rFonts w:ascii="Arial" w:hAnsi="Arial" w:cs="Arial"/>
                <w:sz w:val="20"/>
                <w:lang w:eastAsia="zh-TW"/>
              </w:rPr>
            </w:pPr>
            <w:r>
              <w:rPr>
                <w:rFonts w:ascii="Arial" w:hAnsi="Arial" w:cs="Arial"/>
                <w:sz w:val="20"/>
                <w:lang w:eastAsia="zh-TW"/>
              </w:rPr>
              <w:t xml:space="preserve">Leave of Absence  </w:t>
            </w:r>
          </w:p>
          <w:p w14:paraId="3164E399" w14:textId="77777777" w:rsidR="00DA36A7" w:rsidRPr="00EC13BF" w:rsidRDefault="00DA36A7" w:rsidP="00DA36A7">
            <w:pPr>
              <w:spacing w:before="40" w:after="40" w:line="240" w:lineRule="auto"/>
              <w:rPr>
                <w:ins w:id="1015" w:author="Dawson, Bre (ESI)" w:date="2020-03-23T12:18:00Z"/>
                <w:rFonts w:ascii="Arial" w:hAnsi="Arial" w:cs="Arial"/>
                <w:sz w:val="20"/>
                <w:lang w:eastAsia="zh-TW"/>
              </w:rPr>
            </w:pPr>
            <w:ins w:id="1016" w:author="Dawson, Bre (ESI)" w:date="2020-03-23T12:18:00Z">
              <w:r w:rsidRPr="00EC13BF">
                <w:rPr>
                  <w:rFonts w:ascii="Arial" w:hAnsi="Arial" w:cs="Arial"/>
                  <w:sz w:val="20"/>
                  <w:lang w:eastAsia="zh-TW"/>
                </w:rPr>
                <w:t>Absence</w:t>
              </w:r>
              <w:r>
                <w:rPr>
                  <w:rFonts w:ascii="Arial" w:hAnsi="Arial" w:cs="Arial"/>
                  <w:sz w:val="20"/>
                  <w:lang w:eastAsia="zh-TW"/>
                </w:rPr>
                <w:t xml:space="preserve"> factors down salary accordingly </w:t>
              </w:r>
            </w:ins>
          </w:p>
          <w:p w14:paraId="067C453E" w14:textId="77777777" w:rsidR="00DA36A7" w:rsidRDefault="00DA36A7" w:rsidP="00DA36A7">
            <w:pPr>
              <w:spacing w:before="40" w:after="40" w:line="240" w:lineRule="auto"/>
              <w:rPr>
                <w:ins w:id="1017" w:author="Dawson, Bre (ESI)" w:date="2020-03-23T12:18:00Z"/>
                <w:rFonts w:ascii="Arial" w:hAnsi="Arial" w:cs="Arial"/>
                <w:sz w:val="20"/>
                <w:lang w:eastAsia="zh-TW"/>
              </w:rPr>
            </w:pPr>
            <w:ins w:id="1018" w:author="Dawson, Bre (ESI)" w:date="2020-03-23T12:18:00Z">
              <w:r w:rsidRPr="00EC13BF">
                <w:rPr>
                  <w:rFonts w:ascii="Arial" w:hAnsi="Arial" w:cs="Arial"/>
                  <w:sz w:val="20"/>
                  <w:lang w:eastAsia="zh-TW"/>
                </w:rPr>
                <w:t xml:space="preserve">Payslip displays dates and hours </w:t>
              </w:r>
            </w:ins>
          </w:p>
          <w:p w14:paraId="7B3CB500" w14:textId="316CAA62" w:rsidR="00A22E7E" w:rsidRPr="00EC13BF" w:rsidDel="00DA36A7" w:rsidRDefault="00A22E7E" w:rsidP="003877E0">
            <w:pPr>
              <w:spacing w:before="40" w:after="40" w:line="240" w:lineRule="auto"/>
              <w:rPr>
                <w:del w:id="1019" w:author="Dawson, Bre (ESI)" w:date="2020-03-23T12:18:00Z"/>
                <w:rFonts w:ascii="Arial" w:hAnsi="Arial" w:cs="Arial"/>
                <w:sz w:val="20"/>
                <w:lang w:eastAsia="zh-TW"/>
              </w:rPr>
            </w:pPr>
            <w:del w:id="1020" w:author="Dawson, Bre (ESI)" w:date="2020-03-23T12:18:00Z">
              <w:r w:rsidRPr="006F4D27" w:rsidDel="00DA36A7">
                <w:rPr>
                  <w:rFonts w:ascii="Arial" w:hAnsi="Arial" w:cs="Arial"/>
                  <w:sz w:val="20"/>
                  <w:lang w:eastAsia="zh-TW"/>
                </w:rPr>
                <w:delText>Absence valuated 100% of Base Rate, paid as negative to offset salary</w:delText>
              </w:r>
              <w:r w:rsidRPr="00EC13BF" w:rsidDel="00DA36A7">
                <w:rPr>
                  <w:rFonts w:ascii="Arial" w:hAnsi="Arial" w:cs="Arial"/>
                  <w:sz w:val="20"/>
                  <w:lang w:eastAsia="zh-TW"/>
                </w:rPr>
                <w:delText xml:space="preserve"> </w:delText>
              </w:r>
            </w:del>
          </w:p>
          <w:p w14:paraId="62F8CA91" w14:textId="668903D5" w:rsidR="00A22E7E" w:rsidDel="00DA36A7" w:rsidRDefault="00A22E7E" w:rsidP="003877E0">
            <w:pPr>
              <w:spacing w:before="40" w:after="40" w:line="240" w:lineRule="auto"/>
              <w:rPr>
                <w:del w:id="1021" w:author="Dawson, Bre (ESI)" w:date="2020-03-23T12:18:00Z"/>
                <w:rFonts w:ascii="Arial" w:hAnsi="Arial" w:cs="Arial"/>
                <w:sz w:val="20"/>
                <w:lang w:eastAsia="zh-TW"/>
              </w:rPr>
            </w:pPr>
            <w:del w:id="1022" w:author="Dawson, Bre (ESI)" w:date="2020-03-23T12:18:00Z">
              <w:r w:rsidRPr="006F4D27" w:rsidDel="00DA36A7">
                <w:rPr>
                  <w:rFonts w:ascii="Arial" w:hAnsi="Arial" w:cs="Arial"/>
                  <w:sz w:val="20"/>
                  <w:lang w:eastAsia="zh-TW"/>
                </w:rPr>
                <w:delText>Payslip displays dollar, dates and hours</w:delText>
              </w:r>
              <w:r w:rsidDel="00DA36A7">
                <w:rPr>
                  <w:rFonts w:ascii="Arial" w:hAnsi="Arial" w:cs="Arial"/>
                  <w:sz w:val="20"/>
                  <w:lang w:eastAsia="zh-TW"/>
                </w:rPr>
                <w:delText xml:space="preserve"> </w:delText>
              </w:r>
            </w:del>
          </w:p>
          <w:p w14:paraId="7D800965" w14:textId="77777777" w:rsidR="00A22E7E" w:rsidRDefault="00A22E7E" w:rsidP="003877E0">
            <w:pPr>
              <w:spacing w:before="40" w:after="40" w:line="240" w:lineRule="auto"/>
              <w:rPr>
                <w:rFonts w:ascii="Arial" w:hAnsi="Arial" w:cs="Arial"/>
                <w:sz w:val="20"/>
                <w:lang w:eastAsia="zh-TW"/>
              </w:rPr>
            </w:pPr>
            <w:r>
              <w:rPr>
                <w:rFonts w:ascii="Arial" w:hAnsi="Arial" w:cs="Arial"/>
                <w:sz w:val="20"/>
                <w:lang w:eastAsia="zh-TW"/>
              </w:rPr>
              <w:t xml:space="preserve">No quota entitlement </w:t>
            </w:r>
          </w:p>
          <w:p w14:paraId="33F55709" w14:textId="77777777" w:rsidR="00A22E7E" w:rsidRDefault="00A22E7E" w:rsidP="003877E0">
            <w:pPr>
              <w:spacing w:before="40" w:after="40" w:line="240" w:lineRule="auto"/>
              <w:rPr>
                <w:rFonts w:ascii="Arial" w:hAnsi="Arial" w:cs="Arial"/>
                <w:sz w:val="20"/>
                <w:lang w:eastAsia="zh-TW"/>
              </w:rPr>
            </w:pPr>
            <w:r>
              <w:rPr>
                <w:rFonts w:ascii="Arial" w:hAnsi="Arial" w:cs="Arial"/>
                <w:sz w:val="20"/>
                <w:lang w:eastAsia="zh-TW"/>
              </w:rPr>
              <w:t xml:space="preserve">Impacts AL, SL accrual =&gt;21 calendar days in an anniversary year </w:t>
            </w:r>
          </w:p>
          <w:p w14:paraId="6618CB1C" w14:textId="77777777" w:rsidR="00A22E7E" w:rsidRPr="00564A7F" w:rsidRDefault="000F4D83" w:rsidP="003877E0">
            <w:pPr>
              <w:spacing w:before="40" w:after="40" w:line="240" w:lineRule="auto"/>
              <w:rPr>
                <w:rFonts w:ascii="Arial" w:hAnsi="Arial" w:cs="Arial"/>
                <w:sz w:val="20"/>
                <w:lang w:eastAsia="zh-TW"/>
              </w:rPr>
            </w:pPr>
            <w:r w:rsidRPr="006F4D27">
              <w:rPr>
                <w:rFonts w:ascii="Arial" w:hAnsi="Arial" w:cs="Arial"/>
                <w:sz w:val="20"/>
                <w:lang w:eastAsia="zh-TW"/>
              </w:rPr>
              <w:t>Not counted/paid on PH</w:t>
            </w:r>
            <w:r>
              <w:rPr>
                <w:rFonts w:ascii="Arial" w:hAnsi="Arial" w:cs="Arial"/>
                <w:sz w:val="20"/>
                <w:lang w:eastAsia="zh-TW"/>
              </w:rPr>
              <w:t xml:space="preserve"> (except where full pay period of LWOP taken)</w:t>
            </w:r>
          </w:p>
        </w:tc>
      </w:tr>
      <w:tr w:rsidR="00A22E7E" w:rsidRPr="00F1402B" w14:paraId="0A416448"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5C813B" w14:textId="205C5479" w:rsidR="00A22E7E" w:rsidRPr="00F304E0" w:rsidRDefault="00A22E7E" w:rsidP="00F304E0">
            <w:pPr>
              <w:spacing w:before="40" w:after="40" w:line="240" w:lineRule="auto"/>
              <w:jc w:val="center"/>
              <w:rPr>
                <w:rFonts w:ascii="Arial" w:hAnsi="Arial" w:cs="Arial"/>
                <w:sz w:val="20"/>
                <w:lang w:eastAsia="zh-TW"/>
              </w:rPr>
            </w:pPr>
            <w:del w:id="1023" w:author="Dawson, Bre (ESI)" w:date="2020-03-23T12:18:00Z">
              <w:r w:rsidRPr="00F304E0" w:rsidDel="00DA36A7">
                <w:rPr>
                  <w:rFonts w:ascii="Arial" w:hAnsi="Arial" w:cs="Arial"/>
                  <w:sz w:val="20"/>
                  <w:lang w:eastAsia="zh-TW"/>
                </w:rPr>
                <w:delText>3052</w:delText>
              </w:r>
            </w:del>
            <w:ins w:id="1024" w:author="Dawson, Bre (ESI)" w:date="2020-03-23T12:18:00Z">
              <w:r w:rsidR="00DA36A7">
                <w:rPr>
                  <w:rFonts w:ascii="Arial" w:hAnsi="Arial" w:cs="Arial"/>
                  <w:sz w:val="20"/>
                  <w:lang w:eastAsia="zh-TW"/>
                </w:rPr>
                <w:t>3309</w:t>
              </w:r>
            </w:ins>
          </w:p>
        </w:tc>
        <w:tc>
          <w:tcPr>
            <w:tcW w:w="2977" w:type="dxa"/>
            <w:tcBorders>
              <w:top w:val="single" w:sz="4" w:space="0" w:color="auto"/>
              <w:left w:val="single" w:sz="4" w:space="0" w:color="auto"/>
              <w:bottom w:val="single" w:sz="4" w:space="0" w:color="auto"/>
              <w:right w:val="single" w:sz="4" w:space="0" w:color="auto"/>
            </w:tcBorders>
            <w:vAlign w:val="center"/>
          </w:tcPr>
          <w:p w14:paraId="62D69A09" w14:textId="77777777" w:rsidR="00A22E7E" w:rsidRPr="00F304E0" w:rsidRDefault="00A22E7E" w:rsidP="00F304E0">
            <w:pPr>
              <w:spacing w:before="40" w:after="40" w:line="240" w:lineRule="auto"/>
              <w:rPr>
                <w:rFonts w:ascii="Arial" w:hAnsi="Arial" w:cs="Arial"/>
                <w:sz w:val="20"/>
                <w:lang w:eastAsia="zh-TW"/>
              </w:rPr>
            </w:pPr>
            <w:r w:rsidRPr="00F304E0">
              <w:rPr>
                <w:rFonts w:ascii="Arial" w:hAnsi="Arial" w:cs="Arial"/>
                <w:sz w:val="20"/>
                <w:lang w:eastAsia="zh-TW"/>
              </w:rPr>
              <w:t>LWOP- Parental</w:t>
            </w:r>
          </w:p>
        </w:tc>
        <w:tc>
          <w:tcPr>
            <w:tcW w:w="992" w:type="dxa"/>
            <w:tcBorders>
              <w:top w:val="single" w:sz="4" w:space="0" w:color="auto"/>
              <w:left w:val="single" w:sz="4" w:space="0" w:color="auto"/>
              <w:bottom w:val="single" w:sz="4" w:space="0" w:color="auto"/>
              <w:right w:val="single" w:sz="4" w:space="0" w:color="auto"/>
            </w:tcBorders>
            <w:vAlign w:val="center"/>
          </w:tcPr>
          <w:p w14:paraId="5DE030CC" w14:textId="77777777" w:rsidR="00A22E7E" w:rsidRPr="00564A7F" w:rsidRDefault="00A22E7E" w:rsidP="003877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7CBCE0AA" w14:textId="77777777" w:rsidR="00A22E7E" w:rsidRDefault="00A22E7E" w:rsidP="003877E0">
            <w:pPr>
              <w:spacing w:before="40" w:after="40" w:line="240" w:lineRule="auto"/>
              <w:rPr>
                <w:rFonts w:ascii="Arial" w:hAnsi="Arial" w:cs="Arial"/>
                <w:sz w:val="20"/>
                <w:lang w:eastAsia="zh-TW"/>
              </w:rPr>
            </w:pPr>
            <w:r>
              <w:rPr>
                <w:rFonts w:ascii="Arial" w:hAnsi="Arial" w:cs="Arial"/>
                <w:sz w:val="20"/>
                <w:lang w:eastAsia="zh-TW"/>
              </w:rPr>
              <w:t xml:space="preserve">Leave of Absence  </w:t>
            </w:r>
          </w:p>
          <w:p w14:paraId="1FB2FD1F" w14:textId="77777777" w:rsidR="00DA36A7" w:rsidRPr="00EC13BF" w:rsidRDefault="00DA36A7" w:rsidP="00DA36A7">
            <w:pPr>
              <w:spacing w:before="40" w:after="40" w:line="240" w:lineRule="auto"/>
              <w:rPr>
                <w:ins w:id="1025" w:author="Dawson, Bre (ESI)" w:date="2020-03-23T12:18:00Z"/>
                <w:rFonts w:ascii="Arial" w:hAnsi="Arial" w:cs="Arial"/>
                <w:sz w:val="20"/>
                <w:lang w:eastAsia="zh-TW"/>
              </w:rPr>
            </w:pPr>
            <w:ins w:id="1026" w:author="Dawson, Bre (ESI)" w:date="2020-03-23T12:18:00Z">
              <w:r w:rsidRPr="00EC13BF">
                <w:rPr>
                  <w:rFonts w:ascii="Arial" w:hAnsi="Arial" w:cs="Arial"/>
                  <w:sz w:val="20"/>
                  <w:lang w:eastAsia="zh-TW"/>
                </w:rPr>
                <w:t>Absence</w:t>
              </w:r>
              <w:r>
                <w:rPr>
                  <w:rFonts w:ascii="Arial" w:hAnsi="Arial" w:cs="Arial"/>
                  <w:sz w:val="20"/>
                  <w:lang w:eastAsia="zh-TW"/>
                </w:rPr>
                <w:t xml:space="preserve"> factors down salary accordingly </w:t>
              </w:r>
            </w:ins>
          </w:p>
          <w:p w14:paraId="30A55419" w14:textId="77777777" w:rsidR="00DA36A7" w:rsidRDefault="00DA36A7" w:rsidP="00DA36A7">
            <w:pPr>
              <w:spacing w:before="40" w:after="40" w:line="240" w:lineRule="auto"/>
              <w:rPr>
                <w:ins w:id="1027" w:author="Dawson, Bre (ESI)" w:date="2020-03-23T12:18:00Z"/>
                <w:rFonts w:ascii="Arial" w:hAnsi="Arial" w:cs="Arial"/>
                <w:sz w:val="20"/>
                <w:lang w:eastAsia="zh-TW"/>
              </w:rPr>
            </w:pPr>
            <w:ins w:id="1028" w:author="Dawson, Bre (ESI)" w:date="2020-03-23T12:18:00Z">
              <w:r w:rsidRPr="00EC13BF">
                <w:rPr>
                  <w:rFonts w:ascii="Arial" w:hAnsi="Arial" w:cs="Arial"/>
                  <w:sz w:val="20"/>
                  <w:lang w:eastAsia="zh-TW"/>
                </w:rPr>
                <w:t xml:space="preserve">Payslip displays dates and hours </w:t>
              </w:r>
            </w:ins>
          </w:p>
          <w:p w14:paraId="7503E2CC" w14:textId="5A8EA5A3" w:rsidR="00A22E7E" w:rsidRPr="00EC13BF" w:rsidDel="00DA36A7" w:rsidRDefault="00A22E7E" w:rsidP="003877E0">
            <w:pPr>
              <w:spacing w:before="40" w:after="40" w:line="240" w:lineRule="auto"/>
              <w:rPr>
                <w:del w:id="1029" w:author="Dawson, Bre (ESI)" w:date="2020-03-23T12:18:00Z"/>
                <w:rFonts w:ascii="Arial" w:hAnsi="Arial" w:cs="Arial"/>
                <w:sz w:val="20"/>
                <w:lang w:eastAsia="zh-TW"/>
              </w:rPr>
            </w:pPr>
            <w:del w:id="1030" w:author="Dawson, Bre (ESI)" w:date="2020-03-23T12:18:00Z">
              <w:r w:rsidRPr="006F4D27" w:rsidDel="00DA36A7">
                <w:rPr>
                  <w:rFonts w:ascii="Arial" w:hAnsi="Arial" w:cs="Arial"/>
                  <w:sz w:val="20"/>
                  <w:lang w:eastAsia="zh-TW"/>
                </w:rPr>
                <w:delText>Absence valuated 100% of Base Rate, paid as negative to offset salary</w:delText>
              </w:r>
              <w:r w:rsidRPr="00EC13BF" w:rsidDel="00DA36A7">
                <w:rPr>
                  <w:rFonts w:ascii="Arial" w:hAnsi="Arial" w:cs="Arial"/>
                  <w:sz w:val="20"/>
                  <w:lang w:eastAsia="zh-TW"/>
                </w:rPr>
                <w:delText xml:space="preserve"> </w:delText>
              </w:r>
            </w:del>
          </w:p>
          <w:p w14:paraId="3120B4DB" w14:textId="05DA386A" w:rsidR="00A22E7E" w:rsidRPr="00EC13BF" w:rsidDel="00DA36A7" w:rsidRDefault="00A22E7E" w:rsidP="003877E0">
            <w:pPr>
              <w:spacing w:before="40" w:after="40" w:line="240" w:lineRule="auto"/>
              <w:rPr>
                <w:del w:id="1031" w:author="Dawson, Bre (ESI)" w:date="2020-03-23T12:18:00Z"/>
                <w:rFonts w:ascii="Arial" w:hAnsi="Arial" w:cs="Arial"/>
                <w:sz w:val="20"/>
                <w:lang w:eastAsia="zh-TW"/>
              </w:rPr>
            </w:pPr>
            <w:del w:id="1032" w:author="Dawson, Bre (ESI)" w:date="2020-03-23T12:18:00Z">
              <w:r w:rsidRPr="006F4D27" w:rsidDel="00DA36A7">
                <w:rPr>
                  <w:rFonts w:ascii="Arial" w:hAnsi="Arial" w:cs="Arial"/>
                  <w:sz w:val="20"/>
                  <w:lang w:eastAsia="zh-TW"/>
                </w:rPr>
                <w:delText>Payslip displays dollar, dates and hours</w:delText>
              </w:r>
              <w:r w:rsidRPr="00EC13BF" w:rsidDel="00DA36A7">
                <w:rPr>
                  <w:rFonts w:ascii="Arial" w:hAnsi="Arial" w:cs="Arial"/>
                  <w:sz w:val="20"/>
                  <w:lang w:eastAsia="zh-TW"/>
                </w:rPr>
                <w:delText xml:space="preserve"> </w:delText>
              </w:r>
            </w:del>
          </w:p>
          <w:p w14:paraId="4EC6FC11" w14:textId="77777777" w:rsidR="00A22E7E" w:rsidRDefault="00A22E7E" w:rsidP="003877E0">
            <w:pPr>
              <w:spacing w:before="40" w:after="40" w:line="240" w:lineRule="auto"/>
              <w:rPr>
                <w:rFonts w:ascii="Arial" w:hAnsi="Arial" w:cs="Arial"/>
                <w:sz w:val="20"/>
                <w:lang w:eastAsia="zh-TW"/>
              </w:rPr>
            </w:pPr>
            <w:r w:rsidRPr="00EC13BF">
              <w:rPr>
                <w:rFonts w:ascii="Arial" w:hAnsi="Arial" w:cs="Arial"/>
                <w:sz w:val="20"/>
                <w:lang w:eastAsia="zh-TW"/>
              </w:rPr>
              <w:t>No quota entitlement</w:t>
            </w:r>
            <w:r>
              <w:rPr>
                <w:rFonts w:ascii="Arial" w:hAnsi="Arial" w:cs="Arial"/>
                <w:sz w:val="20"/>
                <w:lang w:eastAsia="zh-TW"/>
              </w:rPr>
              <w:t xml:space="preserve"> </w:t>
            </w:r>
          </w:p>
          <w:p w14:paraId="42C0EF18" w14:textId="77777777" w:rsidR="00A22E7E" w:rsidRDefault="00A22E7E" w:rsidP="003877E0">
            <w:pPr>
              <w:spacing w:before="40" w:after="40" w:line="240" w:lineRule="auto"/>
              <w:rPr>
                <w:rFonts w:ascii="Arial" w:hAnsi="Arial" w:cs="Arial"/>
                <w:sz w:val="20"/>
                <w:lang w:eastAsia="zh-TW"/>
              </w:rPr>
            </w:pPr>
            <w:r>
              <w:rPr>
                <w:rFonts w:ascii="Arial" w:hAnsi="Arial" w:cs="Arial"/>
                <w:sz w:val="20"/>
                <w:lang w:eastAsia="zh-TW"/>
              </w:rPr>
              <w:t xml:space="preserve">Impacts AL, SL accrual =&gt;21 calendar days in an anniversary year </w:t>
            </w:r>
          </w:p>
          <w:p w14:paraId="7EA13A2A" w14:textId="77777777" w:rsidR="00A22E7E" w:rsidRPr="00564A7F" w:rsidRDefault="000F4D83" w:rsidP="003877E0">
            <w:pPr>
              <w:spacing w:before="40" w:after="40" w:line="240" w:lineRule="auto"/>
              <w:rPr>
                <w:rFonts w:ascii="Arial" w:hAnsi="Arial" w:cs="Arial"/>
                <w:sz w:val="20"/>
                <w:lang w:eastAsia="zh-TW"/>
              </w:rPr>
            </w:pPr>
            <w:r w:rsidRPr="006F4D27">
              <w:rPr>
                <w:rFonts w:ascii="Arial" w:hAnsi="Arial" w:cs="Arial"/>
                <w:sz w:val="20"/>
                <w:lang w:eastAsia="zh-TW"/>
              </w:rPr>
              <w:t>Not counted/paid on PH</w:t>
            </w:r>
            <w:r>
              <w:rPr>
                <w:rFonts w:ascii="Arial" w:hAnsi="Arial" w:cs="Arial"/>
                <w:sz w:val="20"/>
                <w:lang w:eastAsia="zh-TW"/>
              </w:rPr>
              <w:t xml:space="preserve"> (except where full pay period of LWOP taken)</w:t>
            </w:r>
          </w:p>
        </w:tc>
      </w:tr>
      <w:tr w:rsidR="00A22E7E" w:rsidRPr="00F1402B" w14:paraId="2C31DEBF"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B0DDED" w14:textId="3336E274" w:rsidR="00A22E7E" w:rsidRPr="00F304E0" w:rsidRDefault="00A22E7E" w:rsidP="00F304E0">
            <w:pPr>
              <w:spacing w:before="40" w:after="40" w:line="240" w:lineRule="auto"/>
              <w:jc w:val="center"/>
              <w:rPr>
                <w:rFonts w:ascii="Arial" w:hAnsi="Arial" w:cs="Arial"/>
                <w:sz w:val="20"/>
                <w:lang w:eastAsia="zh-TW"/>
              </w:rPr>
            </w:pPr>
            <w:del w:id="1033" w:author="Dawson, Bre (ESI)" w:date="2020-03-23T12:18:00Z">
              <w:r w:rsidRPr="00F304E0" w:rsidDel="00DA36A7">
                <w:rPr>
                  <w:rFonts w:ascii="Arial" w:hAnsi="Arial" w:cs="Arial"/>
                  <w:sz w:val="20"/>
                  <w:lang w:eastAsia="zh-TW"/>
                </w:rPr>
                <w:delText>3053</w:delText>
              </w:r>
            </w:del>
            <w:ins w:id="1034" w:author="Dawson, Bre (ESI)" w:date="2020-03-23T12:18:00Z">
              <w:r w:rsidR="00DA36A7">
                <w:rPr>
                  <w:rFonts w:ascii="Arial" w:hAnsi="Arial" w:cs="Arial"/>
                  <w:sz w:val="20"/>
                  <w:lang w:eastAsia="zh-TW"/>
                </w:rPr>
                <w:t>3310</w:t>
              </w:r>
            </w:ins>
          </w:p>
        </w:tc>
        <w:tc>
          <w:tcPr>
            <w:tcW w:w="2977" w:type="dxa"/>
            <w:tcBorders>
              <w:top w:val="single" w:sz="4" w:space="0" w:color="auto"/>
              <w:left w:val="single" w:sz="4" w:space="0" w:color="auto"/>
              <w:bottom w:val="single" w:sz="4" w:space="0" w:color="auto"/>
              <w:right w:val="single" w:sz="4" w:space="0" w:color="auto"/>
            </w:tcBorders>
            <w:vAlign w:val="center"/>
          </w:tcPr>
          <w:p w14:paraId="613E7050" w14:textId="77777777" w:rsidR="00A22E7E" w:rsidRPr="00F304E0" w:rsidRDefault="00A22E7E" w:rsidP="00F304E0">
            <w:pPr>
              <w:spacing w:before="40" w:after="40" w:line="240" w:lineRule="auto"/>
              <w:rPr>
                <w:rFonts w:ascii="Arial" w:hAnsi="Arial" w:cs="Arial"/>
                <w:sz w:val="20"/>
                <w:lang w:eastAsia="zh-TW"/>
              </w:rPr>
            </w:pPr>
            <w:r w:rsidRPr="00F304E0">
              <w:rPr>
                <w:rFonts w:ascii="Arial" w:hAnsi="Arial" w:cs="Arial"/>
                <w:sz w:val="20"/>
                <w:lang w:eastAsia="zh-TW"/>
              </w:rPr>
              <w:t xml:space="preserve">LWOP- Parental No </w:t>
            </w:r>
            <w:proofErr w:type="spellStart"/>
            <w:r w:rsidRPr="00F304E0">
              <w:rPr>
                <w:rFonts w:ascii="Arial" w:hAnsi="Arial" w:cs="Arial"/>
                <w:sz w:val="20"/>
                <w:lang w:eastAsia="zh-TW"/>
              </w:rPr>
              <w:t>Accr</w:t>
            </w:r>
            <w:proofErr w:type="spellEnd"/>
          </w:p>
        </w:tc>
        <w:tc>
          <w:tcPr>
            <w:tcW w:w="992" w:type="dxa"/>
            <w:tcBorders>
              <w:top w:val="single" w:sz="4" w:space="0" w:color="auto"/>
              <w:left w:val="single" w:sz="4" w:space="0" w:color="auto"/>
              <w:bottom w:val="single" w:sz="4" w:space="0" w:color="auto"/>
              <w:right w:val="single" w:sz="4" w:space="0" w:color="auto"/>
            </w:tcBorders>
            <w:vAlign w:val="center"/>
          </w:tcPr>
          <w:p w14:paraId="33679524" w14:textId="77777777" w:rsidR="00A22E7E" w:rsidRPr="00564A7F" w:rsidRDefault="00A22E7E" w:rsidP="003877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27D14505" w14:textId="77777777" w:rsidR="00A22E7E" w:rsidRPr="00EC13BF" w:rsidRDefault="00A22E7E" w:rsidP="003877E0">
            <w:pPr>
              <w:spacing w:before="40" w:after="40" w:line="240" w:lineRule="auto"/>
              <w:rPr>
                <w:rFonts w:ascii="Arial" w:hAnsi="Arial" w:cs="Arial"/>
                <w:sz w:val="20"/>
                <w:lang w:eastAsia="zh-TW"/>
              </w:rPr>
            </w:pPr>
            <w:r w:rsidRPr="00EC13BF">
              <w:rPr>
                <w:rFonts w:ascii="Arial" w:hAnsi="Arial" w:cs="Arial"/>
                <w:sz w:val="20"/>
                <w:lang w:eastAsia="zh-TW"/>
              </w:rPr>
              <w:t xml:space="preserve">Leave of Absence  </w:t>
            </w:r>
          </w:p>
          <w:p w14:paraId="5BBC12C0" w14:textId="77777777" w:rsidR="00DA36A7" w:rsidRPr="00EC13BF" w:rsidRDefault="00DA36A7" w:rsidP="00DA36A7">
            <w:pPr>
              <w:spacing w:before="40" w:after="40" w:line="240" w:lineRule="auto"/>
              <w:rPr>
                <w:ins w:id="1035" w:author="Dawson, Bre (ESI)" w:date="2020-03-23T12:19:00Z"/>
                <w:rFonts w:ascii="Arial" w:hAnsi="Arial" w:cs="Arial"/>
                <w:sz w:val="20"/>
                <w:lang w:eastAsia="zh-TW"/>
              </w:rPr>
            </w:pPr>
            <w:ins w:id="1036" w:author="Dawson, Bre (ESI)" w:date="2020-03-23T12:19:00Z">
              <w:r w:rsidRPr="00EC13BF">
                <w:rPr>
                  <w:rFonts w:ascii="Arial" w:hAnsi="Arial" w:cs="Arial"/>
                  <w:sz w:val="20"/>
                  <w:lang w:eastAsia="zh-TW"/>
                </w:rPr>
                <w:t>Absence</w:t>
              </w:r>
              <w:r>
                <w:rPr>
                  <w:rFonts w:ascii="Arial" w:hAnsi="Arial" w:cs="Arial"/>
                  <w:sz w:val="20"/>
                  <w:lang w:eastAsia="zh-TW"/>
                </w:rPr>
                <w:t xml:space="preserve"> factors down salary accordingly </w:t>
              </w:r>
            </w:ins>
          </w:p>
          <w:p w14:paraId="592829F6" w14:textId="77777777" w:rsidR="00DA36A7" w:rsidRDefault="00DA36A7" w:rsidP="00DA36A7">
            <w:pPr>
              <w:spacing w:before="40" w:after="40" w:line="240" w:lineRule="auto"/>
              <w:rPr>
                <w:ins w:id="1037" w:author="Dawson, Bre (ESI)" w:date="2020-03-23T12:19:00Z"/>
                <w:rFonts w:ascii="Arial" w:hAnsi="Arial" w:cs="Arial"/>
                <w:sz w:val="20"/>
                <w:lang w:eastAsia="zh-TW"/>
              </w:rPr>
            </w:pPr>
            <w:ins w:id="1038" w:author="Dawson, Bre (ESI)" w:date="2020-03-23T12:19:00Z">
              <w:r w:rsidRPr="00EC13BF">
                <w:rPr>
                  <w:rFonts w:ascii="Arial" w:hAnsi="Arial" w:cs="Arial"/>
                  <w:sz w:val="20"/>
                  <w:lang w:eastAsia="zh-TW"/>
                </w:rPr>
                <w:t xml:space="preserve">Payslip displays dates and hours </w:t>
              </w:r>
            </w:ins>
          </w:p>
          <w:p w14:paraId="22519A79" w14:textId="09482C1E" w:rsidR="00A22E7E" w:rsidRPr="00EC13BF" w:rsidDel="00DA36A7" w:rsidRDefault="00A22E7E" w:rsidP="003877E0">
            <w:pPr>
              <w:spacing w:before="40" w:after="40" w:line="240" w:lineRule="auto"/>
              <w:rPr>
                <w:del w:id="1039" w:author="Dawson, Bre (ESI)" w:date="2020-03-23T12:19:00Z"/>
                <w:rFonts w:ascii="Arial" w:hAnsi="Arial" w:cs="Arial"/>
                <w:sz w:val="20"/>
                <w:lang w:eastAsia="zh-TW"/>
              </w:rPr>
            </w:pPr>
            <w:del w:id="1040" w:author="Dawson, Bre (ESI)" w:date="2020-03-23T12:19:00Z">
              <w:r w:rsidRPr="006F4D27" w:rsidDel="00DA36A7">
                <w:rPr>
                  <w:rFonts w:ascii="Arial" w:hAnsi="Arial" w:cs="Arial"/>
                  <w:sz w:val="20"/>
                  <w:lang w:eastAsia="zh-TW"/>
                </w:rPr>
                <w:delText>Absence valuated 100% of Base Rate, paid as negative to offset salary</w:delText>
              </w:r>
              <w:r w:rsidRPr="00EC13BF" w:rsidDel="00DA36A7">
                <w:rPr>
                  <w:rFonts w:ascii="Arial" w:hAnsi="Arial" w:cs="Arial"/>
                  <w:sz w:val="20"/>
                  <w:lang w:eastAsia="zh-TW"/>
                </w:rPr>
                <w:delText xml:space="preserve"> </w:delText>
              </w:r>
            </w:del>
          </w:p>
          <w:p w14:paraId="2F9FDCA4" w14:textId="6448E668" w:rsidR="00A22E7E" w:rsidRPr="00EC13BF" w:rsidDel="00DA36A7" w:rsidRDefault="00A22E7E" w:rsidP="003877E0">
            <w:pPr>
              <w:spacing w:before="40" w:after="40" w:line="240" w:lineRule="auto"/>
              <w:rPr>
                <w:del w:id="1041" w:author="Dawson, Bre (ESI)" w:date="2020-03-23T12:19:00Z"/>
                <w:rFonts w:ascii="Arial" w:hAnsi="Arial" w:cs="Arial"/>
                <w:sz w:val="20"/>
                <w:lang w:eastAsia="zh-TW"/>
              </w:rPr>
            </w:pPr>
            <w:del w:id="1042" w:author="Dawson, Bre (ESI)" w:date="2020-03-23T12:19:00Z">
              <w:r w:rsidRPr="006F4D27" w:rsidDel="00DA36A7">
                <w:rPr>
                  <w:rFonts w:ascii="Arial" w:hAnsi="Arial" w:cs="Arial"/>
                  <w:sz w:val="20"/>
                  <w:lang w:eastAsia="zh-TW"/>
                </w:rPr>
                <w:delText>Payslip displays dollar, dates and hours</w:delText>
              </w:r>
              <w:r w:rsidRPr="00EC13BF" w:rsidDel="00DA36A7">
                <w:rPr>
                  <w:rFonts w:ascii="Arial" w:hAnsi="Arial" w:cs="Arial"/>
                  <w:sz w:val="20"/>
                  <w:lang w:eastAsia="zh-TW"/>
                </w:rPr>
                <w:delText xml:space="preserve"> </w:delText>
              </w:r>
            </w:del>
          </w:p>
          <w:p w14:paraId="22E03A66" w14:textId="77777777" w:rsidR="00A22E7E" w:rsidRPr="00EC13BF" w:rsidRDefault="00A22E7E" w:rsidP="003877E0">
            <w:pPr>
              <w:spacing w:before="40" w:after="40" w:line="240" w:lineRule="auto"/>
              <w:rPr>
                <w:rFonts w:ascii="Arial" w:hAnsi="Arial" w:cs="Arial"/>
                <w:sz w:val="20"/>
                <w:lang w:eastAsia="zh-TW"/>
              </w:rPr>
            </w:pPr>
            <w:r w:rsidRPr="00EC13BF">
              <w:rPr>
                <w:rFonts w:ascii="Arial" w:hAnsi="Arial" w:cs="Arial"/>
                <w:sz w:val="20"/>
                <w:lang w:eastAsia="zh-TW"/>
              </w:rPr>
              <w:t xml:space="preserve">No quota entitlement </w:t>
            </w:r>
          </w:p>
          <w:p w14:paraId="0F2D2516" w14:textId="48470F09" w:rsidR="00A22E7E" w:rsidRPr="00EC13BF" w:rsidRDefault="00A22E7E" w:rsidP="002173DD">
            <w:pPr>
              <w:spacing w:before="40" w:after="40" w:line="240" w:lineRule="auto"/>
              <w:rPr>
                <w:rFonts w:ascii="Arial" w:hAnsi="Arial" w:cs="Arial"/>
                <w:sz w:val="20"/>
                <w:lang w:eastAsia="zh-TW"/>
              </w:rPr>
            </w:pPr>
            <w:r w:rsidRPr="00EC13BF">
              <w:rPr>
                <w:rFonts w:ascii="Arial" w:hAnsi="Arial" w:cs="Arial"/>
                <w:sz w:val="20"/>
                <w:lang w:eastAsia="zh-TW"/>
              </w:rPr>
              <w:t>Impacts AL, SL</w:t>
            </w:r>
            <w:ins w:id="1043" w:author="Dawson, Bre (ESI)" w:date="2020-03-23T12:18:00Z">
              <w:r w:rsidR="00DA36A7">
                <w:rPr>
                  <w:rFonts w:ascii="Arial" w:hAnsi="Arial" w:cs="Arial"/>
                  <w:sz w:val="20"/>
                  <w:lang w:eastAsia="zh-TW"/>
                </w:rPr>
                <w:t>, LSL</w:t>
              </w:r>
            </w:ins>
            <w:r w:rsidRPr="00EC13BF">
              <w:rPr>
                <w:rFonts w:ascii="Arial" w:hAnsi="Arial" w:cs="Arial"/>
                <w:sz w:val="20"/>
                <w:lang w:eastAsia="zh-TW"/>
              </w:rPr>
              <w:t xml:space="preserve"> accrual immediately </w:t>
            </w:r>
          </w:p>
          <w:p w14:paraId="51F48226" w14:textId="77777777" w:rsidR="00A22E7E" w:rsidRPr="00EC13BF" w:rsidRDefault="000F4D83" w:rsidP="003877E0">
            <w:pPr>
              <w:spacing w:before="40" w:after="40" w:line="240" w:lineRule="auto"/>
              <w:rPr>
                <w:rFonts w:ascii="Arial" w:hAnsi="Arial" w:cs="Arial"/>
                <w:sz w:val="20"/>
                <w:lang w:eastAsia="zh-TW"/>
              </w:rPr>
            </w:pPr>
            <w:r w:rsidRPr="006F4D27">
              <w:rPr>
                <w:rFonts w:ascii="Arial" w:hAnsi="Arial" w:cs="Arial"/>
                <w:sz w:val="20"/>
                <w:lang w:eastAsia="zh-TW"/>
              </w:rPr>
              <w:t>Not counted/paid on PH</w:t>
            </w:r>
            <w:r>
              <w:rPr>
                <w:rFonts w:ascii="Arial" w:hAnsi="Arial" w:cs="Arial"/>
                <w:sz w:val="20"/>
                <w:lang w:eastAsia="zh-TW"/>
              </w:rPr>
              <w:t xml:space="preserve"> (except where full pay period of LWOP taken)</w:t>
            </w:r>
          </w:p>
        </w:tc>
      </w:tr>
      <w:tr w:rsidR="00A22E7E" w:rsidRPr="00F1402B" w14:paraId="54D27392"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3B114B" w14:textId="5E03908F" w:rsidR="00A22E7E" w:rsidRPr="00F304E0" w:rsidRDefault="00A22E7E" w:rsidP="00F304E0">
            <w:pPr>
              <w:spacing w:before="40" w:after="40" w:line="240" w:lineRule="auto"/>
              <w:jc w:val="center"/>
              <w:rPr>
                <w:rFonts w:ascii="Arial" w:hAnsi="Arial" w:cs="Arial"/>
                <w:sz w:val="20"/>
                <w:lang w:eastAsia="zh-TW"/>
              </w:rPr>
            </w:pPr>
            <w:del w:id="1044" w:author="Dawson, Bre (ESI)" w:date="2020-03-23T12:19:00Z">
              <w:r w:rsidRPr="00F304E0" w:rsidDel="00DA36A7">
                <w:rPr>
                  <w:rFonts w:ascii="Arial" w:hAnsi="Arial" w:cs="Arial"/>
                  <w:sz w:val="20"/>
                  <w:lang w:eastAsia="zh-TW"/>
                </w:rPr>
                <w:lastRenderedPageBreak/>
                <w:delText>3054</w:delText>
              </w:r>
            </w:del>
            <w:ins w:id="1045" w:author="Dawson, Bre (ESI)" w:date="2020-03-23T12:19:00Z">
              <w:r w:rsidR="00DA36A7">
                <w:rPr>
                  <w:rFonts w:ascii="Arial" w:hAnsi="Arial" w:cs="Arial"/>
                  <w:sz w:val="20"/>
                  <w:lang w:eastAsia="zh-TW"/>
                </w:rPr>
                <w:t>3311</w:t>
              </w:r>
            </w:ins>
          </w:p>
        </w:tc>
        <w:tc>
          <w:tcPr>
            <w:tcW w:w="2977" w:type="dxa"/>
            <w:tcBorders>
              <w:top w:val="single" w:sz="4" w:space="0" w:color="auto"/>
              <w:left w:val="single" w:sz="4" w:space="0" w:color="auto"/>
              <w:bottom w:val="single" w:sz="4" w:space="0" w:color="auto"/>
              <w:right w:val="single" w:sz="4" w:space="0" w:color="auto"/>
            </w:tcBorders>
            <w:vAlign w:val="center"/>
          </w:tcPr>
          <w:p w14:paraId="45131DCC" w14:textId="77777777" w:rsidR="00A22E7E" w:rsidRPr="00F304E0" w:rsidRDefault="00A22E7E" w:rsidP="00F304E0">
            <w:pPr>
              <w:spacing w:before="40" w:after="40" w:line="240" w:lineRule="auto"/>
              <w:rPr>
                <w:rFonts w:ascii="Arial" w:hAnsi="Arial" w:cs="Arial"/>
                <w:sz w:val="20"/>
                <w:lang w:eastAsia="zh-TW"/>
              </w:rPr>
            </w:pPr>
            <w:r w:rsidRPr="00F304E0">
              <w:rPr>
                <w:rFonts w:ascii="Arial" w:hAnsi="Arial" w:cs="Arial"/>
                <w:sz w:val="20"/>
                <w:lang w:eastAsia="zh-TW"/>
              </w:rPr>
              <w:t>Research Leave</w:t>
            </w:r>
          </w:p>
        </w:tc>
        <w:tc>
          <w:tcPr>
            <w:tcW w:w="992" w:type="dxa"/>
            <w:tcBorders>
              <w:top w:val="single" w:sz="4" w:space="0" w:color="auto"/>
              <w:left w:val="single" w:sz="4" w:space="0" w:color="auto"/>
              <w:bottom w:val="single" w:sz="4" w:space="0" w:color="auto"/>
              <w:right w:val="single" w:sz="4" w:space="0" w:color="auto"/>
            </w:tcBorders>
            <w:vAlign w:val="center"/>
          </w:tcPr>
          <w:p w14:paraId="096AF3C1" w14:textId="77777777" w:rsidR="00A22E7E" w:rsidRPr="00564A7F" w:rsidRDefault="00A22E7E" w:rsidP="003877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6715E204" w14:textId="77777777" w:rsidR="00A22E7E" w:rsidRPr="00EC13BF" w:rsidRDefault="00A22E7E" w:rsidP="003877E0">
            <w:pPr>
              <w:spacing w:before="40" w:after="40" w:line="240" w:lineRule="auto"/>
              <w:rPr>
                <w:rFonts w:ascii="Arial" w:hAnsi="Arial" w:cs="Arial"/>
                <w:sz w:val="20"/>
                <w:lang w:eastAsia="zh-TW"/>
              </w:rPr>
            </w:pPr>
            <w:r w:rsidRPr="00EC13BF">
              <w:rPr>
                <w:rFonts w:ascii="Arial" w:hAnsi="Arial" w:cs="Arial"/>
                <w:sz w:val="20"/>
                <w:lang w:eastAsia="zh-TW"/>
              </w:rPr>
              <w:t xml:space="preserve">Leave of Absence  </w:t>
            </w:r>
          </w:p>
          <w:p w14:paraId="4CDF285A" w14:textId="77777777" w:rsidR="00DA36A7" w:rsidRPr="00EC13BF" w:rsidRDefault="00DA36A7" w:rsidP="00DA36A7">
            <w:pPr>
              <w:spacing w:before="40" w:after="40" w:line="240" w:lineRule="auto"/>
              <w:rPr>
                <w:ins w:id="1046" w:author="Dawson, Bre (ESI)" w:date="2020-03-23T12:18:00Z"/>
                <w:rFonts w:ascii="Arial" w:hAnsi="Arial" w:cs="Arial"/>
                <w:sz w:val="20"/>
                <w:lang w:eastAsia="zh-TW"/>
              </w:rPr>
            </w:pPr>
            <w:ins w:id="1047" w:author="Dawson, Bre (ESI)" w:date="2020-03-23T12:18:00Z">
              <w:r w:rsidRPr="00EC13BF">
                <w:rPr>
                  <w:rFonts w:ascii="Arial" w:hAnsi="Arial" w:cs="Arial"/>
                  <w:sz w:val="20"/>
                  <w:lang w:eastAsia="zh-TW"/>
                </w:rPr>
                <w:t>Absence</w:t>
              </w:r>
              <w:r>
                <w:rPr>
                  <w:rFonts w:ascii="Arial" w:hAnsi="Arial" w:cs="Arial"/>
                  <w:sz w:val="20"/>
                  <w:lang w:eastAsia="zh-TW"/>
                </w:rPr>
                <w:t xml:space="preserve"> factors down salary accordingly </w:t>
              </w:r>
            </w:ins>
          </w:p>
          <w:p w14:paraId="281BD04D" w14:textId="77777777" w:rsidR="00DA36A7" w:rsidRDefault="00DA36A7" w:rsidP="00DA36A7">
            <w:pPr>
              <w:spacing w:before="40" w:after="40" w:line="240" w:lineRule="auto"/>
              <w:rPr>
                <w:ins w:id="1048" w:author="Dawson, Bre (ESI)" w:date="2020-03-23T12:18:00Z"/>
                <w:rFonts w:ascii="Arial" w:hAnsi="Arial" w:cs="Arial"/>
                <w:sz w:val="20"/>
                <w:lang w:eastAsia="zh-TW"/>
              </w:rPr>
            </w:pPr>
            <w:ins w:id="1049" w:author="Dawson, Bre (ESI)" w:date="2020-03-23T12:18:00Z">
              <w:r w:rsidRPr="00EC13BF">
                <w:rPr>
                  <w:rFonts w:ascii="Arial" w:hAnsi="Arial" w:cs="Arial"/>
                  <w:sz w:val="20"/>
                  <w:lang w:eastAsia="zh-TW"/>
                </w:rPr>
                <w:t xml:space="preserve">Payslip displays dates and hours </w:t>
              </w:r>
            </w:ins>
          </w:p>
          <w:p w14:paraId="4D8CA86A" w14:textId="66A153FA" w:rsidR="00A22E7E" w:rsidRPr="00EC13BF" w:rsidDel="00DA36A7" w:rsidRDefault="00A22E7E" w:rsidP="003877E0">
            <w:pPr>
              <w:spacing w:before="40" w:after="40" w:line="240" w:lineRule="auto"/>
              <w:rPr>
                <w:del w:id="1050" w:author="Dawson, Bre (ESI)" w:date="2020-03-23T12:18:00Z"/>
                <w:rFonts w:ascii="Arial" w:hAnsi="Arial" w:cs="Arial"/>
                <w:sz w:val="20"/>
                <w:lang w:eastAsia="zh-TW"/>
              </w:rPr>
            </w:pPr>
            <w:del w:id="1051" w:author="Dawson, Bre (ESI)" w:date="2020-03-23T12:18:00Z">
              <w:r w:rsidRPr="006F4D27" w:rsidDel="00DA36A7">
                <w:rPr>
                  <w:rFonts w:ascii="Arial" w:hAnsi="Arial" w:cs="Arial"/>
                  <w:sz w:val="20"/>
                  <w:lang w:eastAsia="zh-TW"/>
                </w:rPr>
                <w:delText>Absence valuated 100% of Base Rate, paid as negative to offset salary</w:delText>
              </w:r>
              <w:r w:rsidRPr="00EC13BF" w:rsidDel="00DA36A7">
                <w:rPr>
                  <w:rFonts w:ascii="Arial" w:hAnsi="Arial" w:cs="Arial"/>
                  <w:sz w:val="20"/>
                  <w:lang w:eastAsia="zh-TW"/>
                </w:rPr>
                <w:delText xml:space="preserve"> </w:delText>
              </w:r>
            </w:del>
          </w:p>
          <w:p w14:paraId="2825D91B" w14:textId="15E9FEC2" w:rsidR="00A22E7E" w:rsidRPr="00EC13BF" w:rsidDel="00DA36A7" w:rsidRDefault="00A22E7E" w:rsidP="003877E0">
            <w:pPr>
              <w:spacing w:before="40" w:after="40" w:line="240" w:lineRule="auto"/>
              <w:rPr>
                <w:del w:id="1052" w:author="Dawson, Bre (ESI)" w:date="2020-03-23T12:18:00Z"/>
                <w:rFonts w:ascii="Arial" w:hAnsi="Arial" w:cs="Arial"/>
                <w:sz w:val="20"/>
                <w:lang w:eastAsia="zh-TW"/>
              </w:rPr>
            </w:pPr>
            <w:del w:id="1053" w:author="Dawson, Bre (ESI)" w:date="2020-03-23T12:18:00Z">
              <w:r w:rsidRPr="006F4D27" w:rsidDel="00DA36A7">
                <w:rPr>
                  <w:rFonts w:ascii="Arial" w:hAnsi="Arial" w:cs="Arial"/>
                  <w:sz w:val="20"/>
                  <w:lang w:eastAsia="zh-TW"/>
                </w:rPr>
                <w:delText>Payslip displays dollar, dates and hours</w:delText>
              </w:r>
              <w:r w:rsidRPr="00EC13BF" w:rsidDel="00DA36A7">
                <w:rPr>
                  <w:rFonts w:ascii="Arial" w:hAnsi="Arial" w:cs="Arial"/>
                  <w:sz w:val="20"/>
                  <w:lang w:eastAsia="zh-TW"/>
                </w:rPr>
                <w:delText xml:space="preserve"> </w:delText>
              </w:r>
            </w:del>
          </w:p>
          <w:p w14:paraId="4F06982E" w14:textId="77777777" w:rsidR="00A22E7E" w:rsidRPr="00EC13BF" w:rsidRDefault="00A22E7E" w:rsidP="003877E0">
            <w:pPr>
              <w:spacing w:before="40" w:after="40" w:line="240" w:lineRule="auto"/>
              <w:rPr>
                <w:rFonts w:ascii="Arial" w:hAnsi="Arial" w:cs="Arial"/>
                <w:sz w:val="20"/>
                <w:lang w:eastAsia="zh-TW"/>
              </w:rPr>
            </w:pPr>
            <w:r w:rsidRPr="00EC13BF">
              <w:rPr>
                <w:rFonts w:ascii="Arial" w:hAnsi="Arial" w:cs="Arial"/>
                <w:sz w:val="20"/>
                <w:lang w:eastAsia="zh-TW"/>
              </w:rPr>
              <w:t xml:space="preserve">No quota entitlement </w:t>
            </w:r>
          </w:p>
          <w:p w14:paraId="4B08FF77" w14:textId="77777777" w:rsidR="00A22E7E" w:rsidRPr="00EC13BF" w:rsidRDefault="00A22E7E" w:rsidP="003877E0">
            <w:pPr>
              <w:spacing w:before="40" w:after="40" w:line="240" w:lineRule="auto"/>
              <w:rPr>
                <w:rFonts w:ascii="Arial" w:hAnsi="Arial" w:cs="Arial"/>
                <w:sz w:val="20"/>
                <w:lang w:eastAsia="zh-TW"/>
              </w:rPr>
            </w:pPr>
            <w:r w:rsidRPr="00EC13BF">
              <w:rPr>
                <w:rFonts w:ascii="Arial" w:hAnsi="Arial" w:cs="Arial"/>
                <w:sz w:val="20"/>
                <w:lang w:eastAsia="zh-TW"/>
              </w:rPr>
              <w:t xml:space="preserve">Impacts AL, SL accrual =&gt;21 calendar days in an anniversary year </w:t>
            </w:r>
          </w:p>
          <w:p w14:paraId="333D6181" w14:textId="77777777" w:rsidR="00A22E7E" w:rsidRPr="00EC13BF" w:rsidRDefault="000F4D83" w:rsidP="003877E0">
            <w:pPr>
              <w:spacing w:before="40" w:after="40" w:line="240" w:lineRule="auto"/>
              <w:rPr>
                <w:rFonts w:ascii="Arial" w:hAnsi="Arial" w:cs="Arial"/>
                <w:sz w:val="20"/>
                <w:lang w:eastAsia="zh-TW"/>
              </w:rPr>
            </w:pPr>
            <w:r w:rsidRPr="006F4D27">
              <w:rPr>
                <w:rFonts w:ascii="Arial" w:hAnsi="Arial" w:cs="Arial"/>
                <w:sz w:val="20"/>
                <w:lang w:eastAsia="zh-TW"/>
              </w:rPr>
              <w:t>Not counted/paid on PH</w:t>
            </w:r>
            <w:r>
              <w:rPr>
                <w:rFonts w:ascii="Arial" w:hAnsi="Arial" w:cs="Arial"/>
                <w:sz w:val="20"/>
                <w:lang w:eastAsia="zh-TW"/>
              </w:rPr>
              <w:t xml:space="preserve"> (except where full pay period of LWOP taken)</w:t>
            </w:r>
          </w:p>
        </w:tc>
      </w:tr>
      <w:tr w:rsidR="00A22E7E" w:rsidRPr="00F1402B" w14:paraId="1CBDACAE"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A87C7C" w14:textId="7C0D0791" w:rsidR="00A22E7E" w:rsidRPr="00F304E0" w:rsidRDefault="00A22E7E" w:rsidP="00F304E0">
            <w:pPr>
              <w:spacing w:before="40" w:after="40" w:line="240" w:lineRule="auto"/>
              <w:jc w:val="center"/>
              <w:rPr>
                <w:rFonts w:ascii="Arial" w:hAnsi="Arial" w:cs="Arial"/>
                <w:sz w:val="20"/>
                <w:lang w:eastAsia="zh-TW"/>
              </w:rPr>
            </w:pPr>
            <w:del w:id="1054" w:author="Dawson, Bre (ESI)" w:date="2020-03-23T12:19:00Z">
              <w:r w:rsidRPr="00F304E0" w:rsidDel="00DA36A7">
                <w:rPr>
                  <w:rFonts w:ascii="Arial" w:hAnsi="Arial" w:cs="Arial"/>
                  <w:sz w:val="20"/>
                  <w:lang w:eastAsia="zh-TW"/>
                </w:rPr>
                <w:delText>3055</w:delText>
              </w:r>
            </w:del>
            <w:ins w:id="1055" w:author="Dawson, Bre (ESI)" w:date="2020-03-23T12:19:00Z">
              <w:r w:rsidR="00DA36A7">
                <w:rPr>
                  <w:rFonts w:ascii="Arial" w:hAnsi="Arial" w:cs="Arial"/>
                  <w:sz w:val="20"/>
                  <w:lang w:eastAsia="zh-TW"/>
                </w:rPr>
                <w:t>3312</w:t>
              </w:r>
            </w:ins>
          </w:p>
        </w:tc>
        <w:tc>
          <w:tcPr>
            <w:tcW w:w="2977" w:type="dxa"/>
            <w:tcBorders>
              <w:top w:val="single" w:sz="4" w:space="0" w:color="auto"/>
              <w:left w:val="single" w:sz="4" w:space="0" w:color="auto"/>
              <w:bottom w:val="single" w:sz="4" w:space="0" w:color="auto"/>
              <w:right w:val="single" w:sz="4" w:space="0" w:color="auto"/>
            </w:tcBorders>
            <w:vAlign w:val="center"/>
          </w:tcPr>
          <w:p w14:paraId="62BC6FB8" w14:textId="77777777" w:rsidR="00A22E7E" w:rsidRPr="00F304E0" w:rsidRDefault="00A22E7E" w:rsidP="00F304E0">
            <w:pPr>
              <w:spacing w:before="40" w:after="40" w:line="240" w:lineRule="auto"/>
              <w:rPr>
                <w:rFonts w:ascii="Arial" w:hAnsi="Arial" w:cs="Arial"/>
                <w:sz w:val="20"/>
                <w:lang w:eastAsia="zh-TW"/>
              </w:rPr>
            </w:pPr>
            <w:r w:rsidRPr="00F304E0">
              <w:rPr>
                <w:rFonts w:ascii="Arial" w:hAnsi="Arial" w:cs="Arial"/>
                <w:sz w:val="20"/>
                <w:lang w:eastAsia="zh-TW"/>
              </w:rPr>
              <w:t>Sabbatical Leave</w:t>
            </w:r>
          </w:p>
        </w:tc>
        <w:tc>
          <w:tcPr>
            <w:tcW w:w="992" w:type="dxa"/>
            <w:tcBorders>
              <w:top w:val="single" w:sz="4" w:space="0" w:color="auto"/>
              <w:left w:val="single" w:sz="4" w:space="0" w:color="auto"/>
              <w:bottom w:val="single" w:sz="4" w:space="0" w:color="auto"/>
              <w:right w:val="single" w:sz="4" w:space="0" w:color="auto"/>
            </w:tcBorders>
            <w:vAlign w:val="center"/>
          </w:tcPr>
          <w:p w14:paraId="7216DB67" w14:textId="77777777" w:rsidR="00A22E7E" w:rsidRPr="00564A7F" w:rsidRDefault="00A22E7E" w:rsidP="003877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71EBFE65" w14:textId="77777777" w:rsidR="00A22E7E" w:rsidRPr="00EC13BF" w:rsidRDefault="00A22E7E" w:rsidP="003877E0">
            <w:pPr>
              <w:spacing w:before="40" w:after="40" w:line="240" w:lineRule="auto"/>
              <w:rPr>
                <w:rFonts w:ascii="Arial" w:hAnsi="Arial" w:cs="Arial"/>
                <w:sz w:val="20"/>
                <w:lang w:eastAsia="zh-TW"/>
              </w:rPr>
            </w:pPr>
            <w:r w:rsidRPr="00EC13BF">
              <w:rPr>
                <w:rFonts w:ascii="Arial" w:hAnsi="Arial" w:cs="Arial"/>
                <w:sz w:val="20"/>
                <w:lang w:eastAsia="zh-TW"/>
              </w:rPr>
              <w:t xml:space="preserve">Leave of Absence  </w:t>
            </w:r>
          </w:p>
          <w:p w14:paraId="707D8AAF" w14:textId="77777777" w:rsidR="00DA36A7" w:rsidRPr="00EC13BF" w:rsidRDefault="00DA36A7" w:rsidP="00DA36A7">
            <w:pPr>
              <w:spacing w:before="40" w:after="40" w:line="240" w:lineRule="auto"/>
              <w:rPr>
                <w:ins w:id="1056" w:author="Dawson, Bre (ESI)" w:date="2020-03-23T12:19:00Z"/>
                <w:rFonts w:ascii="Arial" w:hAnsi="Arial" w:cs="Arial"/>
                <w:sz w:val="20"/>
                <w:lang w:eastAsia="zh-TW"/>
              </w:rPr>
            </w:pPr>
            <w:ins w:id="1057" w:author="Dawson, Bre (ESI)" w:date="2020-03-23T12:19:00Z">
              <w:r w:rsidRPr="00EC13BF">
                <w:rPr>
                  <w:rFonts w:ascii="Arial" w:hAnsi="Arial" w:cs="Arial"/>
                  <w:sz w:val="20"/>
                  <w:lang w:eastAsia="zh-TW"/>
                </w:rPr>
                <w:t>Absence</w:t>
              </w:r>
              <w:r>
                <w:rPr>
                  <w:rFonts w:ascii="Arial" w:hAnsi="Arial" w:cs="Arial"/>
                  <w:sz w:val="20"/>
                  <w:lang w:eastAsia="zh-TW"/>
                </w:rPr>
                <w:t xml:space="preserve"> factors down salary accordingly </w:t>
              </w:r>
            </w:ins>
          </w:p>
          <w:p w14:paraId="1B3E3F75" w14:textId="77777777" w:rsidR="00DA36A7" w:rsidRDefault="00DA36A7" w:rsidP="00DA36A7">
            <w:pPr>
              <w:spacing w:before="40" w:after="40" w:line="240" w:lineRule="auto"/>
              <w:rPr>
                <w:ins w:id="1058" w:author="Dawson, Bre (ESI)" w:date="2020-03-23T12:19:00Z"/>
                <w:rFonts w:ascii="Arial" w:hAnsi="Arial" w:cs="Arial"/>
                <w:sz w:val="20"/>
                <w:lang w:eastAsia="zh-TW"/>
              </w:rPr>
            </w:pPr>
            <w:ins w:id="1059" w:author="Dawson, Bre (ESI)" w:date="2020-03-23T12:19:00Z">
              <w:r w:rsidRPr="00EC13BF">
                <w:rPr>
                  <w:rFonts w:ascii="Arial" w:hAnsi="Arial" w:cs="Arial"/>
                  <w:sz w:val="20"/>
                  <w:lang w:eastAsia="zh-TW"/>
                </w:rPr>
                <w:t xml:space="preserve">Payslip displays dates and hours </w:t>
              </w:r>
            </w:ins>
          </w:p>
          <w:p w14:paraId="058B4BD3" w14:textId="718BD3A6" w:rsidR="00A22E7E" w:rsidRPr="00EC13BF" w:rsidDel="00DA36A7" w:rsidRDefault="00A22E7E" w:rsidP="003877E0">
            <w:pPr>
              <w:spacing w:before="40" w:after="40" w:line="240" w:lineRule="auto"/>
              <w:rPr>
                <w:del w:id="1060" w:author="Dawson, Bre (ESI)" w:date="2020-03-23T12:19:00Z"/>
                <w:rFonts w:ascii="Arial" w:hAnsi="Arial" w:cs="Arial"/>
                <w:sz w:val="20"/>
                <w:lang w:eastAsia="zh-TW"/>
              </w:rPr>
            </w:pPr>
            <w:del w:id="1061" w:author="Dawson, Bre (ESI)" w:date="2020-03-23T12:19:00Z">
              <w:r w:rsidRPr="006F4D27" w:rsidDel="00DA36A7">
                <w:rPr>
                  <w:rFonts w:ascii="Arial" w:hAnsi="Arial" w:cs="Arial"/>
                  <w:sz w:val="20"/>
                  <w:lang w:eastAsia="zh-TW"/>
                </w:rPr>
                <w:delText>Absence valuated 100% of Base Rate, paid as negative to offset salary</w:delText>
              </w:r>
              <w:r w:rsidRPr="00EC13BF" w:rsidDel="00DA36A7">
                <w:rPr>
                  <w:rFonts w:ascii="Arial" w:hAnsi="Arial" w:cs="Arial"/>
                  <w:sz w:val="20"/>
                  <w:lang w:eastAsia="zh-TW"/>
                </w:rPr>
                <w:delText xml:space="preserve"> </w:delText>
              </w:r>
            </w:del>
          </w:p>
          <w:p w14:paraId="4BE89D1E" w14:textId="642B698F" w:rsidR="00A22E7E" w:rsidRPr="00EC13BF" w:rsidDel="00DA36A7" w:rsidRDefault="00A22E7E" w:rsidP="003877E0">
            <w:pPr>
              <w:spacing w:before="40" w:after="40" w:line="240" w:lineRule="auto"/>
              <w:rPr>
                <w:del w:id="1062" w:author="Dawson, Bre (ESI)" w:date="2020-03-23T12:19:00Z"/>
                <w:rFonts w:ascii="Arial" w:hAnsi="Arial" w:cs="Arial"/>
                <w:sz w:val="20"/>
                <w:lang w:eastAsia="zh-TW"/>
              </w:rPr>
            </w:pPr>
            <w:del w:id="1063" w:author="Dawson, Bre (ESI)" w:date="2020-03-23T12:19:00Z">
              <w:r w:rsidRPr="006F4D27" w:rsidDel="00DA36A7">
                <w:rPr>
                  <w:rFonts w:ascii="Arial" w:hAnsi="Arial" w:cs="Arial"/>
                  <w:sz w:val="20"/>
                  <w:lang w:eastAsia="zh-TW"/>
                </w:rPr>
                <w:delText>Payslip displays dollar, dates and hours</w:delText>
              </w:r>
              <w:r w:rsidRPr="00EC13BF" w:rsidDel="00DA36A7">
                <w:rPr>
                  <w:rFonts w:ascii="Arial" w:hAnsi="Arial" w:cs="Arial"/>
                  <w:sz w:val="20"/>
                  <w:lang w:eastAsia="zh-TW"/>
                </w:rPr>
                <w:delText xml:space="preserve"> </w:delText>
              </w:r>
            </w:del>
          </w:p>
          <w:p w14:paraId="35E05BF8" w14:textId="77777777" w:rsidR="00A22E7E" w:rsidRPr="00EC13BF" w:rsidRDefault="00A22E7E" w:rsidP="003877E0">
            <w:pPr>
              <w:spacing w:before="40" w:after="40" w:line="240" w:lineRule="auto"/>
              <w:rPr>
                <w:rFonts w:ascii="Arial" w:hAnsi="Arial" w:cs="Arial"/>
                <w:sz w:val="20"/>
                <w:lang w:eastAsia="zh-TW"/>
              </w:rPr>
            </w:pPr>
            <w:r w:rsidRPr="00EC13BF">
              <w:rPr>
                <w:rFonts w:ascii="Arial" w:hAnsi="Arial" w:cs="Arial"/>
                <w:sz w:val="20"/>
                <w:lang w:eastAsia="zh-TW"/>
              </w:rPr>
              <w:t xml:space="preserve">No quota entitlement </w:t>
            </w:r>
          </w:p>
          <w:p w14:paraId="7B350B49" w14:textId="77777777" w:rsidR="00A22E7E" w:rsidRPr="00EC13BF" w:rsidRDefault="00A22E7E" w:rsidP="003877E0">
            <w:pPr>
              <w:spacing w:before="40" w:after="40" w:line="240" w:lineRule="auto"/>
              <w:rPr>
                <w:rFonts w:ascii="Arial" w:hAnsi="Arial" w:cs="Arial"/>
                <w:sz w:val="20"/>
                <w:lang w:eastAsia="zh-TW"/>
              </w:rPr>
            </w:pPr>
            <w:r w:rsidRPr="00EC13BF">
              <w:rPr>
                <w:rFonts w:ascii="Arial" w:hAnsi="Arial" w:cs="Arial"/>
                <w:sz w:val="20"/>
                <w:lang w:eastAsia="zh-TW"/>
              </w:rPr>
              <w:t xml:space="preserve">No accrual </w:t>
            </w:r>
            <w:proofErr w:type="gramStart"/>
            <w:r w:rsidRPr="00EC13BF">
              <w:rPr>
                <w:rFonts w:ascii="Arial" w:hAnsi="Arial" w:cs="Arial"/>
                <w:sz w:val="20"/>
                <w:lang w:eastAsia="zh-TW"/>
              </w:rPr>
              <w:t>impact</w:t>
            </w:r>
            <w:proofErr w:type="gramEnd"/>
            <w:r w:rsidRPr="00EC13BF">
              <w:rPr>
                <w:rFonts w:ascii="Arial" w:hAnsi="Arial" w:cs="Arial"/>
                <w:sz w:val="20"/>
                <w:lang w:eastAsia="zh-TW"/>
              </w:rPr>
              <w:t xml:space="preserve"> </w:t>
            </w:r>
          </w:p>
          <w:p w14:paraId="3CFEF9B0" w14:textId="77777777" w:rsidR="00A22E7E" w:rsidRPr="00EC13BF" w:rsidRDefault="000F4D83" w:rsidP="003877E0">
            <w:pPr>
              <w:spacing w:before="40" w:after="40" w:line="240" w:lineRule="auto"/>
              <w:rPr>
                <w:rFonts w:ascii="Arial" w:hAnsi="Arial" w:cs="Arial"/>
                <w:sz w:val="20"/>
                <w:lang w:eastAsia="zh-TW"/>
              </w:rPr>
            </w:pPr>
            <w:r w:rsidRPr="006F4D27">
              <w:rPr>
                <w:rFonts w:ascii="Arial" w:hAnsi="Arial" w:cs="Arial"/>
                <w:sz w:val="20"/>
                <w:lang w:eastAsia="zh-TW"/>
              </w:rPr>
              <w:t>Not counted/paid on PH</w:t>
            </w:r>
            <w:r>
              <w:rPr>
                <w:rFonts w:ascii="Arial" w:hAnsi="Arial" w:cs="Arial"/>
                <w:sz w:val="20"/>
                <w:lang w:eastAsia="zh-TW"/>
              </w:rPr>
              <w:t xml:space="preserve"> (except where full pay period of LWOP taken)</w:t>
            </w:r>
          </w:p>
        </w:tc>
      </w:tr>
      <w:tr w:rsidR="00A22E7E" w:rsidRPr="00F1402B" w14:paraId="70E12348"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965D96" w14:textId="120E422F" w:rsidR="00A22E7E" w:rsidRPr="00F304E0" w:rsidRDefault="00A22E7E" w:rsidP="00F304E0">
            <w:pPr>
              <w:spacing w:before="40" w:after="40" w:line="240" w:lineRule="auto"/>
              <w:jc w:val="center"/>
              <w:rPr>
                <w:rFonts w:ascii="Arial" w:hAnsi="Arial" w:cs="Arial"/>
                <w:sz w:val="20"/>
                <w:lang w:eastAsia="zh-TW"/>
              </w:rPr>
            </w:pPr>
            <w:del w:id="1064" w:author="Dawson, Bre (ESI)" w:date="2020-03-23T12:19:00Z">
              <w:r w:rsidRPr="00F304E0" w:rsidDel="00DA36A7">
                <w:rPr>
                  <w:rFonts w:ascii="Arial" w:hAnsi="Arial" w:cs="Arial"/>
                  <w:sz w:val="20"/>
                  <w:lang w:eastAsia="zh-TW"/>
                </w:rPr>
                <w:delText>3056</w:delText>
              </w:r>
            </w:del>
            <w:ins w:id="1065" w:author="Dawson, Bre (ESI)" w:date="2020-03-23T12:19:00Z">
              <w:r w:rsidR="00DA36A7">
                <w:rPr>
                  <w:rFonts w:ascii="Arial" w:hAnsi="Arial" w:cs="Arial"/>
                  <w:sz w:val="20"/>
                  <w:lang w:eastAsia="zh-TW"/>
                </w:rPr>
                <w:t>3313</w:t>
              </w:r>
            </w:ins>
          </w:p>
        </w:tc>
        <w:tc>
          <w:tcPr>
            <w:tcW w:w="2977" w:type="dxa"/>
            <w:tcBorders>
              <w:top w:val="single" w:sz="4" w:space="0" w:color="auto"/>
              <w:left w:val="single" w:sz="4" w:space="0" w:color="auto"/>
              <w:bottom w:val="single" w:sz="4" w:space="0" w:color="auto"/>
              <w:right w:val="single" w:sz="4" w:space="0" w:color="auto"/>
            </w:tcBorders>
            <w:vAlign w:val="center"/>
          </w:tcPr>
          <w:p w14:paraId="2A911D2F" w14:textId="77777777" w:rsidR="00A22E7E" w:rsidRPr="00F304E0" w:rsidRDefault="00A22E7E" w:rsidP="00F304E0">
            <w:pPr>
              <w:spacing w:before="40" w:after="40" w:line="240" w:lineRule="auto"/>
              <w:rPr>
                <w:rFonts w:ascii="Arial" w:hAnsi="Arial" w:cs="Arial"/>
                <w:sz w:val="20"/>
                <w:lang w:eastAsia="zh-TW"/>
              </w:rPr>
            </w:pPr>
            <w:r w:rsidRPr="00F304E0">
              <w:rPr>
                <w:rFonts w:ascii="Arial" w:hAnsi="Arial" w:cs="Arial"/>
                <w:sz w:val="20"/>
                <w:lang w:eastAsia="zh-TW"/>
              </w:rPr>
              <w:t>Special Leave</w:t>
            </w:r>
          </w:p>
        </w:tc>
        <w:tc>
          <w:tcPr>
            <w:tcW w:w="992" w:type="dxa"/>
            <w:tcBorders>
              <w:top w:val="single" w:sz="4" w:space="0" w:color="auto"/>
              <w:left w:val="single" w:sz="4" w:space="0" w:color="auto"/>
              <w:bottom w:val="single" w:sz="4" w:space="0" w:color="auto"/>
              <w:right w:val="single" w:sz="4" w:space="0" w:color="auto"/>
            </w:tcBorders>
            <w:vAlign w:val="center"/>
          </w:tcPr>
          <w:p w14:paraId="1C1957D0" w14:textId="77777777" w:rsidR="00A22E7E" w:rsidRPr="00564A7F" w:rsidRDefault="00A22E7E" w:rsidP="003877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134A81D5" w14:textId="77777777" w:rsidR="00A22E7E" w:rsidRPr="00EC13BF" w:rsidRDefault="00A22E7E" w:rsidP="003877E0">
            <w:pPr>
              <w:spacing w:before="40" w:after="40" w:line="240" w:lineRule="auto"/>
              <w:rPr>
                <w:rFonts w:ascii="Arial" w:hAnsi="Arial" w:cs="Arial"/>
                <w:sz w:val="20"/>
                <w:lang w:eastAsia="zh-TW"/>
              </w:rPr>
            </w:pPr>
            <w:r w:rsidRPr="00EC13BF">
              <w:rPr>
                <w:rFonts w:ascii="Arial" w:hAnsi="Arial" w:cs="Arial"/>
                <w:sz w:val="20"/>
                <w:lang w:eastAsia="zh-TW"/>
              </w:rPr>
              <w:t xml:space="preserve">Leave of Absence  </w:t>
            </w:r>
          </w:p>
          <w:p w14:paraId="6AB0D500" w14:textId="77777777" w:rsidR="00DA36A7" w:rsidRPr="00EC13BF" w:rsidRDefault="00DA36A7" w:rsidP="00DA36A7">
            <w:pPr>
              <w:spacing w:before="40" w:after="40" w:line="240" w:lineRule="auto"/>
              <w:rPr>
                <w:ins w:id="1066" w:author="Dawson, Bre (ESI)" w:date="2020-03-23T12:19:00Z"/>
                <w:rFonts w:ascii="Arial" w:hAnsi="Arial" w:cs="Arial"/>
                <w:sz w:val="20"/>
                <w:lang w:eastAsia="zh-TW"/>
              </w:rPr>
            </w:pPr>
            <w:ins w:id="1067" w:author="Dawson, Bre (ESI)" w:date="2020-03-23T12:19:00Z">
              <w:r w:rsidRPr="00EC13BF">
                <w:rPr>
                  <w:rFonts w:ascii="Arial" w:hAnsi="Arial" w:cs="Arial"/>
                  <w:sz w:val="20"/>
                  <w:lang w:eastAsia="zh-TW"/>
                </w:rPr>
                <w:t>Absence</w:t>
              </w:r>
              <w:r>
                <w:rPr>
                  <w:rFonts w:ascii="Arial" w:hAnsi="Arial" w:cs="Arial"/>
                  <w:sz w:val="20"/>
                  <w:lang w:eastAsia="zh-TW"/>
                </w:rPr>
                <w:t xml:space="preserve"> factors down salary accordingly </w:t>
              </w:r>
            </w:ins>
          </w:p>
          <w:p w14:paraId="1CE84315" w14:textId="77777777" w:rsidR="00DA36A7" w:rsidRDefault="00DA36A7" w:rsidP="00DA36A7">
            <w:pPr>
              <w:spacing w:before="40" w:after="40" w:line="240" w:lineRule="auto"/>
              <w:rPr>
                <w:ins w:id="1068" w:author="Dawson, Bre (ESI)" w:date="2020-03-23T12:19:00Z"/>
                <w:rFonts w:ascii="Arial" w:hAnsi="Arial" w:cs="Arial"/>
                <w:sz w:val="20"/>
                <w:lang w:eastAsia="zh-TW"/>
              </w:rPr>
            </w:pPr>
            <w:ins w:id="1069" w:author="Dawson, Bre (ESI)" w:date="2020-03-23T12:19:00Z">
              <w:r w:rsidRPr="00EC13BF">
                <w:rPr>
                  <w:rFonts w:ascii="Arial" w:hAnsi="Arial" w:cs="Arial"/>
                  <w:sz w:val="20"/>
                  <w:lang w:eastAsia="zh-TW"/>
                </w:rPr>
                <w:t xml:space="preserve">Payslip displays dates and hours </w:t>
              </w:r>
            </w:ins>
          </w:p>
          <w:p w14:paraId="2C6395DB" w14:textId="60EC3639" w:rsidR="00A22E7E" w:rsidRPr="00EC13BF" w:rsidDel="00DA36A7" w:rsidRDefault="00A22E7E" w:rsidP="003877E0">
            <w:pPr>
              <w:spacing w:before="40" w:after="40" w:line="240" w:lineRule="auto"/>
              <w:rPr>
                <w:del w:id="1070" w:author="Dawson, Bre (ESI)" w:date="2020-03-23T12:19:00Z"/>
                <w:rFonts w:ascii="Arial" w:hAnsi="Arial" w:cs="Arial"/>
                <w:sz w:val="20"/>
                <w:lang w:eastAsia="zh-TW"/>
              </w:rPr>
            </w:pPr>
            <w:del w:id="1071" w:author="Dawson, Bre (ESI)" w:date="2020-03-23T12:19:00Z">
              <w:r w:rsidRPr="006F4D27" w:rsidDel="00DA36A7">
                <w:rPr>
                  <w:rFonts w:ascii="Arial" w:hAnsi="Arial" w:cs="Arial"/>
                  <w:sz w:val="20"/>
                  <w:lang w:eastAsia="zh-TW"/>
                </w:rPr>
                <w:delText>Absence valuated 100% of Base Rate, paid as negative to offset salary</w:delText>
              </w:r>
              <w:r w:rsidRPr="00EC13BF" w:rsidDel="00DA36A7">
                <w:rPr>
                  <w:rFonts w:ascii="Arial" w:hAnsi="Arial" w:cs="Arial"/>
                  <w:sz w:val="20"/>
                  <w:lang w:eastAsia="zh-TW"/>
                </w:rPr>
                <w:delText xml:space="preserve"> </w:delText>
              </w:r>
            </w:del>
          </w:p>
          <w:p w14:paraId="0378C55C" w14:textId="66ABDFAD" w:rsidR="00A22E7E" w:rsidRPr="00EC13BF" w:rsidDel="00DA36A7" w:rsidRDefault="00A22E7E" w:rsidP="003877E0">
            <w:pPr>
              <w:spacing w:before="40" w:after="40" w:line="240" w:lineRule="auto"/>
              <w:rPr>
                <w:del w:id="1072" w:author="Dawson, Bre (ESI)" w:date="2020-03-23T12:19:00Z"/>
                <w:rFonts w:ascii="Arial" w:hAnsi="Arial" w:cs="Arial"/>
                <w:sz w:val="20"/>
                <w:lang w:eastAsia="zh-TW"/>
              </w:rPr>
            </w:pPr>
            <w:del w:id="1073" w:author="Dawson, Bre (ESI)" w:date="2020-03-23T12:19:00Z">
              <w:r w:rsidRPr="006F4D27" w:rsidDel="00DA36A7">
                <w:rPr>
                  <w:rFonts w:ascii="Arial" w:hAnsi="Arial" w:cs="Arial"/>
                  <w:sz w:val="20"/>
                  <w:lang w:eastAsia="zh-TW"/>
                </w:rPr>
                <w:delText>Payslip displays dollar, dates and hours</w:delText>
              </w:r>
              <w:r w:rsidRPr="00EC13BF" w:rsidDel="00DA36A7">
                <w:rPr>
                  <w:rFonts w:ascii="Arial" w:hAnsi="Arial" w:cs="Arial"/>
                  <w:sz w:val="20"/>
                  <w:lang w:eastAsia="zh-TW"/>
                </w:rPr>
                <w:delText xml:space="preserve"> </w:delText>
              </w:r>
            </w:del>
          </w:p>
          <w:p w14:paraId="4B3802E2" w14:textId="77777777" w:rsidR="00A22E7E" w:rsidRPr="00EC13BF" w:rsidRDefault="00A22E7E" w:rsidP="003877E0">
            <w:pPr>
              <w:spacing w:before="40" w:after="40" w:line="240" w:lineRule="auto"/>
              <w:rPr>
                <w:rFonts w:ascii="Arial" w:hAnsi="Arial" w:cs="Arial"/>
                <w:sz w:val="20"/>
                <w:lang w:eastAsia="zh-TW"/>
              </w:rPr>
            </w:pPr>
            <w:r w:rsidRPr="00EC13BF">
              <w:rPr>
                <w:rFonts w:ascii="Arial" w:hAnsi="Arial" w:cs="Arial"/>
                <w:sz w:val="20"/>
                <w:lang w:eastAsia="zh-TW"/>
              </w:rPr>
              <w:t xml:space="preserve">No quota entitlement </w:t>
            </w:r>
          </w:p>
          <w:p w14:paraId="3ED3753D" w14:textId="77777777" w:rsidR="00A22E7E" w:rsidRPr="00EC13BF" w:rsidRDefault="00A22E7E" w:rsidP="003877E0">
            <w:pPr>
              <w:spacing w:before="40" w:after="40" w:line="240" w:lineRule="auto"/>
              <w:rPr>
                <w:rFonts w:ascii="Arial" w:hAnsi="Arial" w:cs="Arial"/>
                <w:sz w:val="20"/>
                <w:lang w:eastAsia="zh-TW"/>
              </w:rPr>
            </w:pPr>
            <w:r w:rsidRPr="00EC13BF">
              <w:rPr>
                <w:rFonts w:ascii="Arial" w:hAnsi="Arial" w:cs="Arial"/>
                <w:sz w:val="20"/>
                <w:lang w:eastAsia="zh-TW"/>
              </w:rPr>
              <w:t xml:space="preserve">Impacts AL, SL accrual =&gt;21 calendar days in an anniversary year </w:t>
            </w:r>
          </w:p>
          <w:p w14:paraId="51457688" w14:textId="77777777" w:rsidR="00A22E7E" w:rsidRPr="00EC13BF" w:rsidRDefault="000F4D83" w:rsidP="003877E0">
            <w:pPr>
              <w:spacing w:before="40" w:after="40" w:line="240" w:lineRule="auto"/>
              <w:rPr>
                <w:rFonts w:ascii="Arial" w:hAnsi="Arial" w:cs="Arial"/>
                <w:sz w:val="20"/>
                <w:lang w:eastAsia="zh-TW"/>
              </w:rPr>
            </w:pPr>
            <w:r w:rsidRPr="006F4D27">
              <w:rPr>
                <w:rFonts w:ascii="Arial" w:hAnsi="Arial" w:cs="Arial"/>
                <w:sz w:val="20"/>
                <w:lang w:eastAsia="zh-TW"/>
              </w:rPr>
              <w:t>Not counted/paid on PH</w:t>
            </w:r>
            <w:r>
              <w:rPr>
                <w:rFonts w:ascii="Arial" w:hAnsi="Arial" w:cs="Arial"/>
                <w:sz w:val="20"/>
                <w:lang w:eastAsia="zh-TW"/>
              </w:rPr>
              <w:t xml:space="preserve"> (except where full pay period of LWOP taken)</w:t>
            </w:r>
          </w:p>
        </w:tc>
      </w:tr>
      <w:tr w:rsidR="00A22E7E" w:rsidRPr="00F1402B" w14:paraId="4DFB78D5"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13863C" w14:textId="788736D0" w:rsidR="00A22E7E" w:rsidRPr="00F304E0" w:rsidRDefault="00A22E7E" w:rsidP="00F304E0">
            <w:pPr>
              <w:spacing w:before="40" w:after="40" w:line="240" w:lineRule="auto"/>
              <w:jc w:val="center"/>
              <w:rPr>
                <w:rFonts w:ascii="Arial" w:hAnsi="Arial" w:cs="Arial"/>
                <w:sz w:val="20"/>
                <w:lang w:eastAsia="zh-TW"/>
              </w:rPr>
            </w:pPr>
            <w:del w:id="1074" w:author="Dawson, Bre (ESI)" w:date="2020-03-23T12:20:00Z">
              <w:r w:rsidRPr="00F304E0" w:rsidDel="00DA36A7">
                <w:rPr>
                  <w:rFonts w:ascii="Arial" w:hAnsi="Arial" w:cs="Arial"/>
                  <w:sz w:val="20"/>
                  <w:lang w:eastAsia="zh-TW"/>
                </w:rPr>
                <w:delText>3057</w:delText>
              </w:r>
            </w:del>
            <w:ins w:id="1075" w:author="Dawson, Bre (ESI)" w:date="2020-03-23T12:20:00Z">
              <w:r w:rsidR="00DA36A7">
                <w:rPr>
                  <w:rFonts w:ascii="Arial" w:hAnsi="Arial" w:cs="Arial"/>
                  <w:sz w:val="20"/>
                  <w:lang w:eastAsia="zh-TW"/>
                </w:rPr>
                <w:t>3314</w:t>
              </w:r>
            </w:ins>
          </w:p>
        </w:tc>
        <w:tc>
          <w:tcPr>
            <w:tcW w:w="2977" w:type="dxa"/>
            <w:tcBorders>
              <w:top w:val="single" w:sz="4" w:space="0" w:color="auto"/>
              <w:left w:val="single" w:sz="4" w:space="0" w:color="auto"/>
              <w:bottom w:val="single" w:sz="4" w:space="0" w:color="auto"/>
              <w:right w:val="single" w:sz="4" w:space="0" w:color="auto"/>
            </w:tcBorders>
            <w:vAlign w:val="center"/>
          </w:tcPr>
          <w:p w14:paraId="70114FAF" w14:textId="77777777" w:rsidR="00A22E7E" w:rsidRPr="00F304E0" w:rsidRDefault="00A22E7E" w:rsidP="00F304E0">
            <w:pPr>
              <w:spacing w:before="40" w:after="40" w:line="240" w:lineRule="auto"/>
              <w:rPr>
                <w:rFonts w:ascii="Arial" w:hAnsi="Arial" w:cs="Arial"/>
                <w:sz w:val="20"/>
                <w:lang w:eastAsia="zh-TW"/>
              </w:rPr>
            </w:pPr>
            <w:r w:rsidRPr="00F304E0">
              <w:rPr>
                <w:rFonts w:ascii="Arial" w:hAnsi="Arial" w:cs="Arial"/>
                <w:sz w:val="20"/>
                <w:lang w:eastAsia="zh-TW"/>
              </w:rPr>
              <w:t>Transport Accident</w:t>
            </w:r>
          </w:p>
        </w:tc>
        <w:tc>
          <w:tcPr>
            <w:tcW w:w="992" w:type="dxa"/>
            <w:tcBorders>
              <w:top w:val="single" w:sz="4" w:space="0" w:color="auto"/>
              <w:left w:val="single" w:sz="4" w:space="0" w:color="auto"/>
              <w:bottom w:val="single" w:sz="4" w:space="0" w:color="auto"/>
              <w:right w:val="single" w:sz="4" w:space="0" w:color="auto"/>
            </w:tcBorders>
            <w:vAlign w:val="center"/>
          </w:tcPr>
          <w:p w14:paraId="632AED00" w14:textId="77777777" w:rsidR="00A22E7E" w:rsidRPr="00564A7F" w:rsidRDefault="00A22E7E" w:rsidP="003877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00D2FFBB" w14:textId="77777777" w:rsidR="00A22E7E" w:rsidRPr="00EC13BF" w:rsidRDefault="00A22E7E" w:rsidP="003877E0">
            <w:pPr>
              <w:spacing w:before="40" w:after="40" w:line="240" w:lineRule="auto"/>
              <w:rPr>
                <w:rFonts w:ascii="Arial" w:hAnsi="Arial" w:cs="Arial"/>
                <w:sz w:val="20"/>
                <w:lang w:eastAsia="zh-TW"/>
              </w:rPr>
            </w:pPr>
            <w:r w:rsidRPr="00EC13BF">
              <w:rPr>
                <w:rFonts w:ascii="Arial" w:hAnsi="Arial" w:cs="Arial"/>
                <w:sz w:val="20"/>
                <w:lang w:eastAsia="zh-TW"/>
              </w:rPr>
              <w:t xml:space="preserve">Leave of Absence  </w:t>
            </w:r>
          </w:p>
          <w:p w14:paraId="3E05D319" w14:textId="77777777" w:rsidR="00DA36A7" w:rsidRPr="00EC13BF" w:rsidRDefault="00DA36A7" w:rsidP="00DA36A7">
            <w:pPr>
              <w:spacing w:before="40" w:after="40" w:line="240" w:lineRule="auto"/>
              <w:rPr>
                <w:ins w:id="1076" w:author="Dawson, Bre (ESI)" w:date="2020-03-23T12:20:00Z"/>
                <w:rFonts w:ascii="Arial" w:hAnsi="Arial" w:cs="Arial"/>
                <w:sz w:val="20"/>
                <w:lang w:eastAsia="zh-TW"/>
              </w:rPr>
            </w:pPr>
            <w:ins w:id="1077" w:author="Dawson, Bre (ESI)" w:date="2020-03-23T12:20:00Z">
              <w:r w:rsidRPr="00EC13BF">
                <w:rPr>
                  <w:rFonts w:ascii="Arial" w:hAnsi="Arial" w:cs="Arial"/>
                  <w:sz w:val="20"/>
                  <w:lang w:eastAsia="zh-TW"/>
                </w:rPr>
                <w:t>Absence</w:t>
              </w:r>
              <w:r>
                <w:rPr>
                  <w:rFonts w:ascii="Arial" w:hAnsi="Arial" w:cs="Arial"/>
                  <w:sz w:val="20"/>
                  <w:lang w:eastAsia="zh-TW"/>
                </w:rPr>
                <w:t xml:space="preserve"> factors down salary accordingly </w:t>
              </w:r>
            </w:ins>
          </w:p>
          <w:p w14:paraId="00802D0B" w14:textId="77777777" w:rsidR="00DA36A7" w:rsidRDefault="00DA36A7" w:rsidP="00DA36A7">
            <w:pPr>
              <w:spacing w:before="40" w:after="40" w:line="240" w:lineRule="auto"/>
              <w:rPr>
                <w:ins w:id="1078" w:author="Dawson, Bre (ESI)" w:date="2020-03-23T12:20:00Z"/>
                <w:rFonts w:ascii="Arial" w:hAnsi="Arial" w:cs="Arial"/>
                <w:sz w:val="20"/>
                <w:lang w:eastAsia="zh-TW"/>
              </w:rPr>
            </w:pPr>
            <w:ins w:id="1079" w:author="Dawson, Bre (ESI)" w:date="2020-03-23T12:20:00Z">
              <w:r w:rsidRPr="00EC13BF">
                <w:rPr>
                  <w:rFonts w:ascii="Arial" w:hAnsi="Arial" w:cs="Arial"/>
                  <w:sz w:val="20"/>
                  <w:lang w:eastAsia="zh-TW"/>
                </w:rPr>
                <w:t xml:space="preserve">Payslip displays dates and hours </w:t>
              </w:r>
            </w:ins>
          </w:p>
          <w:p w14:paraId="39A95D89" w14:textId="1C25541A" w:rsidR="00A22E7E" w:rsidRPr="00EC13BF" w:rsidDel="00DA36A7" w:rsidRDefault="00A22E7E" w:rsidP="003877E0">
            <w:pPr>
              <w:spacing w:before="40" w:after="40" w:line="240" w:lineRule="auto"/>
              <w:rPr>
                <w:del w:id="1080" w:author="Dawson, Bre (ESI)" w:date="2020-03-23T12:20:00Z"/>
                <w:rFonts w:ascii="Arial" w:hAnsi="Arial" w:cs="Arial"/>
                <w:sz w:val="20"/>
                <w:lang w:eastAsia="zh-TW"/>
              </w:rPr>
            </w:pPr>
            <w:del w:id="1081" w:author="Dawson, Bre (ESI)" w:date="2020-03-23T12:20:00Z">
              <w:r w:rsidRPr="006F4D27" w:rsidDel="00DA36A7">
                <w:rPr>
                  <w:rFonts w:ascii="Arial" w:hAnsi="Arial" w:cs="Arial"/>
                  <w:sz w:val="20"/>
                  <w:lang w:eastAsia="zh-TW"/>
                </w:rPr>
                <w:delText>Absence valuated 100% of Base Rate, paid as negative to offset salary</w:delText>
              </w:r>
              <w:r w:rsidRPr="00EC13BF" w:rsidDel="00DA36A7">
                <w:rPr>
                  <w:rFonts w:ascii="Arial" w:hAnsi="Arial" w:cs="Arial"/>
                  <w:sz w:val="20"/>
                  <w:lang w:eastAsia="zh-TW"/>
                </w:rPr>
                <w:delText xml:space="preserve"> </w:delText>
              </w:r>
            </w:del>
          </w:p>
          <w:p w14:paraId="317617E1" w14:textId="3C08F0AC" w:rsidR="00A22E7E" w:rsidRPr="00EC13BF" w:rsidDel="00DA36A7" w:rsidRDefault="00A22E7E" w:rsidP="003877E0">
            <w:pPr>
              <w:spacing w:before="40" w:after="40" w:line="240" w:lineRule="auto"/>
              <w:rPr>
                <w:del w:id="1082" w:author="Dawson, Bre (ESI)" w:date="2020-03-23T12:20:00Z"/>
                <w:rFonts w:ascii="Arial" w:hAnsi="Arial" w:cs="Arial"/>
                <w:sz w:val="20"/>
                <w:lang w:eastAsia="zh-TW"/>
              </w:rPr>
            </w:pPr>
            <w:del w:id="1083" w:author="Dawson, Bre (ESI)" w:date="2020-03-23T12:20:00Z">
              <w:r w:rsidRPr="006F4D27" w:rsidDel="00DA36A7">
                <w:rPr>
                  <w:rFonts w:ascii="Arial" w:hAnsi="Arial" w:cs="Arial"/>
                  <w:sz w:val="20"/>
                  <w:lang w:eastAsia="zh-TW"/>
                </w:rPr>
                <w:delText>Payslip displays dollar, dates and hours</w:delText>
              </w:r>
              <w:r w:rsidRPr="00EC13BF" w:rsidDel="00DA36A7">
                <w:rPr>
                  <w:rFonts w:ascii="Arial" w:hAnsi="Arial" w:cs="Arial"/>
                  <w:sz w:val="20"/>
                  <w:lang w:eastAsia="zh-TW"/>
                </w:rPr>
                <w:delText xml:space="preserve"> </w:delText>
              </w:r>
            </w:del>
          </w:p>
          <w:p w14:paraId="1A7EE024" w14:textId="77777777" w:rsidR="00A22E7E" w:rsidRPr="00EC13BF" w:rsidRDefault="00A22E7E" w:rsidP="003877E0">
            <w:pPr>
              <w:spacing w:before="40" w:after="40" w:line="240" w:lineRule="auto"/>
              <w:rPr>
                <w:rFonts w:ascii="Arial" w:hAnsi="Arial" w:cs="Arial"/>
                <w:sz w:val="20"/>
                <w:lang w:eastAsia="zh-TW"/>
              </w:rPr>
            </w:pPr>
            <w:r w:rsidRPr="00EC13BF">
              <w:rPr>
                <w:rFonts w:ascii="Arial" w:hAnsi="Arial" w:cs="Arial"/>
                <w:sz w:val="20"/>
                <w:lang w:eastAsia="zh-TW"/>
              </w:rPr>
              <w:t xml:space="preserve">No quota entitlement </w:t>
            </w:r>
          </w:p>
          <w:p w14:paraId="106990E9" w14:textId="77777777" w:rsidR="00A22E7E" w:rsidRPr="00EC13BF" w:rsidRDefault="00A22E7E" w:rsidP="003877E0">
            <w:pPr>
              <w:spacing w:before="40" w:after="40" w:line="240" w:lineRule="auto"/>
              <w:rPr>
                <w:rFonts w:ascii="Arial" w:hAnsi="Arial" w:cs="Arial"/>
                <w:sz w:val="20"/>
                <w:lang w:eastAsia="zh-TW"/>
              </w:rPr>
            </w:pPr>
            <w:r w:rsidRPr="00EC13BF">
              <w:rPr>
                <w:rFonts w:ascii="Arial" w:hAnsi="Arial" w:cs="Arial"/>
                <w:sz w:val="20"/>
                <w:lang w:eastAsia="zh-TW"/>
              </w:rPr>
              <w:t xml:space="preserve">Impacts AL, SL accrual =&gt;21 calendar days in an anniversary year </w:t>
            </w:r>
          </w:p>
          <w:p w14:paraId="3CE8E73A" w14:textId="77777777" w:rsidR="00A22E7E" w:rsidRPr="00EC13BF" w:rsidRDefault="000F4D83" w:rsidP="003877E0">
            <w:pPr>
              <w:spacing w:before="40" w:after="40" w:line="240" w:lineRule="auto"/>
              <w:rPr>
                <w:rFonts w:ascii="Arial" w:hAnsi="Arial" w:cs="Arial"/>
                <w:sz w:val="20"/>
                <w:lang w:eastAsia="zh-TW"/>
              </w:rPr>
            </w:pPr>
            <w:r w:rsidRPr="006F4D27">
              <w:rPr>
                <w:rFonts w:ascii="Arial" w:hAnsi="Arial" w:cs="Arial"/>
                <w:sz w:val="20"/>
                <w:lang w:eastAsia="zh-TW"/>
              </w:rPr>
              <w:t>Not counted/paid on PH</w:t>
            </w:r>
            <w:r>
              <w:rPr>
                <w:rFonts w:ascii="Arial" w:hAnsi="Arial" w:cs="Arial"/>
                <w:sz w:val="20"/>
                <w:lang w:eastAsia="zh-TW"/>
              </w:rPr>
              <w:t xml:space="preserve"> (except where full pay period of LWOP taken)</w:t>
            </w:r>
          </w:p>
        </w:tc>
      </w:tr>
      <w:tr w:rsidR="00A22E7E" w:rsidRPr="00F1402B" w14:paraId="192E15B5" w14:textId="77777777" w:rsidTr="00341E5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575846" w14:textId="69B12DE8" w:rsidR="00A22E7E" w:rsidRPr="00F304E0" w:rsidRDefault="00A22E7E" w:rsidP="00F304E0">
            <w:pPr>
              <w:spacing w:before="40" w:after="40" w:line="240" w:lineRule="auto"/>
              <w:jc w:val="center"/>
              <w:rPr>
                <w:rFonts w:ascii="Arial" w:hAnsi="Arial" w:cs="Arial"/>
                <w:sz w:val="20"/>
                <w:lang w:eastAsia="zh-TW"/>
              </w:rPr>
            </w:pPr>
            <w:del w:id="1084" w:author="Dawson, Bre (ESI)" w:date="2020-03-23T12:20:00Z">
              <w:r w:rsidRPr="00F304E0" w:rsidDel="00DA36A7">
                <w:rPr>
                  <w:rFonts w:ascii="Arial" w:hAnsi="Arial" w:cs="Arial"/>
                  <w:sz w:val="20"/>
                  <w:lang w:eastAsia="zh-TW"/>
                </w:rPr>
                <w:delText>3058</w:delText>
              </w:r>
            </w:del>
            <w:ins w:id="1085" w:author="Dawson, Bre (ESI)" w:date="2020-03-23T12:20:00Z">
              <w:r w:rsidR="00DA36A7">
                <w:rPr>
                  <w:rFonts w:ascii="Arial" w:hAnsi="Arial" w:cs="Arial"/>
                  <w:sz w:val="20"/>
                  <w:lang w:eastAsia="zh-TW"/>
                </w:rPr>
                <w:t>3315</w:t>
              </w:r>
            </w:ins>
          </w:p>
        </w:tc>
        <w:tc>
          <w:tcPr>
            <w:tcW w:w="2977" w:type="dxa"/>
            <w:tcBorders>
              <w:top w:val="single" w:sz="4" w:space="0" w:color="auto"/>
              <w:left w:val="single" w:sz="4" w:space="0" w:color="auto"/>
              <w:bottom w:val="single" w:sz="4" w:space="0" w:color="auto"/>
              <w:right w:val="single" w:sz="4" w:space="0" w:color="auto"/>
            </w:tcBorders>
            <w:vAlign w:val="center"/>
          </w:tcPr>
          <w:p w14:paraId="08E2478E" w14:textId="77777777" w:rsidR="00A22E7E" w:rsidRPr="00F304E0" w:rsidRDefault="00A22E7E" w:rsidP="00F304E0">
            <w:pPr>
              <w:spacing w:before="40" w:after="40" w:line="240" w:lineRule="auto"/>
              <w:rPr>
                <w:rFonts w:ascii="Arial" w:hAnsi="Arial" w:cs="Arial"/>
                <w:sz w:val="20"/>
                <w:lang w:eastAsia="zh-TW"/>
              </w:rPr>
            </w:pPr>
            <w:r w:rsidRPr="00F304E0">
              <w:rPr>
                <w:rFonts w:ascii="Arial" w:hAnsi="Arial" w:cs="Arial"/>
                <w:sz w:val="20"/>
                <w:lang w:eastAsia="zh-TW"/>
              </w:rPr>
              <w:t>Workers Compensation</w:t>
            </w:r>
          </w:p>
        </w:tc>
        <w:tc>
          <w:tcPr>
            <w:tcW w:w="992" w:type="dxa"/>
            <w:tcBorders>
              <w:top w:val="single" w:sz="4" w:space="0" w:color="auto"/>
              <w:left w:val="single" w:sz="4" w:space="0" w:color="auto"/>
              <w:bottom w:val="single" w:sz="4" w:space="0" w:color="auto"/>
              <w:right w:val="single" w:sz="4" w:space="0" w:color="auto"/>
            </w:tcBorders>
            <w:vAlign w:val="center"/>
          </w:tcPr>
          <w:p w14:paraId="6BDFC90E" w14:textId="77777777" w:rsidR="00A22E7E" w:rsidRPr="00564A7F" w:rsidRDefault="00A22E7E" w:rsidP="003877E0">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395" w:type="dxa"/>
            <w:tcBorders>
              <w:top w:val="single" w:sz="4" w:space="0" w:color="auto"/>
              <w:left w:val="single" w:sz="4" w:space="0" w:color="auto"/>
              <w:bottom w:val="single" w:sz="4" w:space="0" w:color="auto"/>
              <w:right w:val="single" w:sz="4" w:space="0" w:color="auto"/>
            </w:tcBorders>
          </w:tcPr>
          <w:p w14:paraId="03312051" w14:textId="77777777" w:rsidR="00A22E7E" w:rsidRPr="00EC13BF" w:rsidRDefault="00A22E7E" w:rsidP="003877E0">
            <w:pPr>
              <w:spacing w:before="40" w:after="40" w:line="240" w:lineRule="auto"/>
              <w:rPr>
                <w:rFonts w:ascii="Arial" w:hAnsi="Arial" w:cs="Arial"/>
                <w:sz w:val="20"/>
                <w:lang w:eastAsia="zh-TW"/>
              </w:rPr>
            </w:pPr>
            <w:r w:rsidRPr="00EC13BF">
              <w:rPr>
                <w:rFonts w:ascii="Arial" w:hAnsi="Arial" w:cs="Arial"/>
                <w:sz w:val="20"/>
                <w:lang w:eastAsia="zh-TW"/>
              </w:rPr>
              <w:t xml:space="preserve">Leave of Absence  </w:t>
            </w:r>
          </w:p>
          <w:p w14:paraId="411F55FF" w14:textId="77777777" w:rsidR="00DA36A7" w:rsidRPr="00EC13BF" w:rsidRDefault="00DA36A7" w:rsidP="00DA36A7">
            <w:pPr>
              <w:spacing w:before="40" w:after="40" w:line="240" w:lineRule="auto"/>
              <w:rPr>
                <w:ins w:id="1086" w:author="Dawson, Bre (ESI)" w:date="2020-03-23T12:20:00Z"/>
                <w:rFonts w:ascii="Arial" w:hAnsi="Arial" w:cs="Arial"/>
                <w:sz w:val="20"/>
                <w:lang w:eastAsia="zh-TW"/>
              </w:rPr>
            </w:pPr>
            <w:ins w:id="1087" w:author="Dawson, Bre (ESI)" w:date="2020-03-23T12:20:00Z">
              <w:r w:rsidRPr="00EC13BF">
                <w:rPr>
                  <w:rFonts w:ascii="Arial" w:hAnsi="Arial" w:cs="Arial"/>
                  <w:sz w:val="20"/>
                  <w:lang w:eastAsia="zh-TW"/>
                </w:rPr>
                <w:t>Absence</w:t>
              </w:r>
              <w:r>
                <w:rPr>
                  <w:rFonts w:ascii="Arial" w:hAnsi="Arial" w:cs="Arial"/>
                  <w:sz w:val="20"/>
                  <w:lang w:eastAsia="zh-TW"/>
                </w:rPr>
                <w:t xml:space="preserve"> factors down salary accordingly </w:t>
              </w:r>
            </w:ins>
          </w:p>
          <w:p w14:paraId="6A32DD2B" w14:textId="77777777" w:rsidR="00DA36A7" w:rsidRDefault="00DA36A7" w:rsidP="00DA36A7">
            <w:pPr>
              <w:spacing w:before="40" w:after="40" w:line="240" w:lineRule="auto"/>
              <w:rPr>
                <w:ins w:id="1088" w:author="Dawson, Bre (ESI)" w:date="2020-03-23T12:20:00Z"/>
                <w:rFonts w:ascii="Arial" w:hAnsi="Arial" w:cs="Arial"/>
                <w:sz w:val="20"/>
                <w:lang w:eastAsia="zh-TW"/>
              </w:rPr>
            </w:pPr>
            <w:ins w:id="1089" w:author="Dawson, Bre (ESI)" w:date="2020-03-23T12:20:00Z">
              <w:r w:rsidRPr="00EC13BF">
                <w:rPr>
                  <w:rFonts w:ascii="Arial" w:hAnsi="Arial" w:cs="Arial"/>
                  <w:sz w:val="20"/>
                  <w:lang w:eastAsia="zh-TW"/>
                </w:rPr>
                <w:t xml:space="preserve">Payslip displays dates and hours </w:t>
              </w:r>
            </w:ins>
          </w:p>
          <w:p w14:paraId="0EB16B37" w14:textId="5C923490" w:rsidR="00A22E7E" w:rsidRPr="00EC13BF" w:rsidDel="00DA36A7" w:rsidRDefault="00A22E7E" w:rsidP="003877E0">
            <w:pPr>
              <w:spacing w:before="40" w:after="40" w:line="240" w:lineRule="auto"/>
              <w:rPr>
                <w:del w:id="1090" w:author="Dawson, Bre (ESI)" w:date="2020-03-23T12:20:00Z"/>
                <w:rFonts w:ascii="Arial" w:hAnsi="Arial" w:cs="Arial"/>
                <w:sz w:val="20"/>
                <w:lang w:eastAsia="zh-TW"/>
              </w:rPr>
            </w:pPr>
            <w:del w:id="1091" w:author="Dawson, Bre (ESI)" w:date="2020-03-23T12:20:00Z">
              <w:r w:rsidRPr="006F4D27" w:rsidDel="00DA36A7">
                <w:rPr>
                  <w:rFonts w:ascii="Arial" w:hAnsi="Arial" w:cs="Arial"/>
                  <w:sz w:val="20"/>
                  <w:lang w:eastAsia="zh-TW"/>
                </w:rPr>
                <w:delText>Absence valuated 100% of Base Rate, paid as negative to offset salary</w:delText>
              </w:r>
              <w:r w:rsidRPr="00EC13BF" w:rsidDel="00DA36A7">
                <w:rPr>
                  <w:rFonts w:ascii="Arial" w:hAnsi="Arial" w:cs="Arial"/>
                  <w:sz w:val="20"/>
                  <w:lang w:eastAsia="zh-TW"/>
                </w:rPr>
                <w:delText xml:space="preserve"> </w:delText>
              </w:r>
            </w:del>
          </w:p>
          <w:p w14:paraId="476AE1C4" w14:textId="3B7CE30E" w:rsidR="00A22E7E" w:rsidRPr="00EC13BF" w:rsidDel="00DA36A7" w:rsidRDefault="00A22E7E" w:rsidP="003877E0">
            <w:pPr>
              <w:spacing w:before="40" w:after="40" w:line="240" w:lineRule="auto"/>
              <w:rPr>
                <w:del w:id="1092" w:author="Dawson, Bre (ESI)" w:date="2020-03-23T12:20:00Z"/>
                <w:rFonts w:ascii="Arial" w:hAnsi="Arial" w:cs="Arial"/>
                <w:sz w:val="20"/>
                <w:lang w:eastAsia="zh-TW"/>
              </w:rPr>
            </w:pPr>
            <w:del w:id="1093" w:author="Dawson, Bre (ESI)" w:date="2020-03-23T12:20:00Z">
              <w:r w:rsidRPr="006F4D27" w:rsidDel="00DA36A7">
                <w:rPr>
                  <w:rFonts w:ascii="Arial" w:hAnsi="Arial" w:cs="Arial"/>
                  <w:sz w:val="20"/>
                  <w:lang w:eastAsia="zh-TW"/>
                </w:rPr>
                <w:delText>Payslip displays dollar, dates and hours</w:delText>
              </w:r>
              <w:r w:rsidRPr="00EC13BF" w:rsidDel="00DA36A7">
                <w:rPr>
                  <w:rFonts w:ascii="Arial" w:hAnsi="Arial" w:cs="Arial"/>
                  <w:sz w:val="20"/>
                  <w:lang w:eastAsia="zh-TW"/>
                </w:rPr>
                <w:delText xml:space="preserve"> </w:delText>
              </w:r>
            </w:del>
          </w:p>
          <w:p w14:paraId="6A64034D" w14:textId="77777777" w:rsidR="00A22E7E" w:rsidRPr="00EC13BF" w:rsidRDefault="00A22E7E" w:rsidP="003877E0">
            <w:pPr>
              <w:spacing w:before="40" w:after="40" w:line="240" w:lineRule="auto"/>
              <w:rPr>
                <w:rFonts w:ascii="Arial" w:hAnsi="Arial" w:cs="Arial"/>
                <w:sz w:val="20"/>
                <w:lang w:eastAsia="zh-TW"/>
              </w:rPr>
            </w:pPr>
            <w:r w:rsidRPr="00EC13BF">
              <w:rPr>
                <w:rFonts w:ascii="Arial" w:hAnsi="Arial" w:cs="Arial"/>
                <w:sz w:val="20"/>
                <w:lang w:eastAsia="zh-TW"/>
              </w:rPr>
              <w:t xml:space="preserve">No quota entitlement </w:t>
            </w:r>
          </w:p>
          <w:p w14:paraId="19DF9EC8" w14:textId="77777777" w:rsidR="00A22E7E" w:rsidRPr="00EC13BF" w:rsidRDefault="00A22E7E" w:rsidP="003877E0">
            <w:pPr>
              <w:spacing w:before="40" w:after="40" w:line="240" w:lineRule="auto"/>
              <w:rPr>
                <w:rFonts w:ascii="Arial" w:hAnsi="Arial" w:cs="Arial"/>
                <w:sz w:val="20"/>
                <w:lang w:eastAsia="zh-TW"/>
              </w:rPr>
            </w:pPr>
            <w:r w:rsidRPr="00EC13BF">
              <w:rPr>
                <w:rFonts w:ascii="Arial" w:hAnsi="Arial" w:cs="Arial"/>
                <w:sz w:val="20"/>
                <w:lang w:eastAsia="zh-TW"/>
              </w:rPr>
              <w:t xml:space="preserve">Impacts AL, SL accrual &gt;52wks </w:t>
            </w:r>
          </w:p>
          <w:p w14:paraId="32DB1129" w14:textId="77777777" w:rsidR="00A22E7E" w:rsidRPr="00EC13BF" w:rsidRDefault="000F4D83" w:rsidP="003877E0">
            <w:pPr>
              <w:spacing w:before="40" w:after="40" w:line="240" w:lineRule="auto"/>
              <w:rPr>
                <w:rFonts w:ascii="Arial" w:hAnsi="Arial" w:cs="Arial"/>
                <w:sz w:val="20"/>
                <w:lang w:eastAsia="zh-TW"/>
              </w:rPr>
            </w:pPr>
            <w:r w:rsidRPr="006F4D27">
              <w:rPr>
                <w:rFonts w:ascii="Arial" w:hAnsi="Arial" w:cs="Arial"/>
                <w:sz w:val="20"/>
                <w:lang w:eastAsia="zh-TW"/>
              </w:rPr>
              <w:t>Not counted/paid on PH</w:t>
            </w:r>
            <w:r>
              <w:rPr>
                <w:rFonts w:ascii="Arial" w:hAnsi="Arial" w:cs="Arial"/>
                <w:sz w:val="20"/>
                <w:lang w:eastAsia="zh-TW"/>
              </w:rPr>
              <w:t xml:space="preserve"> (except where full pay period of LWOP taken)</w:t>
            </w:r>
          </w:p>
        </w:tc>
      </w:tr>
      <w:bookmarkEnd w:id="128"/>
      <w:bookmarkEnd w:id="129"/>
      <w:bookmarkEnd w:id="130"/>
      <w:bookmarkEnd w:id="131"/>
      <w:bookmarkEnd w:id="132"/>
    </w:tbl>
    <w:p w14:paraId="180382FE" w14:textId="77777777" w:rsidR="00F757D5" w:rsidRDefault="00F757D5" w:rsidP="00100BD7">
      <w:pPr>
        <w:rPr>
          <w:rFonts w:ascii="Arial" w:hAnsi="Arial" w:cs="Arial"/>
          <w:sz w:val="22"/>
          <w:szCs w:val="22"/>
        </w:rPr>
      </w:pPr>
    </w:p>
    <w:p w14:paraId="59C513A1" w14:textId="77777777" w:rsidR="00100BD7" w:rsidRPr="002D4BC7" w:rsidRDefault="003D386F" w:rsidP="00D66F94">
      <w:pPr>
        <w:pStyle w:val="Heading3"/>
      </w:pPr>
      <w:bookmarkStart w:id="1094" w:name="_Absence_Impacts"/>
      <w:bookmarkStart w:id="1095" w:name="_Toc20471436"/>
      <w:bookmarkEnd w:id="1094"/>
      <w:r w:rsidRPr="002D4BC7">
        <w:t>Absence Impacts</w:t>
      </w:r>
      <w:bookmarkEnd w:id="1095"/>
      <w:r w:rsidRPr="002D4BC7">
        <w:t xml:space="preserve"> </w:t>
      </w:r>
    </w:p>
    <w:p w14:paraId="788EDAA8" w14:textId="77777777" w:rsidR="00410AF6" w:rsidRDefault="00410AF6" w:rsidP="00CD6D1B">
      <w:pPr>
        <w:rPr>
          <w:rFonts w:ascii="Arial" w:hAnsi="Arial" w:cs="Arial"/>
          <w:sz w:val="22"/>
          <w:szCs w:val="22"/>
        </w:rPr>
      </w:pPr>
      <w:r>
        <w:rPr>
          <w:rFonts w:ascii="Arial" w:hAnsi="Arial" w:cs="Arial"/>
          <w:sz w:val="22"/>
          <w:szCs w:val="22"/>
        </w:rPr>
        <w:t xml:space="preserve">Absence entries can have an impact on subsequent calculations, generally related to certain leave accruals being halted when an employee is away on a specific absence type. </w:t>
      </w:r>
    </w:p>
    <w:p w14:paraId="1B6750B3" w14:textId="77777777" w:rsidR="00410AF6" w:rsidRDefault="00410AF6" w:rsidP="00CD6D1B">
      <w:pPr>
        <w:rPr>
          <w:rFonts w:ascii="Arial" w:hAnsi="Arial" w:cs="Arial"/>
          <w:sz w:val="22"/>
          <w:szCs w:val="22"/>
        </w:rPr>
      </w:pPr>
      <w:r>
        <w:rPr>
          <w:rFonts w:ascii="Arial" w:hAnsi="Arial" w:cs="Arial"/>
          <w:sz w:val="22"/>
          <w:szCs w:val="22"/>
        </w:rPr>
        <w:t xml:space="preserve">For </w:t>
      </w:r>
      <w:r w:rsidRPr="00A9156E">
        <w:rPr>
          <w:rFonts w:ascii="Arial" w:hAnsi="Arial" w:cs="Arial"/>
          <w:sz w:val="22"/>
          <w:szCs w:val="22"/>
        </w:rPr>
        <w:fldChar w:fldCharType="begin"/>
      </w:r>
      <w:r w:rsidRPr="00A9156E">
        <w:rPr>
          <w:rFonts w:ascii="Arial" w:hAnsi="Arial" w:cs="Arial"/>
          <w:sz w:val="22"/>
          <w:szCs w:val="22"/>
        </w:rPr>
        <w:instrText xml:space="preserve"> STYLEREF  ClientName-Ref  \* MERGEFORMAT </w:instrText>
      </w:r>
      <w:r w:rsidRPr="00A9156E">
        <w:rPr>
          <w:rFonts w:ascii="Arial" w:hAnsi="Arial" w:cs="Arial"/>
          <w:sz w:val="22"/>
          <w:szCs w:val="22"/>
        </w:rPr>
        <w:fldChar w:fldCharType="separate"/>
      </w:r>
      <w:r>
        <w:rPr>
          <w:rFonts w:ascii="Arial" w:hAnsi="Arial" w:cs="Arial"/>
          <w:noProof/>
          <w:sz w:val="22"/>
          <w:szCs w:val="22"/>
        </w:rPr>
        <w:t>RMIT Australia</w:t>
      </w:r>
      <w:r w:rsidRPr="00A9156E">
        <w:rPr>
          <w:rFonts w:ascii="Arial" w:hAnsi="Arial" w:cs="Arial"/>
          <w:sz w:val="22"/>
          <w:szCs w:val="22"/>
        </w:rPr>
        <w:fldChar w:fldCharType="end"/>
      </w:r>
      <w:r>
        <w:rPr>
          <w:rFonts w:ascii="Arial" w:hAnsi="Arial" w:cs="Arial"/>
          <w:sz w:val="22"/>
          <w:szCs w:val="22"/>
        </w:rPr>
        <w:t xml:space="preserve"> there are </w:t>
      </w:r>
      <w:r w:rsidR="002D4BC7">
        <w:rPr>
          <w:rFonts w:ascii="Arial" w:hAnsi="Arial" w:cs="Arial"/>
          <w:sz w:val="22"/>
          <w:szCs w:val="22"/>
        </w:rPr>
        <w:t>3</w:t>
      </w:r>
      <w:r>
        <w:rPr>
          <w:rFonts w:ascii="Arial" w:hAnsi="Arial" w:cs="Arial"/>
          <w:sz w:val="22"/>
          <w:szCs w:val="22"/>
        </w:rPr>
        <w:t xml:space="preserve"> types of scenarios in which</w:t>
      </w:r>
      <w:r w:rsidR="0002341C">
        <w:rPr>
          <w:rFonts w:ascii="Arial" w:hAnsi="Arial" w:cs="Arial"/>
          <w:sz w:val="22"/>
          <w:szCs w:val="22"/>
        </w:rPr>
        <w:t xml:space="preserve"> absences will have an impact on </w:t>
      </w:r>
      <w:r>
        <w:rPr>
          <w:rFonts w:ascii="Arial" w:hAnsi="Arial" w:cs="Arial"/>
          <w:sz w:val="22"/>
          <w:szCs w:val="22"/>
        </w:rPr>
        <w:t xml:space="preserve">subsequent calculations. These are documented below. </w:t>
      </w:r>
    </w:p>
    <w:p w14:paraId="658FABA2" w14:textId="2E8D785D" w:rsidR="00F757D5" w:rsidDel="00AC2E82" w:rsidRDefault="00F757D5" w:rsidP="00CD6D1B">
      <w:pPr>
        <w:rPr>
          <w:del w:id="1096" w:author="Dawson, Bre (ESI)" w:date="2020-03-23T12:35:00Z"/>
          <w:rFonts w:ascii="Arial" w:hAnsi="Arial" w:cs="Arial"/>
          <w:sz w:val="22"/>
          <w:szCs w:val="22"/>
        </w:rPr>
      </w:pPr>
    </w:p>
    <w:p w14:paraId="53B84010" w14:textId="23D8D910" w:rsidR="001750C5" w:rsidDel="00B63727" w:rsidRDefault="001750C5" w:rsidP="00CD6D1B">
      <w:pPr>
        <w:rPr>
          <w:del w:id="1097" w:author="Dawson, Bre (ESI)" w:date="2020-03-23T14:20:00Z"/>
          <w:rFonts w:ascii="Arial" w:hAnsi="Arial" w:cs="Arial"/>
          <w:sz w:val="22"/>
          <w:szCs w:val="22"/>
        </w:rPr>
      </w:pPr>
    </w:p>
    <w:p w14:paraId="5E7E9A53" w14:textId="77777777" w:rsidR="00410AF6" w:rsidRPr="00410AF6" w:rsidRDefault="00410AF6" w:rsidP="00CD6D1B">
      <w:pPr>
        <w:rPr>
          <w:rFonts w:ascii="Arial" w:hAnsi="Arial" w:cs="Arial"/>
          <w:b/>
          <w:sz w:val="22"/>
          <w:szCs w:val="22"/>
        </w:rPr>
      </w:pPr>
      <w:r w:rsidRPr="00410AF6">
        <w:rPr>
          <w:rFonts w:ascii="Arial" w:hAnsi="Arial" w:cs="Arial"/>
          <w:b/>
          <w:sz w:val="22"/>
          <w:szCs w:val="22"/>
        </w:rPr>
        <w:t xml:space="preserve">Leave Without Pay Impact on Accruals </w:t>
      </w:r>
    </w:p>
    <w:p w14:paraId="39F34D4D" w14:textId="77777777" w:rsidR="00410AF6" w:rsidRDefault="00410AF6" w:rsidP="00CD6D1B">
      <w:pPr>
        <w:rPr>
          <w:rFonts w:ascii="Arial" w:hAnsi="Arial" w:cs="Arial"/>
          <w:sz w:val="22"/>
          <w:szCs w:val="22"/>
        </w:rPr>
      </w:pPr>
      <w:r>
        <w:rPr>
          <w:rFonts w:ascii="Arial" w:hAnsi="Arial" w:cs="Arial"/>
          <w:sz w:val="22"/>
          <w:szCs w:val="22"/>
        </w:rPr>
        <w:t xml:space="preserve">There are certain unpaid leave types </w:t>
      </w:r>
      <w:r w:rsidR="003877E0">
        <w:rPr>
          <w:rFonts w:ascii="Arial" w:hAnsi="Arial" w:cs="Arial"/>
          <w:sz w:val="22"/>
          <w:szCs w:val="22"/>
        </w:rPr>
        <w:t xml:space="preserve">which </w:t>
      </w:r>
      <w:r>
        <w:rPr>
          <w:rFonts w:ascii="Arial" w:hAnsi="Arial" w:cs="Arial"/>
          <w:sz w:val="22"/>
          <w:szCs w:val="22"/>
        </w:rPr>
        <w:t xml:space="preserve">will stop all leave accruals (including reversing leave entitlement which has been granted upfront) as soon as the absence is entered. </w:t>
      </w:r>
    </w:p>
    <w:p w14:paraId="45E95312" w14:textId="77777777" w:rsidR="003877E0" w:rsidRDefault="003877E0" w:rsidP="00CD6D1B">
      <w:pPr>
        <w:rPr>
          <w:rFonts w:ascii="Arial" w:hAnsi="Arial" w:cs="Arial"/>
          <w:sz w:val="22"/>
          <w:szCs w:val="22"/>
        </w:rPr>
      </w:pPr>
      <w:r>
        <w:rPr>
          <w:rFonts w:ascii="Arial" w:hAnsi="Arial" w:cs="Arial"/>
          <w:sz w:val="22"/>
          <w:szCs w:val="22"/>
        </w:rPr>
        <w:t>This applies to Annual Leave and Sick Leave accruals only.</w:t>
      </w:r>
    </w:p>
    <w:p w14:paraId="2324BA0C" w14:textId="520250B0" w:rsidR="00222602" w:rsidRDefault="003877E0" w:rsidP="00CD6D1B">
      <w:pPr>
        <w:rPr>
          <w:rFonts w:ascii="Arial" w:hAnsi="Arial" w:cs="Arial"/>
          <w:sz w:val="22"/>
          <w:szCs w:val="22"/>
        </w:rPr>
      </w:pPr>
      <w:r>
        <w:rPr>
          <w:rFonts w:ascii="Arial" w:hAnsi="Arial" w:cs="Arial"/>
          <w:sz w:val="22"/>
          <w:szCs w:val="22"/>
        </w:rPr>
        <w:t>For Annual Leave this will stop the daily accrual until the employee’s next working day. For Sick Leave, this will reverse 1 day of sick leave entitlement</w:t>
      </w:r>
      <w:r w:rsidR="00222602">
        <w:rPr>
          <w:rFonts w:ascii="Arial" w:hAnsi="Arial" w:cs="Arial"/>
          <w:sz w:val="22"/>
          <w:szCs w:val="22"/>
        </w:rPr>
        <w:t xml:space="preserve"> which has been granted upfront for each </w:t>
      </w:r>
      <w:r w:rsidR="00B60A9B">
        <w:rPr>
          <w:rFonts w:ascii="Arial" w:hAnsi="Arial" w:cs="Arial"/>
          <w:sz w:val="22"/>
          <w:szCs w:val="22"/>
        </w:rPr>
        <w:t>calendar</w:t>
      </w:r>
      <w:r w:rsidR="00222602">
        <w:rPr>
          <w:rFonts w:ascii="Arial" w:hAnsi="Arial" w:cs="Arial"/>
          <w:sz w:val="22"/>
          <w:szCs w:val="22"/>
        </w:rPr>
        <w:t xml:space="preserve"> day of leave without </w:t>
      </w:r>
      <w:r w:rsidR="00AC2E82">
        <w:rPr>
          <w:rFonts w:ascii="Arial" w:hAnsi="Arial" w:cs="Arial"/>
          <w:sz w:val="22"/>
          <w:szCs w:val="22"/>
        </w:rPr>
        <w:t xml:space="preserve">pay </w:t>
      </w:r>
      <w:r w:rsidR="00222602">
        <w:rPr>
          <w:rFonts w:ascii="Arial" w:hAnsi="Arial" w:cs="Arial"/>
          <w:sz w:val="22"/>
          <w:szCs w:val="22"/>
        </w:rPr>
        <w:t xml:space="preserve">taken. </w:t>
      </w:r>
    </w:p>
    <w:p w14:paraId="53023666" w14:textId="77777777" w:rsidR="00410AF6" w:rsidRDefault="00410AF6" w:rsidP="00CD6D1B">
      <w:pPr>
        <w:rPr>
          <w:rFonts w:ascii="Arial" w:hAnsi="Arial" w:cs="Arial"/>
          <w:sz w:val="22"/>
          <w:szCs w:val="22"/>
        </w:rPr>
      </w:pPr>
    </w:p>
    <w:p w14:paraId="16EDD14E" w14:textId="77777777" w:rsidR="00410AF6" w:rsidRPr="00410AF6" w:rsidRDefault="00410AF6" w:rsidP="00410AF6">
      <w:pPr>
        <w:rPr>
          <w:rFonts w:ascii="Arial" w:hAnsi="Arial" w:cs="Arial"/>
          <w:b/>
          <w:sz w:val="22"/>
          <w:szCs w:val="22"/>
        </w:rPr>
      </w:pPr>
      <w:r w:rsidRPr="00410AF6">
        <w:rPr>
          <w:rFonts w:ascii="Arial" w:hAnsi="Arial" w:cs="Arial"/>
          <w:b/>
          <w:sz w:val="22"/>
          <w:szCs w:val="22"/>
        </w:rPr>
        <w:t xml:space="preserve">Leave Without Pay </w:t>
      </w:r>
      <w:r>
        <w:rPr>
          <w:rFonts w:ascii="Arial" w:hAnsi="Arial" w:cs="Arial"/>
          <w:b/>
          <w:sz w:val="22"/>
          <w:szCs w:val="22"/>
        </w:rPr>
        <w:t xml:space="preserve">=&gt;21 Working Days </w:t>
      </w:r>
      <w:r w:rsidR="00BC13C9">
        <w:rPr>
          <w:rFonts w:ascii="Arial" w:hAnsi="Arial" w:cs="Arial"/>
          <w:b/>
          <w:sz w:val="22"/>
          <w:szCs w:val="22"/>
        </w:rPr>
        <w:t xml:space="preserve">in Anniversary Year </w:t>
      </w:r>
      <w:r w:rsidRPr="00410AF6">
        <w:rPr>
          <w:rFonts w:ascii="Arial" w:hAnsi="Arial" w:cs="Arial"/>
          <w:b/>
          <w:sz w:val="22"/>
          <w:szCs w:val="22"/>
        </w:rPr>
        <w:t xml:space="preserve">Impact on Accruals </w:t>
      </w:r>
    </w:p>
    <w:p w14:paraId="3C83668B" w14:textId="77777777" w:rsidR="003877E0" w:rsidRDefault="003877E0" w:rsidP="00410AF6">
      <w:pPr>
        <w:rPr>
          <w:rFonts w:ascii="Arial" w:hAnsi="Arial" w:cs="Arial"/>
          <w:sz w:val="22"/>
          <w:szCs w:val="22"/>
        </w:rPr>
      </w:pPr>
      <w:r>
        <w:rPr>
          <w:rFonts w:ascii="Arial" w:hAnsi="Arial" w:cs="Arial"/>
          <w:sz w:val="22"/>
          <w:szCs w:val="22"/>
        </w:rPr>
        <w:t>There are c</w:t>
      </w:r>
      <w:r w:rsidR="00410AF6">
        <w:rPr>
          <w:rFonts w:ascii="Arial" w:hAnsi="Arial" w:cs="Arial"/>
          <w:sz w:val="22"/>
          <w:szCs w:val="22"/>
        </w:rPr>
        <w:t xml:space="preserve">ertain unpaid leave types </w:t>
      </w:r>
      <w:r>
        <w:rPr>
          <w:rFonts w:ascii="Arial" w:hAnsi="Arial" w:cs="Arial"/>
          <w:sz w:val="22"/>
          <w:szCs w:val="22"/>
        </w:rPr>
        <w:t xml:space="preserve">which </w:t>
      </w:r>
      <w:r w:rsidR="00410AF6">
        <w:rPr>
          <w:rFonts w:ascii="Arial" w:hAnsi="Arial" w:cs="Arial"/>
          <w:sz w:val="22"/>
          <w:szCs w:val="22"/>
        </w:rPr>
        <w:t>will stop all leave accruals (including reversing leave entitlement which has been granted upfront) only when an employee has</w:t>
      </w:r>
      <w:r>
        <w:rPr>
          <w:rFonts w:ascii="Arial" w:hAnsi="Arial" w:cs="Arial"/>
          <w:sz w:val="22"/>
          <w:szCs w:val="22"/>
        </w:rPr>
        <w:t xml:space="preserve"> taken 21 or more working days of leave without pay in an anniversary year. </w:t>
      </w:r>
    </w:p>
    <w:p w14:paraId="1801A7BC" w14:textId="77777777" w:rsidR="00222602" w:rsidRDefault="00222602" w:rsidP="00410AF6">
      <w:pPr>
        <w:rPr>
          <w:rFonts w:ascii="Arial" w:hAnsi="Arial" w:cs="Arial"/>
          <w:sz w:val="22"/>
          <w:szCs w:val="22"/>
        </w:rPr>
      </w:pPr>
      <w:r>
        <w:rPr>
          <w:rFonts w:ascii="Arial" w:hAnsi="Arial" w:cs="Arial"/>
          <w:sz w:val="22"/>
          <w:szCs w:val="22"/>
        </w:rPr>
        <w:t xml:space="preserve">This applies to Annual Leave and Sick Leave accruals only. </w:t>
      </w:r>
    </w:p>
    <w:p w14:paraId="128C847B" w14:textId="77777777" w:rsidR="001A1E9A" w:rsidRDefault="00222602" w:rsidP="00222602">
      <w:pPr>
        <w:rPr>
          <w:rFonts w:ascii="Arial" w:hAnsi="Arial" w:cs="Arial"/>
          <w:sz w:val="22"/>
          <w:szCs w:val="22"/>
        </w:rPr>
      </w:pPr>
      <w:r>
        <w:rPr>
          <w:rFonts w:ascii="Arial" w:hAnsi="Arial" w:cs="Arial"/>
          <w:sz w:val="22"/>
          <w:szCs w:val="22"/>
        </w:rPr>
        <w:t xml:space="preserve">For Annual Leave this will stop the daily accrual from day 21 onwards until the employee’s next working day. For Sick Leave, this will reverse 1 day of sick leave entitlement which has been granted upfront for each calendar day of leave without pay taken </w:t>
      </w:r>
      <w:r w:rsidR="001A1E9A">
        <w:rPr>
          <w:rFonts w:ascii="Arial" w:hAnsi="Arial" w:cs="Arial"/>
          <w:sz w:val="22"/>
          <w:szCs w:val="22"/>
        </w:rPr>
        <w:t>from day 21 onwards. In both scenarios, the initial 20 working days of leave without pay will not be reversed from the employee</w:t>
      </w:r>
      <w:r w:rsidR="002D4BC7">
        <w:rPr>
          <w:rFonts w:ascii="Arial" w:hAnsi="Arial" w:cs="Arial"/>
          <w:sz w:val="22"/>
          <w:szCs w:val="22"/>
        </w:rPr>
        <w:t>’s accrual</w:t>
      </w:r>
      <w:r w:rsidR="001A1E9A">
        <w:rPr>
          <w:rFonts w:ascii="Arial" w:hAnsi="Arial" w:cs="Arial"/>
          <w:sz w:val="22"/>
          <w:szCs w:val="22"/>
        </w:rPr>
        <w:t xml:space="preserve">. </w:t>
      </w:r>
    </w:p>
    <w:p w14:paraId="33C32A77" w14:textId="77777777" w:rsidR="00F757D5" w:rsidRDefault="00F757D5" w:rsidP="00410AF6">
      <w:pPr>
        <w:rPr>
          <w:rFonts w:ascii="Arial" w:hAnsi="Arial" w:cs="Arial"/>
          <w:sz w:val="22"/>
          <w:szCs w:val="22"/>
        </w:rPr>
      </w:pPr>
    </w:p>
    <w:p w14:paraId="6140F184" w14:textId="77777777" w:rsidR="002A1ABC" w:rsidRPr="00410AF6" w:rsidRDefault="002A1ABC" w:rsidP="002A1ABC">
      <w:pPr>
        <w:rPr>
          <w:rFonts w:ascii="Arial" w:hAnsi="Arial" w:cs="Arial"/>
          <w:b/>
          <w:sz w:val="22"/>
          <w:szCs w:val="22"/>
        </w:rPr>
      </w:pPr>
      <w:r w:rsidRPr="00410AF6">
        <w:rPr>
          <w:rFonts w:ascii="Arial" w:hAnsi="Arial" w:cs="Arial"/>
          <w:b/>
          <w:sz w:val="22"/>
          <w:szCs w:val="22"/>
        </w:rPr>
        <w:t xml:space="preserve">Leave Without Pay </w:t>
      </w:r>
      <w:r>
        <w:rPr>
          <w:rFonts w:ascii="Arial" w:hAnsi="Arial" w:cs="Arial"/>
          <w:b/>
          <w:sz w:val="22"/>
          <w:szCs w:val="22"/>
        </w:rPr>
        <w:t xml:space="preserve">&gt;52wks </w:t>
      </w:r>
      <w:r w:rsidRPr="00410AF6">
        <w:rPr>
          <w:rFonts w:ascii="Arial" w:hAnsi="Arial" w:cs="Arial"/>
          <w:b/>
          <w:sz w:val="22"/>
          <w:szCs w:val="22"/>
        </w:rPr>
        <w:t xml:space="preserve">Impact on Accruals </w:t>
      </w:r>
    </w:p>
    <w:p w14:paraId="137E5070" w14:textId="77777777" w:rsidR="002A1ABC" w:rsidRDefault="001A1E9A" w:rsidP="002A1ABC">
      <w:pPr>
        <w:rPr>
          <w:rFonts w:ascii="Arial" w:hAnsi="Arial" w:cs="Arial"/>
          <w:sz w:val="22"/>
          <w:szCs w:val="22"/>
        </w:rPr>
      </w:pPr>
      <w:r>
        <w:rPr>
          <w:rFonts w:ascii="Arial" w:hAnsi="Arial" w:cs="Arial"/>
          <w:sz w:val="22"/>
          <w:szCs w:val="22"/>
        </w:rPr>
        <w:t>There are c</w:t>
      </w:r>
      <w:r w:rsidR="002A1ABC">
        <w:rPr>
          <w:rFonts w:ascii="Arial" w:hAnsi="Arial" w:cs="Arial"/>
          <w:sz w:val="22"/>
          <w:szCs w:val="22"/>
        </w:rPr>
        <w:t xml:space="preserve">ertain unpaid leave types </w:t>
      </w:r>
      <w:r>
        <w:rPr>
          <w:rFonts w:ascii="Arial" w:hAnsi="Arial" w:cs="Arial"/>
          <w:sz w:val="22"/>
          <w:szCs w:val="22"/>
        </w:rPr>
        <w:t xml:space="preserve">which </w:t>
      </w:r>
      <w:r w:rsidR="002A1ABC">
        <w:rPr>
          <w:rFonts w:ascii="Arial" w:hAnsi="Arial" w:cs="Arial"/>
          <w:sz w:val="22"/>
          <w:szCs w:val="22"/>
        </w:rPr>
        <w:t xml:space="preserve">will stop leave accruals (including reversing leave entitlement which has been granted upfront) only when an employee has been on long term unpaid leave greater than 52 weeks. </w:t>
      </w:r>
    </w:p>
    <w:p w14:paraId="6FE09959" w14:textId="77777777" w:rsidR="002D4BC7" w:rsidRDefault="002D4BC7" w:rsidP="002D4BC7">
      <w:pPr>
        <w:rPr>
          <w:rFonts w:ascii="Arial" w:hAnsi="Arial" w:cs="Arial"/>
          <w:sz w:val="22"/>
          <w:szCs w:val="22"/>
        </w:rPr>
      </w:pPr>
      <w:r>
        <w:rPr>
          <w:rFonts w:ascii="Arial" w:hAnsi="Arial" w:cs="Arial"/>
          <w:sz w:val="22"/>
          <w:szCs w:val="22"/>
        </w:rPr>
        <w:t xml:space="preserve">This applies to Annual Leave and Sick Leave accruals only. </w:t>
      </w:r>
    </w:p>
    <w:p w14:paraId="1667E22C" w14:textId="77777777" w:rsidR="002D4BC7" w:rsidRDefault="002D4BC7" w:rsidP="002D4BC7">
      <w:pPr>
        <w:rPr>
          <w:rFonts w:ascii="Arial" w:hAnsi="Arial" w:cs="Arial"/>
          <w:sz w:val="22"/>
          <w:szCs w:val="22"/>
        </w:rPr>
      </w:pPr>
      <w:r>
        <w:rPr>
          <w:rFonts w:ascii="Arial" w:hAnsi="Arial" w:cs="Arial"/>
          <w:sz w:val="22"/>
          <w:szCs w:val="22"/>
        </w:rPr>
        <w:t xml:space="preserve">For Annual Leave this will stop the daily accrual once the 52wks has been reached until the employee’s next working day. For Sick Leave, this will reverse 1 day of sick leave entitlement which has been granted upfront for each calendar day of leave without pay taken once the 52wks has been reached. In both scenarios, the initial 52wks of leave without pay will not be reversed from the employee’s accrual. </w:t>
      </w:r>
    </w:p>
    <w:p w14:paraId="2A5C68C2" w14:textId="77777777" w:rsidR="002A1ABC" w:rsidRDefault="002A1ABC" w:rsidP="002A1ABC">
      <w:pPr>
        <w:rPr>
          <w:rFonts w:ascii="Arial" w:hAnsi="Arial" w:cs="Arial"/>
          <w:sz w:val="22"/>
          <w:szCs w:val="22"/>
        </w:rPr>
      </w:pPr>
    </w:p>
    <w:p w14:paraId="362BABDA" w14:textId="77777777" w:rsidR="00F757D5" w:rsidRPr="00F757D5" w:rsidRDefault="00F757D5" w:rsidP="00410AF6">
      <w:pPr>
        <w:rPr>
          <w:rFonts w:ascii="Arial" w:hAnsi="Arial" w:cs="Arial"/>
          <w:b/>
          <w:sz w:val="22"/>
          <w:szCs w:val="22"/>
        </w:rPr>
      </w:pPr>
      <w:r w:rsidRPr="00F757D5">
        <w:rPr>
          <w:rFonts w:ascii="Arial" w:hAnsi="Arial" w:cs="Arial"/>
          <w:b/>
          <w:sz w:val="22"/>
          <w:szCs w:val="22"/>
        </w:rPr>
        <w:t xml:space="preserve">Leave Without Pay Impact on Long Service Leave </w:t>
      </w:r>
    </w:p>
    <w:p w14:paraId="2D25295D" w14:textId="77777777" w:rsidR="00AC2E82" w:rsidRDefault="002D4BC7" w:rsidP="00AC2E82">
      <w:pPr>
        <w:rPr>
          <w:ins w:id="1098" w:author="Dawson, Bre (ESI)" w:date="2020-03-23T12:37:00Z"/>
          <w:rFonts w:ascii="Arial" w:hAnsi="Arial" w:cs="Arial"/>
          <w:sz w:val="22"/>
          <w:szCs w:val="22"/>
        </w:rPr>
      </w:pPr>
      <w:r>
        <w:rPr>
          <w:rFonts w:ascii="Arial" w:hAnsi="Arial" w:cs="Arial"/>
          <w:sz w:val="22"/>
          <w:szCs w:val="22"/>
        </w:rPr>
        <w:t xml:space="preserve">For </w:t>
      </w:r>
      <w:r w:rsidRPr="00A9156E">
        <w:rPr>
          <w:rFonts w:ascii="Arial" w:hAnsi="Arial" w:cs="Arial"/>
          <w:sz w:val="22"/>
          <w:szCs w:val="22"/>
        </w:rPr>
        <w:fldChar w:fldCharType="begin"/>
      </w:r>
      <w:r w:rsidRPr="00A9156E">
        <w:rPr>
          <w:rFonts w:ascii="Arial" w:hAnsi="Arial" w:cs="Arial"/>
          <w:sz w:val="22"/>
          <w:szCs w:val="22"/>
        </w:rPr>
        <w:instrText xml:space="preserve"> STYLEREF  ClientName-Ref  \* MERGEFORMAT </w:instrText>
      </w:r>
      <w:r w:rsidRPr="00A9156E">
        <w:rPr>
          <w:rFonts w:ascii="Arial" w:hAnsi="Arial" w:cs="Arial"/>
          <w:sz w:val="22"/>
          <w:szCs w:val="22"/>
        </w:rPr>
        <w:fldChar w:fldCharType="separate"/>
      </w:r>
      <w:r>
        <w:rPr>
          <w:rFonts w:ascii="Arial" w:hAnsi="Arial" w:cs="Arial"/>
          <w:noProof/>
          <w:sz w:val="22"/>
          <w:szCs w:val="22"/>
        </w:rPr>
        <w:t>RMIT Australia</w:t>
      </w:r>
      <w:r w:rsidRPr="00A9156E">
        <w:rPr>
          <w:rFonts w:ascii="Arial" w:hAnsi="Arial" w:cs="Arial"/>
          <w:sz w:val="22"/>
          <w:szCs w:val="22"/>
        </w:rPr>
        <w:fldChar w:fldCharType="end"/>
      </w:r>
      <w:r>
        <w:rPr>
          <w:rFonts w:ascii="Arial" w:hAnsi="Arial" w:cs="Arial"/>
          <w:sz w:val="22"/>
          <w:szCs w:val="22"/>
        </w:rPr>
        <w:t xml:space="preserve"> there are no absences which impact </w:t>
      </w:r>
      <w:del w:id="1099" w:author="Dawson, Bre (ESI)" w:date="2020-03-23T12:36:00Z">
        <w:r w:rsidDel="00AC2E82">
          <w:rPr>
            <w:rFonts w:ascii="Arial" w:hAnsi="Arial" w:cs="Arial"/>
            <w:sz w:val="22"/>
            <w:szCs w:val="22"/>
          </w:rPr>
          <w:delText xml:space="preserve">accrual of Long Service Leave or shift </w:delText>
        </w:r>
      </w:del>
      <w:r>
        <w:rPr>
          <w:rFonts w:ascii="Arial" w:hAnsi="Arial" w:cs="Arial"/>
          <w:sz w:val="22"/>
          <w:szCs w:val="22"/>
        </w:rPr>
        <w:t xml:space="preserve">the employee’s Long Service Leave service date. </w:t>
      </w:r>
      <w:ins w:id="1100" w:author="Dawson, Bre (ESI)" w:date="2020-03-23T12:36:00Z">
        <w:r w:rsidR="00AC2E82">
          <w:rPr>
            <w:rFonts w:ascii="Arial" w:hAnsi="Arial" w:cs="Arial"/>
            <w:sz w:val="22"/>
            <w:szCs w:val="22"/>
          </w:rPr>
          <w:t xml:space="preserve">There are a </w:t>
        </w:r>
      </w:ins>
      <w:ins w:id="1101" w:author="Dawson, Bre (ESI)" w:date="2020-03-23T12:37:00Z">
        <w:r w:rsidR="00AC2E82">
          <w:rPr>
            <w:rFonts w:ascii="Arial" w:hAnsi="Arial" w:cs="Arial"/>
            <w:sz w:val="22"/>
            <w:szCs w:val="22"/>
          </w:rPr>
          <w:t>handful</w:t>
        </w:r>
      </w:ins>
      <w:ins w:id="1102" w:author="Dawson, Bre (ESI)" w:date="2020-03-23T12:36:00Z">
        <w:r w:rsidR="00AC2E82">
          <w:rPr>
            <w:rFonts w:ascii="Arial" w:hAnsi="Arial" w:cs="Arial"/>
            <w:sz w:val="22"/>
            <w:szCs w:val="22"/>
          </w:rPr>
          <w:t xml:space="preserve"> of </w:t>
        </w:r>
      </w:ins>
      <w:ins w:id="1103" w:author="Dawson, Bre (ESI)" w:date="2020-03-23T12:37:00Z">
        <w:r w:rsidR="00AC2E82">
          <w:rPr>
            <w:rFonts w:ascii="Arial" w:hAnsi="Arial" w:cs="Arial"/>
            <w:sz w:val="22"/>
            <w:szCs w:val="22"/>
          </w:rPr>
          <w:t>absences</w:t>
        </w:r>
      </w:ins>
      <w:ins w:id="1104" w:author="Dawson, Bre (ESI)" w:date="2020-03-23T12:36:00Z">
        <w:r w:rsidR="00AC2E82">
          <w:rPr>
            <w:rFonts w:ascii="Arial" w:hAnsi="Arial" w:cs="Arial"/>
            <w:sz w:val="22"/>
            <w:szCs w:val="22"/>
          </w:rPr>
          <w:t xml:space="preserve"> however which will either stop the accrual immediately or after 52wks. </w:t>
        </w:r>
      </w:ins>
      <w:ins w:id="1105" w:author="Dawson, Bre (ESI)" w:date="2020-03-23T12:37:00Z">
        <w:r w:rsidR="00AC2E82" w:rsidRPr="002D4BC7">
          <w:rPr>
            <w:rFonts w:ascii="Arial" w:hAnsi="Arial" w:cs="Arial"/>
            <w:sz w:val="22"/>
            <w:szCs w:val="22"/>
          </w:rPr>
          <w:t>Please refer to the Time Blueprint Configuration Worksheet ‘</w:t>
        </w:r>
        <w:proofErr w:type="spellStart"/>
        <w:r w:rsidR="00AC2E82" w:rsidRPr="002D4BC7">
          <w:rPr>
            <w:rFonts w:ascii="Arial" w:hAnsi="Arial" w:cs="Arial"/>
            <w:sz w:val="22"/>
            <w:szCs w:val="22"/>
          </w:rPr>
          <w:t>Config_Absences</w:t>
        </w:r>
        <w:proofErr w:type="spellEnd"/>
        <w:r w:rsidR="00AC2E82" w:rsidRPr="002D4BC7">
          <w:rPr>
            <w:rFonts w:ascii="Arial" w:hAnsi="Arial" w:cs="Arial"/>
            <w:sz w:val="22"/>
            <w:szCs w:val="22"/>
          </w:rPr>
          <w:t>’ tab for details.</w:t>
        </w:r>
        <w:r w:rsidR="00AC2E82" w:rsidRPr="008B72C6">
          <w:rPr>
            <w:rFonts w:ascii="Arial" w:hAnsi="Arial" w:cs="Arial"/>
            <w:sz w:val="22"/>
            <w:szCs w:val="22"/>
          </w:rPr>
          <w:t xml:space="preserve">  </w:t>
        </w:r>
      </w:ins>
    </w:p>
    <w:p w14:paraId="446C87B6" w14:textId="6CBD16EB" w:rsidR="002D4BC7" w:rsidRDefault="002D4BC7" w:rsidP="00CD6D1B">
      <w:pPr>
        <w:rPr>
          <w:rFonts w:ascii="Arial" w:hAnsi="Arial" w:cs="Arial"/>
          <w:sz w:val="22"/>
          <w:szCs w:val="22"/>
        </w:rPr>
      </w:pPr>
    </w:p>
    <w:p w14:paraId="129F2FD4" w14:textId="778060CA" w:rsidR="00A22E7E" w:rsidDel="00AC2E82" w:rsidRDefault="00A22E7E" w:rsidP="00CD6D1B">
      <w:pPr>
        <w:rPr>
          <w:del w:id="1106" w:author="Dawson, Bre (ESI)" w:date="2020-03-23T12:37:00Z"/>
          <w:rFonts w:ascii="Arial" w:hAnsi="Arial" w:cs="Arial"/>
          <w:sz w:val="22"/>
          <w:szCs w:val="22"/>
        </w:rPr>
      </w:pPr>
    </w:p>
    <w:p w14:paraId="7FFAA244" w14:textId="2D98AF06" w:rsidR="001750C5" w:rsidDel="00AC2E82" w:rsidRDefault="001750C5" w:rsidP="00CD6D1B">
      <w:pPr>
        <w:rPr>
          <w:del w:id="1107" w:author="Dawson, Bre (ESI)" w:date="2020-03-23T12:37:00Z"/>
          <w:rFonts w:ascii="Arial" w:hAnsi="Arial" w:cs="Arial"/>
          <w:sz w:val="22"/>
          <w:szCs w:val="22"/>
        </w:rPr>
      </w:pPr>
    </w:p>
    <w:p w14:paraId="4D300B21" w14:textId="77777777" w:rsidR="000F4D83" w:rsidRPr="002D4BC7" w:rsidRDefault="000F4D83" w:rsidP="000F4D83">
      <w:pPr>
        <w:pStyle w:val="Heading3"/>
      </w:pPr>
      <w:bookmarkStart w:id="1108" w:name="_Toc20471437"/>
      <w:r>
        <w:t>Public Holidays</w:t>
      </w:r>
      <w:bookmarkEnd w:id="1108"/>
      <w:r>
        <w:t xml:space="preserve"> </w:t>
      </w:r>
    </w:p>
    <w:p w14:paraId="4727D7B7" w14:textId="77777777" w:rsidR="000F4D83" w:rsidRDefault="000F4D83" w:rsidP="000F4D83">
      <w:pPr>
        <w:rPr>
          <w:rFonts w:ascii="Arial" w:hAnsi="Arial" w:cs="Arial"/>
          <w:sz w:val="22"/>
          <w:szCs w:val="22"/>
        </w:rPr>
      </w:pPr>
      <w:r>
        <w:rPr>
          <w:rFonts w:ascii="Arial" w:hAnsi="Arial" w:cs="Arial"/>
          <w:sz w:val="22"/>
          <w:szCs w:val="22"/>
        </w:rPr>
        <w:t xml:space="preserve">Where an employee takes a full pay period fortnight of any leave without pay, any Public Holidays in the period should not be paid to the employee. If the employee takes leave without pay but has any hours worked during the period, they are then entitled to the Public Holiday payment. </w:t>
      </w:r>
    </w:p>
    <w:p w14:paraId="5E8B6271" w14:textId="77777777" w:rsidR="000F4D83" w:rsidRDefault="000F4D83" w:rsidP="00CD6D1B">
      <w:pPr>
        <w:rPr>
          <w:rFonts w:ascii="Arial" w:hAnsi="Arial" w:cs="Arial"/>
          <w:sz w:val="22"/>
          <w:szCs w:val="22"/>
        </w:rPr>
      </w:pPr>
    </w:p>
    <w:p w14:paraId="244C7686" w14:textId="77777777" w:rsidR="00100BD7" w:rsidRDefault="00CD6D1B" w:rsidP="00D66F94">
      <w:pPr>
        <w:pStyle w:val="Heading3"/>
      </w:pPr>
      <w:bookmarkStart w:id="1109" w:name="_Toc20471438"/>
      <w:bookmarkStart w:id="1110" w:name="_Toc73610162"/>
      <w:bookmarkStart w:id="1111" w:name="_Toc120703658"/>
      <w:bookmarkStart w:id="1112" w:name="_Toc200178087"/>
      <w:bookmarkStart w:id="1113" w:name="_Toc417995057"/>
      <w:bookmarkStart w:id="1114" w:name="_Toc517444246"/>
      <w:r>
        <w:t xml:space="preserve">Absence </w:t>
      </w:r>
      <w:r w:rsidR="00F757D5">
        <w:t>Valuation</w:t>
      </w:r>
      <w:bookmarkEnd w:id="1109"/>
      <w:r w:rsidR="00F757D5">
        <w:t xml:space="preserve"> </w:t>
      </w:r>
      <w:r>
        <w:t xml:space="preserve"> </w:t>
      </w:r>
      <w:r w:rsidR="003D386F">
        <w:t xml:space="preserve"> </w:t>
      </w:r>
      <w:bookmarkEnd w:id="1110"/>
      <w:bookmarkEnd w:id="1111"/>
      <w:bookmarkEnd w:id="1112"/>
      <w:bookmarkEnd w:id="1113"/>
      <w:bookmarkEnd w:id="1114"/>
    </w:p>
    <w:p w14:paraId="246BB49E" w14:textId="77777777" w:rsidR="008B364E" w:rsidRDefault="008B364E" w:rsidP="007F593F">
      <w:pPr>
        <w:rPr>
          <w:rFonts w:ascii="Arial" w:hAnsi="Arial" w:cs="Arial"/>
          <w:sz w:val="22"/>
          <w:szCs w:val="22"/>
        </w:rPr>
      </w:pPr>
      <w:r>
        <w:rPr>
          <w:rFonts w:ascii="Arial" w:hAnsi="Arial" w:cs="Arial"/>
          <w:sz w:val="22"/>
          <w:szCs w:val="22"/>
        </w:rPr>
        <w:t xml:space="preserve">There is no requirement to valuate paid absences taken or post this amount to finance. Where an employee takes paid leave, the calculation of the employee’s standard period salary should be unaffected. </w:t>
      </w:r>
      <w:r w:rsidRPr="00A9156E">
        <w:rPr>
          <w:rFonts w:ascii="Arial" w:hAnsi="Arial" w:cs="Arial"/>
          <w:sz w:val="22"/>
          <w:szCs w:val="22"/>
        </w:rPr>
        <w:fldChar w:fldCharType="begin"/>
      </w:r>
      <w:r w:rsidRPr="00A9156E">
        <w:rPr>
          <w:rFonts w:ascii="Arial" w:hAnsi="Arial" w:cs="Arial"/>
          <w:sz w:val="22"/>
          <w:szCs w:val="22"/>
        </w:rPr>
        <w:instrText xml:space="preserve"> STYLEREF  ClientName-Ref  \* MERGEFORMAT </w:instrText>
      </w:r>
      <w:r w:rsidRPr="00A9156E">
        <w:rPr>
          <w:rFonts w:ascii="Arial" w:hAnsi="Arial" w:cs="Arial"/>
          <w:sz w:val="22"/>
          <w:szCs w:val="22"/>
        </w:rPr>
        <w:fldChar w:fldCharType="separate"/>
      </w:r>
      <w:r>
        <w:rPr>
          <w:rFonts w:ascii="Arial" w:hAnsi="Arial" w:cs="Arial"/>
          <w:noProof/>
          <w:sz w:val="22"/>
          <w:szCs w:val="22"/>
        </w:rPr>
        <w:t>RMIT Australia</w:t>
      </w:r>
      <w:r w:rsidRPr="00A9156E">
        <w:rPr>
          <w:rFonts w:ascii="Arial" w:hAnsi="Arial" w:cs="Arial"/>
          <w:sz w:val="22"/>
          <w:szCs w:val="22"/>
        </w:rPr>
        <w:fldChar w:fldCharType="end"/>
      </w:r>
      <w:r>
        <w:rPr>
          <w:rFonts w:ascii="Arial" w:hAnsi="Arial" w:cs="Arial"/>
          <w:sz w:val="22"/>
          <w:szCs w:val="22"/>
        </w:rPr>
        <w:t xml:space="preserve"> would like to display the date and hours of the paid leave on the payslip, therefore paid absences will still be generated but to a notional wage type for display purposes only (no amount calculated). </w:t>
      </w:r>
    </w:p>
    <w:p w14:paraId="52FCE53E" w14:textId="4AF4B2EA" w:rsidR="00EA3CD8" w:rsidRPr="006F4D27" w:rsidRDefault="002D4BC7" w:rsidP="007F593F">
      <w:pPr>
        <w:rPr>
          <w:rFonts w:ascii="Arial" w:hAnsi="Arial" w:cs="Arial"/>
          <w:sz w:val="22"/>
          <w:szCs w:val="22"/>
          <w:highlight w:val="yellow"/>
        </w:rPr>
      </w:pPr>
      <w:r w:rsidRPr="000F4D83">
        <w:rPr>
          <w:rFonts w:ascii="Arial" w:hAnsi="Arial" w:cs="Arial"/>
          <w:sz w:val="22"/>
          <w:szCs w:val="22"/>
        </w:rPr>
        <w:t xml:space="preserve">The exception to this will be the </w:t>
      </w:r>
      <w:r w:rsidR="00EC13BF" w:rsidRPr="000F4D83">
        <w:rPr>
          <w:rFonts w:ascii="Arial" w:hAnsi="Arial" w:cs="Arial"/>
          <w:sz w:val="22"/>
          <w:szCs w:val="22"/>
        </w:rPr>
        <w:t xml:space="preserve">Annual Leave, Long Service Leave and Paid Parental Leave absences. Annual Leave </w:t>
      </w:r>
      <w:del w:id="1115" w:author="Dawson, Bre (ESI)" w:date="2020-03-23T12:38:00Z">
        <w:r w:rsidR="00EC13BF" w:rsidRPr="000F4D83" w:rsidDel="00AC2E82">
          <w:rPr>
            <w:rFonts w:ascii="Arial" w:hAnsi="Arial" w:cs="Arial"/>
            <w:sz w:val="22"/>
            <w:szCs w:val="22"/>
          </w:rPr>
          <w:delText xml:space="preserve">and Long Service Leave (except Casuals) </w:delText>
        </w:r>
      </w:del>
      <w:r w:rsidR="00EC13BF" w:rsidRPr="000F4D83">
        <w:rPr>
          <w:rFonts w:ascii="Arial" w:hAnsi="Arial" w:cs="Arial"/>
          <w:sz w:val="22"/>
          <w:szCs w:val="22"/>
        </w:rPr>
        <w:t xml:space="preserve">will be paid at the employee’s base hourly rate. Long Service Leave </w:t>
      </w:r>
      <w:del w:id="1116" w:author="Dawson, Bre (ESI)" w:date="2020-03-23T12:38:00Z">
        <w:r w:rsidR="00EC13BF" w:rsidRPr="000F4D83" w:rsidDel="00AC2E82">
          <w:rPr>
            <w:rFonts w:ascii="Arial" w:hAnsi="Arial" w:cs="Arial"/>
            <w:sz w:val="22"/>
            <w:szCs w:val="22"/>
          </w:rPr>
          <w:delText xml:space="preserve">(for Casuals) </w:delText>
        </w:r>
      </w:del>
      <w:r w:rsidR="00EC13BF" w:rsidRPr="000F4D83">
        <w:rPr>
          <w:rFonts w:ascii="Arial" w:hAnsi="Arial" w:cs="Arial"/>
          <w:sz w:val="22"/>
          <w:szCs w:val="22"/>
        </w:rPr>
        <w:t xml:space="preserve">and Paid Parental Leave will be paid at various average rate calculations. </w:t>
      </w:r>
      <w:proofErr w:type="gramStart"/>
      <w:r w:rsidR="00EC13BF" w:rsidRPr="000F4D83">
        <w:rPr>
          <w:rFonts w:ascii="Arial" w:hAnsi="Arial" w:cs="Arial"/>
          <w:sz w:val="22"/>
          <w:szCs w:val="22"/>
        </w:rPr>
        <w:t>Both of these</w:t>
      </w:r>
      <w:proofErr w:type="gramEnd"/>
      <w:r w:rsidR="00EC13BF" w:rsidRPr="000F4D83">
        <w:rPr>
          <w:rFonts w:ascii="Arial" w:hAnsi="Arial" w:cs="Arial"/>
          <w:sz w:val="22"/>
          <w:szCs w:val="22"/>
        </w:rPr>
        <w:t xml:space="preserve"> calculations will occur within payroll </w:t>
      </w:r>
      <w:r w:rsidR="00EA3CD8" w:rsidRPr="000F4D83">
        <w:rPr>
          <w:rFonts w:ascii="Arial" w:hAnsi="Arial" w:cs="Arial"/>
          <w:sz w:val="22"/>
          <w:szCs w:val="22"/>
        </w:rPr>
        <w:t xml:space="preserve">– please refer to the </w:t>
      </w:r>
      <w:hyperlink w:anchor="_Appendices" w:history="1">
        <w:r w:rsidR="00EA3CD8" w:rsidRPr="000F4D83">
          <w:rPr>
            <w:rStyle w:val="Hyperlink"/>
            <w:rFonts w:ascii="Arial" w:hAnsi="Arial" w:cs="Arial"/>
            <w:sz w:val="22"/>
            <w:szCs w:val="22"/>
          </w:rPr>
          <w:t>Payroll Blueprint</w:t>
        </w:r>
      </w:hyperlink>
      <w:r w:rsidR="00EA3CD8" w:rsidRPr="000F4D83">
        <w:rPr>
          <w:rFonts w:ascii="Arial" w:hAnsi="Arial" w:cs="Arial"/>
          <w:sz w:val="22"/>
          <w:szCs w:val="22"/>
        </w:rPr>
        <w:t xml:space="preserve"> for details.</w:t>
      </w:r>
      <w:r w:rsidR="00EA3CD8" w:rsidRPr="006F4D27">
        <w:rPr>
          <w:rFonts w:ascii="Arial" w:hAnsi="Arial" w:cs="Arial"/>
          <w:sz w:val="22"/>
          <w:szCs w:val="22"/>
          <w:highlight w:val="yellow"/>
        </w:rPr>
        <w:t xml:space="preserve"> </w:t>
      </w:r>
    </w:p>
    <w:p w14:paraId="4AF35F2D" w14:textId="77777777" w:rsidR="00C133F2" w:rsidRDefault="00C133F2" w:rsidP="000054E9">
      <w:pPr>
        <w:rPr>
          <w:rFonts w:ascii="Arial" w:hAnsi="Arial" w:cs="Arial"/>
          <w:sz w:val="22"/>
          <w:szCs w:val="22"/>
        </w:rPr>
      </w:pPr>
    </w:p>
    <w:p w14:paraId="75973183" w14:textId="77777777" w:rsidR="00EA3CD8" w:rsidRDefault="00EA3CD8" w:rsidP="00EA3CD8">
      <w:pPr>
        <w:rPr>
          <w:rFonts w:ascii="Arial" w:hAnsi="Arial" w:cs="Arial"/>
          <w:sz w:val="22"/>
          <w:szCs w:val="22"/>
        </w:rPr>
      </w:pPr>
      <w:r w:rsidRPr="002D4BC7">
        <w:rPr>
          <w:rFonts w:ascii="Arial" w:hAnsi="Arial" w:cs="Arial"/>
          <w:sz w:val="22"/>
          <w:szCs w:val="22"/>
        </w:rPr>
        <w:t>Please refer to the Time Blueprint Configuration Worksheet ‘</w:t>
      </w:r>
      <w:proofErr w:type="spellStart"/>
      <w:r w:rsidRPr="002D4BC7">
        <w:rPr>
          <w:rFonts w:ascii="Arial" w:hAnsi="Arial" w:cs="Arial"/>
          <w:sz w:val="22"/>
          <w:szCs w:val="22"/>
        </w:rPr>
        <w:t>Config_Absences</w:t>
      </w:r>
      <w:proofErr w:type="spellEnd"/>
      <w:r w:rsidRPr="002D4BC7">
        <w:rPr>
          <w:rFonts w:ascii="Arial" w:hAnsi="Arial" w:cs="Arial"/>
          <w:sz w:val="22"/>
          <w:szCs w:val="22"/>
        </w:rPr>
        <w:t>’ tab for details.</w:t>
      </w:r>
      <w:r w:rsidRPr="008B72C6">
        <w:rPr>
          <w:rFonts w:ascii="Arial" w:hAnsi="Arial" w:cs="Arial"/>
          <w:sz w:val="22"/>
          <w:szCs w:val="22"/>
        </w:rPr>
        <w:t xml:space="preserve">  </w:t>
      </w:r>
    </w:p>
    <w:p w14:paraId="44536B92" w14:textId="77777777" w:rsidR="00B60A9B" w:rsidRDefault="00B60A9B" w:rsidP="0080030B">
      <w:pPr>
        <w:rPr>
          <w:rFonts w:ascii="Arial" w:hAnsi="Arial" w:cs="Arial"/>
          <w:sz w:val="22"/>
          <w:szCs w:val="22"/>
        </w:rPr>
      </w:pPr>
    </w:p>
    <w:p w14:paraId="4F5298FA" w14:textId="77777777" w:rsidR="00100BD7" w:rsidRPr="00B4633D" w:rsidRDefault="004F23CE" w:rsidP="00D66F94">
      <w:pPr>
        <w:pStyle w:val="Heading2"/>
        <w:numPr>
          <w:ilvl w:val="1"/>
          <w:numId w:val="17"/>
        </w:numPr>
      </w:pPr>
      <w:bookmarkStart w:id="1117" w:name="_Toc20471439"/>
      <w:bookmarkStart w:id="1118" w:name="_Toc200178125"/>
      <w:bookmarkStart w:id="1119" w:name="_Toc417995092"/>
      <w:bookmarkStart w:id="1120" w:name="_Toc517444277"/>
      <w:r w:rsidRPr="00B4633D">
        <w:t>Absence Quota</w:t>
      </w:r>
      <w:r w:rsidR="0080030B" w:rsidRPr="00B4633D">
        <w:t>s</w:t>
      </w:r>
      <w:bookmarkEnd w:id="1117"/>
      <w:r w:rsidRPr="00B4633D">
        <w:t xml:space="preserve"> </w:t>
      </w:r>
      <w:bookmarkEnd w:id="1118"/>
      <w:bookmarkEnd w:id="1119"/>
      <w:bookmarkEnd w:id="1120"/>
    </w:p>
    <w:p w14:paraId="2EC39FF7" w14:textId="77777777" w:rsidR="0080030B" w:rsidRDefault="0080030B" w:rsidP="006568B3">
      <w:pPr>
        <w:rPr>
          <w:rFonts w:ascii="Arial" w:hAnsi="Arial" w:cs="Arial"/>
          <w:sz w:val="22"/>
          <w:szCs w:val="22"/>
        </w:rPr>
      </w:pPr>
      <w:r>
        <w:rPr>
          <w:rFonts w:ascii="Arial" w:hAnsi="Arial" w:cs="Arial"/>
          <w:sz w:val="22"/>
          <w:szCs w:val="22"/>
        </w:rPr>
        <w:t>Absence Quotas (</w:t>
      </w:r>
      <w:proofErr w:type="spellStart"/>
      <w:r>
        <w:rPr>
          <w:rFonts w:ascii="Arial" w:hAnsi="Arial" w:cs="Arial"/>
          <w:sz w:val="22"/>
          <w:szCs w:val="22"/>
        </w:rPr>
        <w:t>Infotype</w:t>
      </w:r>
      <w:proofErr w:type="spellEnd"/>
      <w:r>
        <w:rPr>
          <w:rFonts w:ascii="Arial" w:hAnsi="Arial" w:cs="Arial"/>
          <w:sz w:val="22"/>
          <w:szCs w:val="22"/>
        </w:rPr>
        <w:t xml:space="preserve"> 2006) specifies an employee’s entitlement to time off for a </w:t>
      </w:r>
      <w:proofErr w:type="gramStart"/>
      <w:r>
        <w:rPr>
          <w:rFonts w:ascii="Arial" w:hAnsi="Arial" w:cs="Arial"/>
          <w:sz w:val="22"/>
          <w:szCs w:val="22"/>
        </w:rPr>
        <w:t>particular type of leave</w:t>
      </w:r>
      <w:proofErr w:type="gramEnd"/>
      <w:r>
        <w:rPr>
          <w:rFonts w:ascii="Arial" w:hAnsi="Arial" w:cs="Arial"/>
          <w:sz w:val="22"/>
          <w:szCs w:val="22"/>
        </w:rPr>
        <w:t xml:space="preserve"> and is used to ensure an employee can only claim the absence time according to the terms of employment. </w:t>
      </w:r>
      <w:r w:rsidRPr="00AB3D49">
        <w:rPr>
          <w:rFonts w:ascii="Arial" w:hAnsi="Arial" w:cs="Arial"/>
          <w:sz w:val="22"/>
          <w:szCs w:val="22"/>
        </w:rPr>
        <w:t xml:space="preserve">Absence hours will be received from </w:t>
      </w:r>
      <w:r>
        <w:rPr>
          <w:rFonts w:ascii="Arial" w:hAnsi="Arial" w:cs="Arial"/>
          <w:sz w:val="22"/>
          <w:szCs w:val="22"/>
        </w:rPr>
        <w:t xml:space="preserve">Workday and will be validated against an employee’s quota balance to determine whether there is </w:t>
      </w:r>
      <w:proofErr w:type="gramStart"/>
      <w:r>
        <w:rPr>
          <w:rFonts w:ascii="Arial" w:hAnsi="Arial" w:cs="Arial"/>
          <w:sz w:val="22"/>
          <w:szCs w:val="22"/>
        </w:rPr>
        <w:t>sufficient</w:t>
      </w:r>
      <w:proofErr w:type="gramEnd"/>
      <w:r>
        <w:rPr>
          <w:rFonts w:ascii="Arial" w:hAnsi="Arial" w:cs="Arial"/>
          <w:sz w:val="22"/>
          <w:szCs w:val="22"/>
        </w:rPr>
        <w:t xml:space="preserve"> entitlement to record the absence. </w:t>
      </w:r>
    </w:p>
    <w:p w14:paraId="21DC84D9" w14:textId="77777777" w:rsidR="00EE02C0" w:rsidRDefault="00EE02C0" w:rsidP="00EE02C0">
      <w:pPr>
        <w:rPr>
          <w:rFonts w:ascii="Arial" w:hAnsi="Arial" w:cs="Arial"/>
          <w:sz w:val="22"/>
          <w:szCs w:val="22"/>
        </w:rPr>
      </w:pPr>
      <w:r>
        <w:rPr>
          <w:rFonts w:ascii="Arial" w:hAnsi="Arial" w:cs="Arial"/>
          <w:sz w:val="22"/>
          <w:szCs w:val="22"/>
        </w:rPr>
        <w:t xml:space="preserve">Absence quotas will accrue and be stored for – </w:t>
      </w:r>
    </w:p>
    <w:tbl>
      <w:tblPr>
        <w:tblW w:w="9498" w:type="dxa"/>
        <w:tblInd w:w="108" w:type="dxa"/>
        <w:tblLayout w:type="fixed"/>
        <w:tblLook w:val="0000" w:firstRow="0" w:lastRow="0" w:firstColumn="0" w:lastColumn="0" w:noHBand="0" w:noVBand="0"/>
      </w:tblPr>
      <w:tblGrid>
        <w:gridCol w:w="1134"/>
        <w:gridCol w:w="2268"/>
        <w:gridCol w:w="1134"/>
        <w:gridCol w:w="4962"/>
        <w:tblGridChange w:id="1121">
          <w:tblGrid>
            <w:gridCol w:w="1134"/>
            <w:gridCol w:w="2268"/>
            <w:gridCol w:w="1134"/>
            <w:gridCol w:w="4962"/>
          </w:tblGrid>
        </w:tblGridChange>
      </w:tblGrid>
      <w:tr w:rsidR="00EE02C0" w:rsidRPr="00F1402B" w14:paraId="4DF720C9" w14:textId="77777777" w:rsidTr="00B60A9B">
        <w:trPr>
          <w:cantSplit/>
          <w:trHeight w:val="353"/>
          <w:tblHeader/>
        </w:trPr>
        <w:tc>
          <w:tcPr>
            <w:tcW w:w="1134"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23E14290" w14:textId="77777777" w:rsidR="00EE02C0" w:rsidRPr="00F1402B" w:rsidRDefault="00EE02C0" w:rsidP="00252291">
            <w:pPr>
              <w:spacing w:before="40" w:after="40" w:line="240" w:lineRule="auto"/>
              <w:jc w:val="center"/>
              <w:rPr>
                <w:rFonts w:ascii="Arial" w:hAnsi="Arial" w:cs="Arial"/>
                <w:b/>
                <w:bCs/>
                <w:color w:val="FFFFFF"/>
                <w:sz w:val="20"/>
                <w:lang w:eastAsia="zh-TW"/>
              </w:rPr>
            </w:pPr>
            <w:r>
              <w:rPr>
                <w:rFonts w:ascii="Arial" w:hAnsi="Arial" w:cs="Arial"/>
                <w:b/>
                <w:bCs/>
                <w:color w:val="FFFFFF"/>
                <w:sz w:val="20"/>
                <w:lang w:eastAsia="zh-TW"/>
              </w:rPr>
              <w:t>Absence Quota</w:t>
            </w:r>
          </w:p>
        </w:tc>
        <w:tc>
          <w:tcPr>
            <w:tcW w:w="2268"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13C35DF7" w14:textId="77777777" w:rsidR="00EE02C0" w:rsidRPr="00F1402B" w:rsidRDefault="00EE02C0" w:rsidP="00252291">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Absence Quota text</w:t>
            </w:r>
          </w:p>
        </w:tc>
        <w:tc>
          <w:tcPr>
            <w:tcW w:w="1134"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48F8836E" w14:textId="77777777" w:rsidR="00EE02C0" w:rsidRPr="00F1402B" w:rsidRDefault="00EE02C0" w:rsidP="00252291">
            <w:pPr>
              <w:spacing w:before="40" w:after="40" w:line="240" w:lineRule="auto"/>
              <w:jc w:val="center"/>
              <w:rPr>
                <w:rFonts w:ascii="Arial" w:hAnsi="Arial" w:cs="Arial"/>
                <w:b/>
                <w:bCs/>
                <w:color w:val="FFFFFF"/>
                <w:sz w:val="20"/>
                <w:lang w:eastAsia="zh-TW"/>
              </w:rPr>
            </w:pPr>
            <w:r>
              <w:rPr>
                <w:rFonts w:ascii="Arial" w:hAnsi="Arial" w:cs="Arial"/>
                <w:b/>
                <w:bCs/>
                <w:color w:val="FFFFFF"/>
                <w:sz w:val="20"/>
                <w:lang w:eastAsia="zh-TW"/>
              </w:rPr>
              <w:t>Entity</w:t>
            </w:r>
          </w:p>
        </w:tc>
        <w:tc>
          <w:tcPr>
            <w:tcW w:w="4962"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00D6DD5E" w14:textId="77777777" w:rsidR="00EE02C0" w:rsidRPr="00F1402B" w:rsidRDefault="00EE02C0" w:rsidP="00224BF6">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Meaning / Use</w:t>
            </w:r>
          </w:p>
        </w:tc>
      </w:tr>
      <w:tr w:rsidR="00EE02C0" w:rsidRPr="00F1402B" w14:paraId="09A86E86" w14:textId="77777777" w:rsidTr="00B60A9B">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B19D5C" w14:textId="77777777" w:rsidR="00EE02C0" w:rsidRPr="00962DF3" w:rsidRDefault="00EA3CD8" w:rsidP="00252291">
            <w:pPr>
              <w:spacing w:before="40" w:after="40" w:line="240" w:lineRule="auto"/>
              <w:jc w:val="center"/>
              <w:rPr>
                <w:rFonts w:ascii="Arial" w:hAnsi="Arial" w:cs="Arial"/>
                <w:sz w:val="20"/>
                <w:lang w:eastAsia="zh-TW"/>
              </w:rPr>
            </w:pPr>
            <w:r>
              <w:rPr>
                <w:rFonts w:ascii="Arial" w:hAnsi="Arial" w:cs="Arial"/>
                <w:sz w:val="20"/>
                <w:lang w:eastAsia="zh-TW"/>
              </w:rPr>
              <w:t>50</w:t>
            </w:r>
          </w:p>
        </w:tc>
        <w:tc>
          <w:tcPr>
            <w:tcW w:w="2268" w:type="dxa"/>
            <w:tcBorders>
              <w:top w:val="single" w:sz="4" w:space="0" w:color="auto"/>
              <w:left w:val="single" w:sz="4" w:space="0" w:color="auto"/>
              <w:bottom w:val="single" w:sz="4" w:space="0" w:color="auto"/>
              <w:right w:val="single" w:sz="4" w:space="0" w:color="auto"/>
            </w:tcBorders>
            <w:vAlign w:val="center"/>
          </w:tcPr>
          <w:p w14:paraId="64EE854C" w14:textId="77777777" w:rsidR="00EE02C0" w:rsidRPr="00564A7F" w:rsidRDefault="00EA3CD8" w:rsidP="00252291">
            <w:pPr>
              <w:spacing w:before="40" w:after="40" w:line="240" w:lineRule="auto"/>
              <w:rPr>
                <w:rFonts w:ascii="Arial" w:hAnsi="Arial" w:cs="Arial"/>
                <w:sz w:val="20"/>
                <w:lang w:eastAsia="zh-TW"/>
              </w:rPr>
            </w:pPr>
            <w:r w:rsidRPr="00EA3CD8">
              <w:rPr>
                <w:rFonts w:ascii="Arial" w:hAnsi="Arial" w:cs="Arial"/>
                <w:sz w:val="20"/>
                <w:lang w:eastAsia="zh-TW"/>
              </w:rPr>
              <w:t>Annual Leave</w:t>
            </w:r>
          </w:p>
        </w:tc>
        <w:tc>
          <w:tcPr>
            <w:tcW w:w="1134" w:type="dxa"/>
            <w:tcBorders>
              <w:top w:val="single" w:sz="4" w:space="0" w:color="auto"/>
              <w:left w:val="single" w:sz="4" w:space="0" w:color="auto"/>
              <w:bottom w:val="single" w:sz="4" w:space="0" w:color="auto"/>
              <w:right w:val="single" w:sz="4" w:space="0" w:color="auto"/>
            </w:tcBorders>
            <w:vAlign w:val="center"/>
          </w:tcPr>
          <w:p w14:paraId="2D7C9B43" w14:textId="77777777" w:rsidR="00EE02C0" w:rsidRPr="00564A7F" w:rsidRDefault="00EA3CD8" w:rsidP="00252291">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962" w:type="dxa"/>
            <w:tcBorders>
              <w:top w:val="single" w:sz="4" w:space="0" w:color="auto"/>
              <w:left w:val="single" w:sz="4" w:space="0" w:color="auto"/>
              <w:bottom w:val="single" w:sz="4" w:space="0" w:color="auto"/>
              <w:right w:val="single" w:sz="4" w:space="0" w:color="auto"/>
            </w:tcBorders>
          </w:tcPr>
          <w:p w14:paraId="205D2D56" w14:textId="77777777" w:rsidR="00EE02C0" w:rsidRDefault="00EA3CD8" w:rsidP="00224BF6">
            <w:pPr>
              <w:spacing w:before="40" w:after="40" w:line="240" w:lineRule="auto"/>
              <w:rPr>
                <w:rFonts w:ascii="Arial" w:hAnsi="Arial" w:cs="Arial"/>
                <w:sz w:val="20"/>
                <w:lang w:eastAsia="zh-TW"/>
              </w:rPr>
            </w:pPr>
            <w:r>
              <w:rPr>
                <w:rFonts w:ascii="Arial" w:hAnsi="Arial" w:cs="Arial"/>
                <w:sz w:val="20"/>
                <w:lang w:eastAsia="zh-TW"/>
              </w:rPr>
              <w:t>4wks entitlement / 5wks for shift workers</w:t>
            </w:r>
          </w:p>
          <w:p w14:paraId="31A10779" w14:textId="03940F81" w:rsidR="00EA3CD8" w:rsidRPr="00564A7F" w:rsidRDefault="00252291" w:rsidP="00224BF6">
            <w:pPr>
              <w:spacing w:before="40" w:after="40" w:line="240" w:lineRule="auto"/>
              <w:rPr>
                <w:rFonts w:ascii="Arial" w:hAnsi="Arial" w:cs="Arial"/>
                <w:sz w:val="20"/>
                <w:lang w:eastAsia="zh-TW"/>
              </w:rPr>
            </w:pPr>
            <w:r>
              <w:rPr>
                <w:rFonts w:ascii="Arial" w:hAnsi="Arial" w:cs="Arial"/>
                <w:sz w:val="20"/>
                <w:lang w:eastAsia="zh-TW"/>
              </w:rPr>
              <w:t xml:space="preserve">Entitlement granted </w:t>
            </w:r>
            <w:ins w:id="1122" w:author="Dawson, Bre (ESI)" w:date="2020-03-23T12:38:00Z">
              <w:r w:rsidR="00AC2E82">
                <w:rPr>
                  <w:rFonts w:ascii="Arial" w:hAnsi="Arial" w:cs="Arial"/>
                  <w:sz w:val="20"/>
                  <w:lang w:eastAsia="zh-TW"/>
                </w:rPr>
                <w:t xml:space="preserve">daily or </w:t>
              </w:r>
            </w:ins>
            <w:del w:id="1123" w:author="Dawson, Bre (ESI)" w:date="2020-03-23T12:38:00Z">
              <w:r w:rsidDel="00AC2E82">
                <w:rPr>
                  <w:rFonts w:ascii="Arial" w:hAnsi="Arial" w:cs="Arial"/>
                  <w:sz w:val="20"/>
                  <w:lang w:eastAsia="zh-TW"/>
                </w:rPr>
                <w:delText xml:space="preserve">either upfront, on anniversary or </w:delText>
              </w:r>
            </w:del>
            <w:r>
              <w:rPr>
                <w:rFonts w:ascii="Arial" w:hAnsi="Arial" w:cs="Arial"/>
                <w:sz w:val="20"/>
                <w:lang w:eastAsia="zh-TW"/>
              </w:rPr>
              <w:t xml:space="preserve">on </w:t>
            </w:r>
            <w:del w:id="1124" w:author="Dawson, Bre (ESI)" w:date="2020-03-23T12:38:00Z">
              <w:r w:rsidDel="00AC2E82">
                <w:rPr>
                  <w:rFonts w:ascii="Arial" w:hAnsi="Arial" w:cs="Arial"/>
                  <w:sz w:val="20"/>
                  <w:lang w:eastAsia="zh-TW"/>
                </w:rPr>
                <w:delText>30.11</w:delText>
              </w:r>
            </w:del>
            <w:ins w:id="1125" w:author="Dawson, Bre (ESI)" w:date="2020-03-23T12:38:00Z">
              <w:r w:rsidR="00AC2E82">
                <w:rPr>
                  <w:rFonts w:ascii="Arial" w:hAnsi="Arial" w:cs="Arial"/>
                  <w:sz w:val="20"/>
                  <w:lang w:eastAsia="zh-TW"/>
                </w:rPr>
                <w:t>1 Dec</w:t>
              </w:r>
            </w:ins>
            <w:r>
              <w:rPr>
                <w:rFonts w:ascii="Arial" w:hAnsi="Arial" w:cs="Arial"/>
                <w:sz w:val="20"/>
                <w:lang w:eastAsia="zh-TW"/>
              </w:rPr>
              <w:t xml:space="preserve"> each year depending on employee subgroup </w:t>
            </w:r>
          </w:p>
        </w:tc>
      </w:tr>
      <w:tr w:rsidR="00252291" w:rsidRPr="00F1402B" w14:paraId="3885550E" w14:textId="77777777" w:rsidTr="00B60A9B">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A4BBAF" w14:textId="77777777" w:rsidR="00252291" w:rsidRPr="009344C4" w:rsidRDefault="00252291" w:rsidP="00252291">
            <w:pPr>
              <w:spacing w:before="40" w:after="40" w:line="240" w:lineRule="auto"/>
              <w:jc w:val="center"/>
              <w:rPr>
                <w:rFonts w:ascii="Arial" w:hAnsi="Arial" w:cs="Arial"/>
                <w:sz w:val="20"/>
                <w:lang w:eastAsia="zh-TW"/>
              </w:rPr>
            </w:pPr>
            <w:r w:rsidRPr="009344C4">
              <w:rPr>
                <w:rFonts w:ascii="Arial" w:hAnsi="Arial" w:cs="Arial"/>
                <w:sz w:val="20"/>
                <w:lang w:eastAsia="zh-TW"/>
              </w:rPr>
              <w:t>51</w:t>
            </w:r>
          </w:p>
        </w:tc>
        <w:tc>
          <w:tcPr>
            <w:tcW w:w="2268" w:type="dxa"/>
            <w:tcBorders>
              <w:top w:val="single" w:sz="4" w:space="0" w:color="auto"/>
              <w:left w:val="single" w:sz="4" w:space="0" w:color="auto"/>
              <w:bottom w:val="single" w:sz="4" w:space="0" w:color="auto"/>
              <w:right w:val="single" w:sz="4" w:space="0" w:color="auto"/>
            </w:tcBorders>
            <w:vAlign w:val="center"/>
          </w:tcPr>
          <w:p w14:paraId="53C0FA78" w14:textId="77777777" w:rsidR="00252291" w:rsidRPr="009344C4" w:rsidRDefault="00252291" w:rsidP="00252291">
            <w:pPr>
              <w:spacing w:before="40" w:after="40" w:line="240" w:lineRule="auto"/>
              <w:rPr>
                <w:rFonts w:ascii="Arial" w:hAnsi="Arial" w:cs="Arial"/>
                <w:sz w:val="20"/>
                <w:lang w:eastAsia="zh-TW"/>
              </w:rPr>
            </w:pPr>
            <w:r w:rsidRPr="009344C4">
              <w:rPr>
                <w:rFonts w:ascii="Arial" w:hAnsi="Arial" w:cs="Arial"/>
                <w:sz w:val="20"/>
                <w:lang w:eastAsia="zh-TW"/>
              </w:rPr>
              <w:t xml:space="preserve">Annual Leave Loading </w:t>
            </w:r>
          </w:p>
        </w:tc>
        <w:tc>
          <w:tcPr>
            <w:tcW w:w="1134" w:type="dxa"/>
            <w:tcBorders>
              <w:top w:val="single" w:sz="4" w:space="0" w:color="auto"/>
              <w:left w:val="single" w:sz="4" w:space="0" w:color="auto"/>
              <w:bottom w:val="single" w:sz="4" w:space="0" w:color="auto"/>
              <w:right w:val="single" w:sz="4" w:space="0" w:color="auto"/>
            </w:tcBorders>
            <w:vAlign w:val="center"/>
          </w:tcPr>
          <w:p w14:paraId="2D55BBE4" w14:textId="77777777" w:rsidR="00252291" w:rsidRPr="00564A7F" w:rsidRDefault="00252291" w:rsidP="00252291">
            <w:pPr>
              <w:spacing w:before="40" w:after="40" w:line="240" w:lineRule="auto"/>
              <w:jc w:val="center"/>
              <w:rPr>
                <w:rFonts w:ascii="Arial" w:hAnsi="Arial" w:cs="Arial"/>
                <w:sz w:val="20"/>
                <w:lang w:eastAsia="zh-TW"/>
              </w:rPr>
            </w:pPr>
            <w:r>
              <w:rPr>
                <w:rFonts w:ascii="Arial" w:hAnsi="Arial" w:cs="Arial"/>
                <w:sz w:val="20"/>
                <w:lang w:eastAsia="zh-TW"/>
              </w:rPr>
              <w:t>RMIT, RMIT Training</w:t>
            </w:r>
          </w:p>
        </w:tc>
        <w:tc>
          <w:tcPr>
            <w:tcW w:w="4962" w:type="dxa"/>
            <w:tcBorders>
              <w:top w:val="single" w:sz="4" w:space="0" w:color="auto"/>
              <w:left w:val="single" w:sz="4" w:space="0" w:color="auto"/>
              <w:bottom w:val="single" w:sz="4" w:space="0" w:color="auto"/>
              <w:right w:val="single" w:sz="4" w:space="0" w:color="auto"/>
            </w:tcBorders>
          </w:tcPr>
          <w:p w14:paraId="4D15DBB1" w14:textId="77777777" w:rsidR="00252291" w:rsidRDefault="00252291" w:rsidP="00C84ABD">
            <w:pPr>
              <w:spacing w:before="40" w:after="40" w:line="240" w:lineRule="auto"/>
              <w:rPr>
                <w:rFonts w:ascii="Arial" w:hAnsi="Arial" w:cs="Arial"/>
                <w:sz w:val="20"/>
                <w:lang w:eastAsia="zh-TW"/>
              </w:rPr>
            </w:pPr>
            <w:r>
              <w:rPr>
                <w:rFonts w:ascii="Arial" w:hAnsi="Arial" w:cs="Arial"/>
                <w:sz w:val="20"/>
                <w:lang w:eastAsia="zh-TW"/>
              </w:rPr>
              <w:t>4wks entitlement granted / 5wks for shift workers</w:t>
            </w:r>
          </w:p>
          <w:p w14:paraId="5A99E22D" w14:textId="77777777" w:rsidR="00252291" w:rsidRDefault="00252291" w:rsidP="00C84ABD">
            <w:pPr>
              <w:spacing w:before="40" w:after="40" w:line="240" w:lineRule="auto"/>
              <w:rPr>
                <w:rFonts w:ascii="Arial" w:hAnsi="Arial" w:cs="Arial"/>
                <w:sz w:val="20"/>
                <w:lang w:eastAsia="zh-TW"/>
              </w:rPr>
            </w:pPr>
            <w:r>
              <w:rPr>
                <w:rFonts w:ascii="Arial" w:hAnsi="Arial" w:cs="Arial"/>
                <w:sz w:val="20"/>
                <w:lang w:eastAsia="zh-TW"/>
              </w:rPr>
              <w:t xml:space="preserve">Entitlement in line with Annual Leave </w:t>
            </w:r>
          </w:p>
          <w:p w14:paraId="5C86C01F" w14:textId="26647ED5" w:rsidR="00252291" w:rsidRPr="00564A7F" w:rsidRDefault="00252291" w:rsidP="00252291">
            <w:pPr>
              <w:spacing w:before="40" w:after="40" w:line="240" w:lineRule="auto"/>
              <w:rPr>
                <w:rFonts w:ascii="Arial" w:hAnsi="Arial" w:cs="Arial"/>
                <w:sz w:val="20"/>
                <w:lang w:eastAsia="zh-TW"/>
              </w:rPr>
            </w:pPr>
            <w:r>
              <w:rPr>
                <w:rFonts w:ascii="Arial" w:hAnsi="Arial" w:cs="Arial"/>
                <w:sz w:val="20"/>
                <w:lang w:eastAsia="zh-TW"/>
              </w:rPr>
              <w:t xml:space="preserve">Paid out either when annual leave is taken of on </w:t>
            </w:r>
            <w:del w:id="1126" w:author="Dawson, Bre (ESI)" w:date="2020-03-23T12:38:00Z">
              <w:r w:rsidDel="00AC2E82">
                <w:rPr>
                  <w:rFonts w:ascii="Arial" w:hAnsi="Arial" w:cs="Arial"/>
                  <w:sz w:val="20"/>
                  <w:lang w:eastAsia="zh-TW"/>
                </w:rPr>
                <w:delText>30.11</w:delText>
              </w:r>
            </w:del>
            <w:ins w:id="1127" w:author="Dawson, Bre (ESI)" w:date="2020-03-23T12:38:00Z">
              <w:r w:rsidR="00AC2E82">
                <w:rPr>
                  <w:rFonts w:ascii="Arial" w:hAnsi="Arial" w:cs="Arial"/>
                  <w:sz w:val="20"/>
                  <w:lang w:eastAsia="zh-TW"/>
                </w:rPr>
                <w:t>1 Dec</w:t>
              </w:r>
            </w:ins>
            <w:r>
              <w:rPr>
                <w:rFonts w:ascii="Arial" w:hAnsi="Arial" w:cs="Arial"/>
                <w:sz w:val="20"/>
                <w:lang w:eastAsia="zh-TW"/>
              </w:rPr>
              <w:t xml:space="preserve"> each year </w:t>
            </w:r>
          </w:p>
        </w:tc>
      </w:tr>
      <w:tr w:rsidR="00252291" w:rsidRPr="00F1402B" w14:paraId="59F5DF72" w14:textId="77777777" w:rsidTr="00B60A9B">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D439" w14:textId="77777777" w:rsidR="00252291" w:rsidRPr="00962DF3" w:rsidRDefault="00252291" w:rsidP="00252291">
            <w:pPr>
              <w:spacing w:before="40" w:after="40" w:line="240" w:lineRule="auto"/>
              <w:jc w:val="center"/>
              <w:rPr>
                <w:rFonts w:ascii="Arial" w:hAnsi="Arial" w:cs="Arial"/>
                <w:sz w:val="20"/>
                <w:lang w:eastAsia="zh-TW"/>
              </w:rPr>
            </w:pPr>
            <w:r>
              <w:rPr>
                <w:rFonts w:ascii="Arial" w:hAnsi="Arial" w:cs="Arial"/>
                <w:sz w:val="20"/>
                <w:lang w:eastAsia="zh-TW"/>
              </w:rPr>
              <w:lastRenderedPageBreak/>
              <w:t>55</w:t>
            </w:r>
          </w:p>
        </w:tc>
        <w:tc>
          <w:tcPr>
            <w:tcW w:w="2268" w:type="dxa"/>
            <w:tcBorders>
              <w:top w:val="single" w:sz="4" w:space="0" w:color="auto"/>
              <w:left w:val="single" w:sz="4" w:space="0" w:color="auto"/>
              <w:bottom w:val="single" w:sz="4" w:space="0" w:color="auto"/>
              <w:right w:val="single" w:sz="4" w:space="0" w:color="auto"/>
            </w:tcBorders>
            <w:vAlign w:val="center"/>
          </w:tcPr>
          <w:p w14:paraId="63067C40" w14:textId="77777777" w:rsidR="00252291" w:rsidRPr="00564A7F" w:rsidRDefault="00252291" w:rsidP="00252291">
            <w:pPr>
              <w:spacing w:before="40" w:after="40" w:line="240" w:lineRule="auto"/>
              <w:rPr>
                <w:rFonts w:ascii="Arial" w:hAnsi="Arial" w:cs="Arial"/>
                <w:sz w:val="20"/>
                <w:lang w:eastAsia="zh-TW"/>
              </w:rPr>
            </w:pPr>
            <w:r>
              <w:rPr>
                <w:rFonts w:ascii="Arial" w:hAnsi="Arial" w:cs="Arial"/>
                <w:sz w:val="20"/>
                <w:lang w:eastAsia="zh-TW"/>
              </w:rPr>
              <w:t>Purchase Leave</w:t>
            </w:r>
          </w:p>
        </w:tc>
        <w:tc>
          <w:tcPr>
            <w:tcW w:w="1134" w:type="dxa"/>
            <w:tcBorders>
              <w:top w:val="single" w:sz="4" w:space="0" w:color="auto"/>
              <w:left w:val="single" w:sz="4" w:space="0" w:color="auto"/>
              <w:bottom w:val="single" w:sz="4" w:space="0" w:color="auto"/>
              <w:right w:val="single" w:sz="4" w:space="0" w:color="auto"/>
            </w:tcBorders>
            <w:vAlign w:val="center"/>
          </w:tcPr>
          <w:p w14:paraId="0AD992AC" w14:textId="77777777" w:rsidR="00252291" w:rsidRPr="00564A7F" w:rsidRDefault="00252291" w:rsidP="00252291">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962" w:type="dxa"/>
            <w:tcBorders>
              <w:top w:val="single" w:sz="4" w:space="0" w:color="auto"/>
              <w:left w:val="single" w:sz="4" w:space="0" w:color="auto"/>
              <w:bottom w:val="single" w:sz="4" w:space="0" w:color="auto"/>
              <w:right w:val="single" w:sz="4" w:space="0" w:color="auto"/>
            </w:tcBorders>
          </w:tcPr>
          <w:p w14:paraId="57DC87C8" w14:textId="77777777" w:rsidR="00456B3D" w:rsidRDefault="00252291" w:rsidP="00224BF6">
            <w:pPr>
              <w:spacing w:before="40" w:after="40" w:line="240" w:lineRule="auto"/>
              <w:rPr>
                <w:rFonts w:ascii="Arial" w:hAnsi="Arial" w:cs="Arial"/>
                <w:sz w:val="20"/>
                <w:lang w:eastAsia="zh-TW"/>
              </w:rPr>
            </w:pPr>
            <w:r>
              <w:rPr>
                <w:rFonts w:ascii="Arial" w:hAnsi="Arial" w:cs="Arial"/>
                <w:sz w:val="20"/>
                <w:lang w:eastAsia="zh-TW"/>
              </w:rPr>
              <w:t xml:space="preserve">Weeks purchased </w:t>
            </w:r>
            <w:r w:rsidR="00456B3D">
              <w:rPr>
                <w:rFonts w:ascii="Arial" w:hAnsi="Arial" w:cs="Arial"/>
                <w:sz w:val="20"/>
                <w:lang w:eastAsia="zh-TW"/>
              </w:rPr>
              <w:t xml:space="preserve">are granted as entitlement upfront </w:t>
            </w:r>
          </w:p>
          <w:p w14:paraId="4251DF72" w14:textId="77777777" w:rsidR="00252291" w:rsidRPr="00564A7F" w:rsidRDefault="00456B3D" w:rsidP="00224BF6">
            <w:pPr>
              <w:spacing w:before="40" w:after="40" w:line="240" w:lineRule="auto"/>
              <w:rPr>
                <w:rFonts w:ascii="Arial" w:hAnsi="Arial" w:cs="Arial"/>
                <w:sz w:val="20"/>
                <w:lang w:eastAsia="zh-TW"/>
              </w:rPr>
            </w:pPr>
            <w:r>
              <w:rPr>
                <w:rFonts w:ascii="Arial" w:hAnsi="Arial" w:cs="Arial"/>
                <w:sz w:val="20"/>
                <w:lang w:eastAsia="zh-TW"/>
              </w:rPr>
              <w:t xml:space="preserve">Refer to Payroll BP for associated purchase leave deduction calculations </w:t>
            </w:r>
          </w:p>
        </w:tc>
      </w:tr>
      <w:tr w:rsidR="00456B3D" w:rsidRPr="00F1402B" w14:paraId="325F83B7" w14:textId="77777777" w:rsidTr="00B60A9B">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89F9BF" w14:textId="77777777" w:rsidR="00456B3D" w:rsidRPr="00962DF3" w:rsidRDefault="00456B3D" w:rsidP="00252291">
            <w:pPr>
              <w:spacing w:before="40" w:after="40" w:line="240" w:lineRule="auto"/>
              <w:jc w:val="center"/>
              <w:rPr>
                <w:rFonts w:ascii="Arial" w:hAnsi="Arial" w:cs="Arial"/>
                <w:sz w:val="20"/>
                <w:lang w:eastAsia="zh-TW"/>
              </w:rPr>
            </w:pPr>
            <w:r>
              <w:rPr>
                <w:rFonts w:ascii="Arial" w:hAnsi="Arial" w:cs="Arial"/>
                <w:sz w:val="20"/>
                <w:lang w:eastAsia="zh-TW"/>
              </w:rPr>
              <w:t>60</w:t>
            </w:r>
          </w:p>
        </w:tc>
        <w:tc>
          <w:tcPr>
            <w:tcW w:w="2268" w:type="dxa"/>
            <w:tcBorders>
              <w:top w:val="single" w:sz="4" w:space="0" w:color="auto"/>
              <w:left w:val="single" w:sz="4" w:space="0" w:color="auto"/>
              <w:bottom w:val="single" w:sz="4" w:space="0" w:color="auto"/>
              <w:right w:val="single" w:sz="4" w:space="0" w:color="auto"/>
            </w:tcBorders>
            <w:vAlign w:val="center"/>
          </w:tcPr>
          <w:p w14:paraId="703EEC5A" w14:textId="77777777" w:rsidR="00456B3D" w:rsidRPr="00564A7F" w:rsidRDefault="00456B3D" w:rsidP="00252291">
            <w:pPr>
              <w:spacing w:before="40" w:after="40" w:line="240" w:lineRule="auto"/>
              <w:rPr>
                <w:rFonts w:ascii="Arial" w:hAnsi="Arial" w:cs="Arial"/>
                <w:sz w:val="20"/>
                <w:lang w:eastAsia="zh-TW"/>
              </w:rPr>
            </w:pPr>
            <w:r>
              <w:rPr>
                <w:rFonts w:ascii="Arial" w:hAnsi="Arial" w:cs="Arial"/>
                <w:sz w:val="20"/>
                <w:lang w:eastAsia="zh-TW"/>
              </w:rPr>
              <w:t>Sick Leave</w:t>
            </w:r>
          </w:p>
        </w:tc>
        <w:tc>
          <w:tcPr>
            <w:tcW w:w="1134" w:type="dxa"/>
            <w:tcBorders>
              <w:top w:val="single" w:sz="4" w:space="0" w:color="auto"/>
              <w:left w:val="single" w:sz="4" w:space="0" w:color="auto"/>
              <w:bottom w:val="single" w:sz="4" w:space="0" w:color="auto"/>
              <w:right w:val="single" w:sz="4" w:space="0" w:color="auto"/>
            </w:tcBorders>
            <w:vAlign w:val="center"/>
          </w:tcPr>
          <w:p w14:paraId="38FE1BFA" w14:textId="77777777" w:rsidR="00456B3D" w:rsidRPr="00564A7F" w:rsidRDefault="00456B3D" w:rsidP="00252291">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962" w:type="dxa"/>
            <w:tcBorders>
              <w:top w:val="single" w:sz="4" w:space="0" w:color="auto"/>
              <w:left w:val="single" w:sz="4" w:space="0" w:color="auto"/>
              <w:bottom w:val="single" w:sz="4" w:space="0" w:color="auto"/>
              <w:right w:val="single" w:sz="4" w:space="0" w:color="auto"/>
            </w:tcBorders>
          </w:tcPr>
          <w:p w14:paraId="0784133A" w14:textId="77777777" w:rsidR="00456B3D" w:rsidRDefault="00456B3D" w:rsidP="00C84ABD">
            <w:pPr>
              <w:spacing w:before="40" w:after="40" w:line="240" w:lineRule="auto"/>
              <w:rPr>
                <w:rFonts w:ascii="Arial" w:hAnsi="Arial" w:cs="Arial"/>
                <w:sz w:val="20"/>
                <w:lang w:eastAsia="zh-TW"/>
              </w:rPr>
            </w:pPr>
            <w:r>
              <w:rPr>
                <w:rFonts w:ascii="Arial" w:hAnsi="Arial" w:cs="Arial"/>
                <w:sz w:val="20"/>
                <w:lang w:eastAsia="zh-TW"/>
              </w:rPr>
              <w:t xml:space="preserve">3wks entitlement </w:t>
            </w:r>
          </w:p>
          <w:p w14:paraId="70E23D88" w14:textId="77777777" w:rsidR="00456B3D" w:rsidRPr="00564A7F" w:rsidRDefault="00456B3D" w:rsidP="00456B3D">
            <w:pPr>
              <w:spacing w:before="40" w:after="40" w:line="240" w:lineRule="auto"/>
              <w:rPr>
                <w:rFonts w:ascii="Arial" w:hAnsi="Arial" w:cs="Arial"/>
                <w:sz w:val="20"/>
                <w:lang w:eastAsia="zh-TW"/>
              </w:rPr>
            </w:pPr>
            <w:r>
              <w:rPr>
                <w:rFonts w:ascii="Arial" w:hAnsi="Arial" w:cs="Arial"/>
                <w:sz w:val="20"/>
                <w:lang w:eastAsia="zh-TW"/>
              </w:rPr>
              <w:t xml:space="preserve">Entitlement granted upfront </w:t>
            </w:r>
          </w:p>
        </w:tc>
      </w:tr>
      <w:tr w:rsidR="00456B3D" w:rsidRPr="00F1402B" w14:paraId="42FF4B95" w14:textId="77777777" w:rsidTr="00B60A9B">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CE052" w14:textId="77777777" w:rsidR="00456B3D" w:rsidRPr="00962DF3" w:rsidRDefault="00456B3D" w:rsidP="00252291">
            <w:pPr>
              <w:spacing w:before="40" w:after="40" w:line="240" w:lineRule="auto"/>
              <w:jc w:val="center"/>
              <w:rPr>
                <w:rFonts w:ascii="Arial" w:hAnsi="Arial" w:cs="Arial"/>
                <w:sz w:val="20"/>
                <w:lang w:eastAsia="zh-TW"/>
              </w:rPr>
            </w:pPr>
            <w:r>
              <w:rPr>
                <w:rFonts w:ascii="Arial" w:hAnsi="Arial" w:cs="Arial"/>
                <w:sz w:val="20"/>
                <w:lang w:eastAsia="zh-TW"/>
              </w:rPr>
              <w:t>70</w:t>
            </w:r>
          </w:p>
        </w:tc>
        <w:tc>
          <w:tcPr>
            <w:tcW w:w="2268" w:type="dxa"/>
            <w:tcBorders>
              <w:top w:val="single" w:sz="4" w:space="0" w:color="auto"/>
              <w:left w:val="single" w:sz="4" w:space="0" w:color="auto"/>
              <w:bottom w:val="single" w:sz="4" w:space="0" w:color="auto"/>
              <w:right w:val="single" w:sz="4" w:space="0" w:color="auto"/>
            </w:tcBorders>
            <w:vAlign w:val="center"/>
          </w:tcPr>
          <w:p w14:paraId="41465F4A" w14:textId="77777777" w:rsidR="00456B3D" w:rsidRPr="00564A7F" w:rsidRDefault="00456B3D" w:rsidP="00252291">
            <w:pPr>
              <w:spacing w:before="40" w:after="40" w:line="240" w:lineRule="auto"/>
              <w:rPr>
                <w:rFonts w:ascii="Arial" w:hAnsi="Arial" w:cs="Arial"/>
                <w:sz w:val="20"/>
                <w:lang w:eastAsia="zh-TW"/>
              </w:rPr>
            </w:pPr>
            <w:r>
              <w:rPr>
                <w:rFonts w:ascii="Arial" w:hAnsi="Arial" w:cs="Arial"/>
                <w:sz w:val="20"/>
                <w:lang w:eastAsia="zh-TW"/>
              </w:rPr>
              <w:t>Long Service Leave</w:t>
            </w:r>
          </w:p>
        </w:tc>
        <w:tc>
          <w:tcPr>
            <w:tcW w:w="1134" w:type="dxa"/>
            <w:tcBorders>
              <w:top w:val="single" w:sz="4" w:space="0" w:color="auto"/>
              <w:left w:val="single" w:sz="4" w:space="0" w:color="auto"/>
              <w:bottom w:val="single" w:sz="4" w:space="0" w:color="auto"/>
              <w:right w:val="single" w:sz="4" w:space="0" w:color="auto"/>
            </w:tcBorders>
            <w:vAlign w:val="center"/>
          </w:tcPr>
          <w:p w14:paraId="43C267E2" w14:textId="77777777" w:rsidR="00456B3D" w:rsidRPr="00564A7F" w:rsidRDefault="00456B3D" w:rsidP="00252291">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962" w:type="dxa"/>
            <w:tcBorders>
              <w:top w:val="single" w:sz="4" w:space="0" w:color="auto"/>
              <w:left w:val="single" w:sz="4" w:space="0" w:color="auto"/>
              <w:bottom w:val="single" w:sz="4" w:space="0" w:color="auto"/>
              <w:right w:val="single" w:sz="4" w:space="0" w:color="auto"/>
            </w:tcBorders>
          </w:tcPr>
          <w:p w14:paraId="14182651" w14:textId="77777777" w:rsidR="00456B3D" w:rsidRDefault="00456B3D" w:rsidP="00224BF6">
            <w:pPr>
              <w:spacing w:before="40" w:after="40" w:line="240" w:lineRule="auto"/>
              <w:rPr>
                <w:rFonts w:ascii="Arial" w:hAnsi="Arial" w:cs="Arial"/>
                <w:sz w:val="20"/>
                <w:lang w:eastAsia="zh-TW"/>
              </w:rPr>
            </w:pPr>
            <w:r>
              <w:rPr>
                <w:rFonts w:ascii="Arial" w:hAnsi="Arial" w:cs="Arial"/>
                <w:sz w:val="20"/>
                <w:lang w:eastAsia="zh-TW"/>
              </w:rPr>
              <w:t xml:space="preserve">13wks entitlement for 10 years of service </w:t>
            </w:r>
          </w:p>
          <w:p w14:paraId="7D82A366" w14:textId="77777777" w:rsidR="00456B3D" w:rsidRDefault="00456B3D" w:rsidP="00224BF6">
            <w:pPr>
              <w:spacing w:before="40" w:after="40" w:line="240" w:lineRule="auto"/>
              <w:rPr>
                <w:rFonts w:ascii="Arial" w:hAnsi="Arial" w:cs="Arial"/>
                <w:sz w:val="20"/>
                <w:lang w:eastAsia="zh-TW"/>
              </w:rPr>
            </w:pPr>
            <w:r>
              <w:rPr>
                <w:rFonts w:ascii="Arial" w:hAnsi="Arial" w:cs="Arial"/>
                <w:sz w:val="20"/>
                <w:lang w:eastAsia="zh-TW"/>
              </w:rPr>
              <w:t>9.1wks entitlement granted for 1</w:t>
            </w:r>
            <w:r w:rsidRPr="00456B3D">
              <w:rPr>
                <w:rFonts w:ascii="Arial" w:hAnsi="Arial" w:cs="Arial"/>
                <w:sz w:val="20"/>
                <w:vertAlign w:val="superscript"/>
                <w:lang w:eastAsia="zh-TW"/>
              </w:rPr>
              <w:t>st</w:t>
            </w:r>
            <w:r>
              <w:rPr>
                <w:rFonts w:ascii="Arial" w:hAnsi="Arial" w:cs="Arial"/>
                <w:sz w:val="20"/>
                <w:lang w:eastAsia="zh-TW"/>
              </w:rPr>
              <w:t xml:space="preserve"> 7 years of service </w:t>
            </w:r>
          </w:p>
          <w:p w14:paraId="17C3862E" w14:textId="77777777" w:rsidR="00456B3D" w:rsidRPr="00564A7F" w:rsidRDefault="00456B3D" w:rsidP="00456B3D">
            <w:pPr>
              <w:spacing w:before="40" w:after="40" w:line="240" w:lineRule="auto"/>
              <w:rPr>
                <w:rFonts w:ascii="Arial" w:hAnsi="Arial" w:cs="Arial"/>
                <w:sz w:val="20"/>
                <w:lang w:eastAsia="zh-TW"/>
              </w:rPr>
            </w:pPr>
            <w:r>
              <w:rPr>
                <w:rFonts w:ascii="Arial" w:hAnsi="Arial" w:cs="Arial"/>
                <w:sz w:val="20"/>
                <w:lang w:eastAsia="zh-TW"/>
              </w:rPr>
              <w:t xml:space="preserve">1.3wks for each subsequent year </w:t>
            </w:r>
          </w:p>
        </w:tc>
      </w:tr>
      <w:tr w:rsidR="00456B3D" w:rsidRPr="00F1402B" w14:paraId="748DEE0D" w14:textId="77777777" w:rsidTr="00B60A9B">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0367CC" w14:textId="77777777" w:rsidR="00456B3D" w:rsidRPr="00962DF3" w:rsidRDefault="00456B3D" w:rsidP="00252291">
            <w:pPr>
              <w:spacing w:before="40" w:after="40" w:line="240" w:lineRule="auto"/>
              <w:jc w:val="center"/>
              <w:rPr>
                <w:rFonts w:ascii="Arial" w:hAnsi="Arial" w:cs="Arial"/>
                <w:sz w:val="20"/>
                <w:lang w:eastAsia="zh-TW"/>
              </w:rPr>
            </w:pPr>
            <w:r>
              <w:rPr>
                <w:rFonts w:ascii="Arial" w:hAnsi="Arial" w:cs="Arial"/>
                <w:sz w:val="20"/>
                <w:lang w:eastAsia="zh-TW"/>
              </w:rPr>
              <w:t>71</w:t>
            </w:r>
          </w:p>
        </w:tc>
        <w:tc>
          <w:tcPr>
            <w:tcW w:w="2268" w:type="dxa"/>
            <w:tcBorders>
              <w:top w:val="single" w:sz="4" w:space="0" w:color="auto"/>
              <w:left w:val="single" w:sz="4" w:space="0" w:color="auto"/>
              <w:bottom w:val="single" w:sz="4" w:space="0" w:color="auto"/>
              <w:right w:val="single" w:sz="4" w:space="0" w:color="auto"/>
            </w:tcBorders>
            <w:vAlign w:val="center"/>
          </w:tcPr>
          <w:p w14:paraId="38B1E0B1" w14:textId="77777777" w:rsidR="00456B3D" w:rsidRPr="00564A7F" w:rsidRDefault="00456B3D" w:rsidP="00252291">
            <w:pPr>
              <w:spacing w:before="40" w:after="40" w:line="240" w:lineRule="auto"/>
              <w:rPr>
                <w:rFonts w:ascii="Arial" w:hAnsi="Arial" w:cs="Arial"/>
                <w:sz w:val="20"/>
                <w:lang w:eastAsia="zh-TW"/>
              </w:rPr>
            </w:pPr>
            <w:r>
              <w:rPr>
                <w:rFonts w:ascii="Arial" w:hAnsi="Arial" w:cs="Arial"/>
                <w:sz w:val="20"/>
                <w:lang w:eastAsia="zh-TW"/>
              </w:rPr>
              <w:t>Long Service Leave Pre 93</w:t>
            </w:r>
          </w:p>
        </w:tc>
        <w:tc>
          <w:tcPr>
            <w:tcW w:w="1134" w:type="dxa"/>
            <w:tcBorders>
              <w:top w:val="single" w:sz="4" w:space="0" w:color="auto"/>
              <w:left w:val="single" w:sz="4" w:space="0" w:color="auto"/>
              <w:bottom w:val="single" w:sz="4" w:space="0" w:color="auto"/>
              <w:right w:val="single" w:sz="4" w:space="0" w:color="auto"/>
            </w:tcBorders>
            <w:vAlign w:val="center"/>
          </w:tcPr>
          <w:p w14:paraId="1B05A924" w14:textId="77777777" w:rsidR="00456B3D" w:rsidRPr="00564A7F" w:rsidRDefault="00456B3D" w:rsidP="00252291">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962" w:type="dxa"/>
            <w:tcBorders>
              <w:top w:val="single" w:sz="4" w:space="0" w:color="auto"/>
              <w:left w:val="single" w:sz="4" w:space="0" w:color="auto"/>
              <w:bottom w:val="single" w:sz="4" w:space="0" w:color="auto"/>
              <w:right w:val="single" w:sz="4" w:space="0" w:color="auto"/>
            </w:tcBorders>
          </w:tcPr>
          <w:p w14:paraId="43367E74" w14:textId="77777777" w:rsidR="00456B3D" w:rsidRDefault="00456B3D" w:rsidP="00224BF6">
            <w:pPr>
              <w:spacing w:before="40" w:after="40" w:line="240" w:lineRule="auto"/>
              <w:rPr>
                <w:rFonts w:ascii="Arial" w:hAnsi="Arial" w:cs="Arial"/>
                <w:sz w:val="20"/>
                <w:lang w:eastAsia="zh-TW"/>
              </w:rPr>
            </w:pPr>
            <w:r>
              <w:rPr>
                <w:rFonts w:ascii="Arial" w:hAnsi="Arial" w:cs="Arial"/>
                <w:sz w:val="20"/>
                <w:lang w:eastAsia="zh-TW"/>
              </w:rPr>
              <w:t xml:space="preserve">Balance migrated at Go-Live </w:t>
            </w:r>
            <w:proofErr w:type="gramStart"/>
            <w:r>
              <w:rPr>
                <w:rFonts w:ascii="Arial" w:hAnsi="Arial" w:cs="Arial"/>
                <w:sz w:val="20"/>
                <w:lang w:eastAsia="zh-TW"/>
              </w:rPr>
              <w:t>for the purpose of</w:t>
            </w:r>
            <w:proofErr w:type="gramEnd"/>
            <w:r>
              <w:rPr>
                <w:rFonts w:ascii="Arial" w:hAnsi="Arial" w:cs="Arial"/>
                <w:sz w:val="20"/>
                <w:lang w:eastAsia="zh-TW"/>
              </w:rPr>
              <w:t xml:space="preserve"> automating tax payout on termination </w:t>
            </w:r>
          </w:p>
          <w:p w14:paraId="1C9E00B5" w14:textId="77777777" w:rsidR="00456B3D" w:rsidRPr="00564A7F" w:rsidRDefault="00456B3D" w:rsidP="00224BF6">
            <w:pPr>
              <w:spacing w:before="40" w:after="40" w:line="240" w:lineRule="auto"/>
              <w:rPr>
                <w:rFonts w:ascii="Arial" w:hAnsi="Arial" w:cs="Arial"/>
                <w:sz w:val="20"/>
                <w:lang w:eastAsia="zh-TW"/>
              </w:rPr>
            </w:pPr>
            <w:r>
              <w:rPr>
                <w:rFonts w:ascii="Arial" w:hAnsi="Arial" w:cs="Arial"/>
                <w:sz w:val="20"/>
                <w:lang w:eastAsia="zh-TW"/>
              </w:rPr>
              <w:t xml:space="preserve">No accrual </w:t>
            </w:r>
          </w:p>
        </w:tc>
      </w:tr>
      <w:tr w:rsidR="00456B3D" w:rsidRPr="00F1402B" w14:paraId="29F8504E" w14:textId="77777777" w:rsidTr="00B60A9B">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F261D0" w14:textId="77777777" w:rsidR="00456B3D" w:rsidRPr="00962DF3" w:rsidRDefault="00456B3D" w:rsidP="00252291">
            <w:pPr>
              <w:spacing w:before="40" w:after="40" w:line="240" w:lineRule="auto"/>
              <w:jc w:val="center"/>
              <w:rPr>
                <w:rFonts w:ascii="Arial" w:hAnsi="Arial" w:cs="Arial"/>
                <w:sz w:val="20"/>
                <w:lang w:eastAsia="zh-TW"/>
              </w:rPr>
            </w:pPr>
            <w:r>
              <w:rPr>
                <w:rFonts w:ascii="Arial" w:hAnsi="Arial" w:cs="Arial"/>
                <w:sz w:val="20"/>
                <w:lang w:eastAsia="zh-TW"/>
              </w:rPr>
              <w:t>72</w:t>
            </w:r>
          </w:p>
        </w:tc>
        <w:tc>
          <w:tcPr>
            <w:tcW w:w="2268" w:type="dxa"/>
            <w:tcBorders>
              <w:top w:val="single" w:sz="4" w:space="0" w:color="auto"/>
              <w:left w:val="single" w:sz="4" w:space="0" w:color="auto"/>
              <w:bottom w:val="single" w:sz="4" w:space="0" w:color="auto"/>
              <w:right w:val="single" w:sz="4" w:space="0" w:color="auto"/>
            </w:tcBorders>
            <w:vAlign w:val="center"/>
          </w:tcPr>
          <w:p w14:paraId="049F0A0F" w14:textId="77777777" w:rsidR="00456B3D" w:rsidRPr="00564A7F" w:rsidRDefault="00456B3D" w:rsidP="00252291">
            <w:pPr>
              <w:spacing w:before="40" w:after="40" w:line="240" w:lineRule="auto"/>
              <w:rPr>
                <w:rFonts w:ascii="Arial" w:hAnsi="Arial" w:cs="Arial"/>
                <w:sz w:val="20"/>
                <w:lang w:eastAsia="zh-TW"/>
              </w:rPr>
            </w:pPr>
            <w:r>
              <w:rPr>
                <w:rFonts w:ascii="Arial" w:hAnsi="Arial" w:cs="Arial"/>
                <w:sz w:val="20"/>
                <w:lang w:eastAsia="zh-TW"/>
              </w:rPr>
              <w:t>Long Service Leave Pre 78</w:t>
            </w:r>
          </w:p>
        </w:tc>
        <w:tc>
          <w:tcPr>
            <w:tcW w:w="1134" w:type="dxa"/>
            <w:tcBorders>
              <w:top w:val="single" w:sz="4" w:space="0" w:color="auto"/>
              <w:left w:val="single" w:sz="4" w:space="0" w:color="auto"/>
              <w:bottom w:val="single" w:sz="4" w:space="0" w:color="auto"/>
              <w:right w:val="single" w:sz="4" w:space="0" w:color="auto"/>
            </w:tcBorders>
            <w:vAlign w:val="center"/>
          </w:tcPr>
          <w:p w14:paraId="64519C57" w14:textId="77777777" w:rsidR="00456B3D" w:rsidRPr="00564A7F" w:rsidRDefault="00456B3D" w:rsidP="00252291">
            <w:pPr>
              <w:spacing w:before="40" w:after="40" w:line="240" w:lineRule="auto"/>
              <w:jc w:val="center"/>
              <w:rPr>
                <w:rFonts w:ascii="Arial" w:hAnsi="Arial" w:cs="Arial"/>
                <w:sz w:val="20"/>
                <w:lang w:eastAsia="zh-TW"/>
              </w:rPr>
            </w:pPr>
            <w:r>
              <w:rPr>
                <w:rFonts w:ascii="Arial" w:hAnsi="Arial" w:cs="Arial"/>
                <w:sz w:val="20"/>
                <w:lang w:eastAsia="zh-TW"/>
              </w:rPr>
              <w:t>All</w:t>
            </w:r>
          </w:p>
        </w:tc>
        <w:tc>
          <w:tcPr>
            <w:tcW w:w="4962" w:type="dxa"/>
            <w:tcBorders>
              <w:top w:val="single" w:sz="4" w:space="0" w:color="auto"/>
              <w:left w:val="single" w:sz="4" w:space="0" w:color="auto"/>
              <w:bottom w:val="single" w:sz="4" w:space="0" w:color="auto"/>
              <w:right w:val="single" w:sz="4" w:space="0" w:color="auto"/>
            </w:tcBorders>
          </w:tcPr>
          <w:p w14:paraId="29E7ACF8" w14:textId="77777777" w:rsidR="00456B3D" w:rsidRDefault="00456B3D" w:rsidP="00C84ABD">
            <w:pPr>
              <w:spacing w:before="40" w:after="40" w:line="240" w:lineRule="auto"/>
              <w:rPr>
                <w:rFonts w:ascii="Arial" w:hAnsi="Arial" w:cs="Arial"/>
                <w:sz w:val="20"/>
                <w:lang w:eastAsia="zh-TW"/>
              </w:rPr>
            </w:pPr>
            <w:r>
              <w:rPr>
                <w:rFonts w:ascii="Arial" w:hAnsi="Arial" w:cs="Arial"/>
                <w:sz w:val="20"/>
                <w:lang w:eastAsia="zh-TW"/>
              </w:rPr>
              <w:t xml:space="preserve">Balance migrated at Go-Live </w:t>
            </w:r>
            <w:proofErr w:type="gramStart"/>
            <w:r>
              <w:rPr>
                <w:rFonts w:ascii="Arial" w:hAnsi="Arial" w:cs="Arial"/>
                <w:sz w:val="20"/>
                <w:lang w:eastAsia="zh-TW"/>
              </w:rPr>
              <w:t>for the purpose of</w:t>
            </w:r>
            <w:proofErr w:type="gramEnd"/>
            <w:r>
              <w:rPr>
                <w:rFonts w:ascii="Arial" w:hAnsi="Arial" w:cs="Arial"/>
                <w:sz w:val="20"/>
                <w:lang w:eastAsia="zh-TW"/>
              </w:rPr>
              <w:t xml:space="preserve"> automating tax payout on termination </w:t>
            </w:r>
          </w:p>
          <w:p w14:paraId="37E36722" w14:textId="77777777" w:rsidR="00456B3D" w:rsidRPr="00564A7F" w:rsidRDefault="00456B3D" w:rsidP="00C84ABD">
            <w:pPr>
              <w:spacing w:before="40" w:after="40" w:line="240" w:lineRule="auto"/>
              <w:rPr>
                <w:rFonts w:ascii="Arial" w:hAnsi="Arial" w:cs="Arial"/>
                <w:sz w:val="20"/>
                <w:lang w:eastAsia="zh-TW"/>
              </w:rPr>
            </w:pPr>
            <w:r>
              <w:rPr>
                <w:rFonts w:ascii="Arial" w:hAnsi="Arial" w:cs="Arial"/>
                <w:sz w:val="20"/>
                <w:lang w:eastAsia="zh-TW"/>
              </w:rPr>
              <w:t xml:space="preserve">No accrual </w:t>
            </w:r>
          </w:p>
        </w:tc>
      </w:tr>
      <w:tr w:rsidR="00930245" w:rsidRPr="00F1402B" w:rsidDel="00AC2E82" w14:paraId="40534376" w14:textId="78653E10" w:rsidTr="006F4D27">
        <w:trPr>
          <w:cantSplit/>
          <w:trHeight w:val="255"/>
          <w:del w:id="1128" w:author="Dawson, Bre (ESI)" w:date="2020-03-23T12:39:00Z"/>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2D88B8" w14:textId="10581D5C" w:rsidR="00930245" w:rsidRPr="000F4D83" w:rsidDel="00AC2E82" w:rsidRDefault="00930245" w:rsidP="000F4D83">
            <w:pPr>
              <w:widowControl w:val="0"/>
              <w:spacing w:before="40" w:after="40" w:line="240" w:lineRule="auto"/>
              <w:jc w:val="center"/>
              <w:rPr>
                <w:del w:id="1129" w:author="Dawson, Bre (ESI)" w:date="2020-03-23T12:39:00Z"/>
                <w:rFonts w:ascii="Arial" w:hAnsi="Arial" w:cs="Arial"/>
                <w:sz w:val="20"/>
                <w:lang w:eastAsia="zh-TW"/>
              </w:rPr>
            </w:pPr>
            <w:del w:id="1130" w:author="Dawson, Bre (ESI)" w:date="2020-03-23T12:39:00Z">
              <w:r w:rsidRPr="000F4D83" w:rsidDel="00AC2E82">
                <w:rPr>
                  <w:rFonts w:ascii="Arial" w:hAnsi="Arial" w:cs="Arial"/>
                  <w:sz w:val="20"/>
                  <w:lang w:eastAsia="zh-TW"/>
                </w:rPr>
                <w:delText>73</w:delText>
              </w:r>
            </w:del>
          </w:p>
        </w:tc>
        <w:tc>
          <w:tcPr>
            <w:tcW w:w="2268" w:type="dxa"/>
            <w:tcBorders>
              <w:top w:val="single" w:sz="4" w:space="0" w:color="auto"/>
              <w:left w:val="single" w:sz="4" w:space="0" w:color="auto"/>
              <w:bottom w:val="single" w:sz="4" w:space="0" w:color="auto"/>
              <w:right w:val="single" w:sz="4" w:space="0" w:color="auto"/>
            </w:tcBorders>
            <w:vAlign w:val="center"/>
          </w:tcPr>
          <w:p w14:paraId="0BE2C028" w14:textId="1F6B1436" w:rsidR="00930245" w:rsidRPr="000F4D83" w:rsidDel="00AC2E82" w:rsidRDefault="00930245" w:rsidP="000F4D83">
            <w:pPr>
              <w:widowControl w:val="0"/>
              <w:spacing w:before="40" w:after="40" w:line="240" w:lineRule="auto"/>
              <w:rPr>
                <w:del w:id="1131" w:author="Dawson, Bre (ESI)" w:date="2020-03-23T12:39:00Z"/>
                <w:rFonts w:ascii="Arial" w:hAnsi="Arial" w:cs="Arial"/>
                <w:sz w:val="20"/>
                <w:lang w:eastAsia="zh-TW"/>
              </w:rPr>
            </w:pPr>
            <w:del w:id="1132" w:author="Dawson, Bre (ESI)" w:date="2020-03-23T12:39:00Z">
              <w:r w:rsidRPr="000F4D83" w:rsidDel="00AC2E82">
                <w:rPr>
                  <w:rFonts w:ascii="Arial" w:hAnsi="Arial" w:cs="Arial"/>
                  <w:sz w:val="20"/>
                  <w:lang w:eastAsia="zh-TW"/>
                </w:rPr>
                <w:delText>Long Service Leave Casual</w:delText>
              </w:r>
            </w:del>
          </w:p>
        </w:tc>
        <w:tc>
          <w:tcPr>
            <w:tcW w:w="1134" w:type="dxa"/>
            <w:tcBorders>
              <w:top w:val="single" w:sz="4" w:space="0" w:color="auto"/>
              <w:left w:val="single" w:sz="4" w:space="0" w:color="auto"/>
              <w:bottom w:val="single" w:sz="4" w:space="0" w:color="auto"/>
              <w:right w:val="single" w:sz="4" w:space="0" w:color="auto"/>
            </w:tcBorders>
            <w:vAlign w:val="center"/>
          </w:tcPr>
          <w:p w14:paraId="14F272AF" w14:textId="69F32186" w:rsidR="00930245" w:rsidDel="00AC2E82" w:rsidRDefault="00930245" w:rsidP="00930245">
            <w:pPr>
              <w:spacing w:before="40" w:after="40" w:line="240" w:lineRule="auto"/>
              <w:jc w:val="center"/>
              <w:rPr>
                <w:del w:id="1133" w:author="Dawson, Bre (ESI)" w:date="2020-03-23T12:39:00Z"/>
                <w:rFonts w:ascii="Arial" w:hAnsi="Arial" w:cs="Arial"/>
                <w:sz w:val="20"/>
                <w:lang w:eastAsia="zh-TW"/>
              </w:rPr>
            </w:pPr>
            <w:del w:id="1134" w:author="Dawson, Bre (ESI)" w:date="2020-03-23T12:39:00Z">
              <w:r w:rsidDel="00AC2E82">
                <w:rPr>
                  <w:rFonts w:ascii="Arial" w:hAnsi="Arial" w:cs="Arial"/>
                  <w:sz w:val="20"/>
                  <w:lang w:eastAsia="zh-TW"/>
                </w:rPr>
                <w:delText>All</w:delText>
              </w:r>
            </w:del>
          </w:p>
        </w:tc>
        <w:tc>
          <w:tcPr>
            <w:tcW w:w="4962" w:type="dxa"/>
            <w:tcBorders>
              <w:top w:val="single" w:sz="4" w:space="0" w:color="auto"/>
              <w:left w:val="single" w:sz="4" w:space="0" w:color="auto"/>
              <w:bottom w:val="single" w:sz="4" w:space="0" w:color="auto"/>
              <w:right w:val="single" w:sz="4" w:space="0" w:color="auto"/>
            </w:tcBorders>
            <w:vAlign w:val="center"/>
          </w:tcPr>
          <w:p w14:paraId="3426673C" w14:textId="07D458F4" w:rsidR="00930245" w:rsidDel="00AC2E82" w:rsidRDefault="00930245" w:rsidP="00930245">
            <w:pPr>
              <w:spacing w:before="40" w:after="40" w:line="240" w:lineRule="auto"/>
              <w:rPr>
                <w:del w:id="1135" w:author="Dawson, Bre (ESI)" w:date="2020-03-23T12:39:00Z"/>
                <w:rFonts w:ascii="Arial" w:hAnsi="Arial" w:cs="Arial"/>
                <w:sz w:val="20"/>
                <w:lang w:eastAsia="zh-TW"/>
              </w:rPr>
            </w:pPr>
            <w:del w:id="1136" w:author="Dawson, Bre (ESI)" w:date="2020-03-23T12:39:00Z">
              <w:r w:rsidDel="00AC2E82">
                <w:rPr>
                  <w:rFonts w:ascii="Arial" w:hAnsi="Arial" w:cs="Arial"/>
                  <w:sz w:val="20"/>
                  <w:lang w:eastAsia="zh-TW"/>
                </w:rPr>
                <w:delText xml:space="preserve">Casuals accrue </w:delText>
              </w:r>
              <w:r w:rsidR="005D70E7" w:rsidDel="00AC2E82">
                <w:rPr>
                  <w:rFonts w:ascii="Arial" w:hAnsi="Arial" w:cs="Arial"/>
                  <w:sz w:val="20"/>
                  <w:lang w:eastAsia="zh-TW"/>
                </w:rPr>
                <w:delText xml:space="preserve">0.025hrs </w:delText>
              </w:r>
              <w:r w:rsidDel="00AC2E82">
                <w:rPr>
                  <w:rFonts w:ascii="Arial" w:hAnsi="Arial" w:cs="Arial"/>
                  <w:sz w:val="20"/>
                  <w:lang w:eastAsia="zh-TW"/>
                </w:rPr>
                <w:delText>for each hour worked</w:delText>
              </w:r>
            </w:del>
          </w:p>
        </w:tc>
      </w:tr>
      <w:tr w:rsidR="00456B3D" w:rsidRPr="00F1402B" w14:paraId="599219BF" w14:textId="77777777" w:rsidTr="00AC2E82">
        <w:tblPrEx>
          <w:tblW w:w="9498" w:type="dxa"/>
          <w:tblInd w:w="108" w:type="dxa"/>
          <w:tblLayout w:type="fixed"/>
          <w:tblLook w:val="0000" w:firstRow="0" w:lastRow="0" w:firstColumn="0" w:lastColumn="0" w:noHBand="0" w:noVBand="0"/>
          <w:tblPrExChange w:id="1137" w:author="Dawson, Bre (ESI)" w:date="2020-03-23T12:39:00Z">
            <w:tblPrEx>
              <w:tblW w:w="9498" w:type="dxa"/>
              <w:tblInd w:w="108" w:type="dxa"/>
              <w:tblLayout w:type="fixed"/>
              <w:tblLook w:val="0000" w:firstRow="0" w:lastRow="0" w:firstColumn="0" w:lastColumn="0" w:noHBand="0" w:noVBand="0"/>
            </w:tblPrEx>
          </w:tblPrExChange>
        </w:tblPrEx>
        <w:trPr>
          <w:cantSplit/>
          <w:trHeight w:val="540"/>
          <w:trPrChange w:id="1138" w:author="Dawson, Bre (ESI)" w:date="2020-03-23T12:39:00Z">
            <w:trPr>
              <w:cantSplit/>
              <w:trHeight w:val="255"/>
            </w:trPr>
          </w:trPrChange>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Change w:id="1139" w:author="Dawson, Bre (ESI)" w:date="2020-03-23T12:39:00Z">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tcPrChange>
          </w:tcPr>
          <w:p w14:paraId="554FD777" w14:textId="77777777" w:rsidR="00456B3D" w:rsidRPr="00962DF3" w:rsidRDefault="00456B3D" w:rsidP="00B63727">
            <w:pPr>
              <w:spacing w:before="40" w:after="40" w:line="240" w:lineRule="auto"/>
              <w:jc w:val="center"/>
              <w:rPr>
                <w:rFonts w:ascii="Arial" w:hAnsi="Arial" w:cs="Arial"/>
                <w:sz w:val="20"/>
                <w:lang w:eastAsia="zh-TW"/>
              </w:rPr>
            </w:pPr>
            <w:r>
              <w:rPr>
                <w:rFonts w:ascii="Arial" w:hAnsi="Arial" w:cs="Arial"/>
                <w:sz w:val="20"/>
                <w:lang w:eastAsia="zh-TW"/>
              </w:rPr>
              <w:t>80</w:t>
            </w:r>
          </w:p>
        </w:tc>
        <w:tc>
          <w:tcPr>
            <w:tcW w:w="2268" w:type="dxa"/>
            <w:tcBorders>
              <w:top w:val="single" w:sz="4" w:space="0" w:color="auto"/>
              <w:left w:val="single" w:sz="4" w:space="0" w:color="auto"/>
              <w:bottom w:val="single" w:sz="4" w:space="0" w:color="auto"/>
              <w:right w:val="single" w:sz="4" w:space="0" w:color="auto"/>
            </w:tcBorders>
            <w:vAlign w:val="center"/>
            <w:tcPrChange w:id="1140" w:author="Dawson, Bre (ESI)" w:date="2020-03-23T12:39:00Z">
              <w:tcPr>
                <w:tcW w:w="2268" w:type="dxa"/>
                <w:tcBorders>
                  <w:top w:val="single" w:sz="4" w:space="0" w:color="auto"/>
                  <w:left w:val="single" w:sz="4" w:space="0" w:color="auto"/>
                  <w:bottom w:val="single" w:sz="4" w:space="0" w:color="auto"/>
                  <w:right w:val="single" w:sz="4" w:space="0" w:color="auto"/>
                </w:tcBorders>
                <w:vAlign w:val="center"/>
              </w:tcPr>
            </w:tcPrChange>
          </w:tcPr>
          <w:p w14:paraId="7309C2A6" w14:textId="77777777" w:rsidR="00456B3D" w:rsidRPr="00564A7F" w:rsidRDefault="00456B3D" w:rsidP="00AC2E82">
            <w:pPr>
              <w:spacing w:before="40" w:after="40" w:line="240" w:lineRule="auto"/>
              <w:rPr>
                <w:rFonts w:ascii="Arial" w:hAnsi="Arial" w:cs="Arial"/>
                <w:sz w:val="20"/>
                <w:lang w:eastAsia="zh-TW"/>
              </w:rPr>
              <w:pPrChange w:id="1141" w:author="Dawson, Bre (ESI)" w:date="2020-03-23T12:39:00Z">
                <w:pPr>
                  <w:spacing w:before="40" w:after="40" w:line="240" w:lineRule="auto"/>
                </w:pPr>
              </w:pPrChange>
            </w:pPr>
            <w:r>
              <w:rPr>
                <w:rFonts w:ascii="Arial" w:hAnsi="Arial" w:cs="Arial"/>
                <w:sz w:val="20"/>
                <w:lang w:eastAsia="zh-TW"/>
              </w:rPr>
              <w:t>Time in Lieu</w:t>
            </w:r>
          </w:p>
        </w:tc>
        <w:tc>
          <w:tcPr>
            <w:tcW w:w="1134" w:type="dxa"/>
            <w:tcBorders>
              <w:top w:val="single" w:sz="4" w:space="0" w:color="auto"/>
              <w:left w:val="single" w:sz="4" w:space="0" w:color="auto"/>
              <w:bottom w:val="single" w:sz="4" w:space="0" w:color="auto"/>
              <w:right w:val="single" w:sz="4" w:space="0" w:color="auto"/>
            </w:tcBorders>
            <w:vAlign w:val="center"/>
            <w:tcPrChange w:id="1142" w:author="Dawson, Bre (ESI)" w:date="2020-03-23T12:39:00Z">
              <w:tcPr>
                <w:tcW w:w="1134" w:type="dxa"/>
                <w:tcBorders>
                  <w:top w:val="single" w:sz="4" w:space="0" w:color="auto"/>
                  <w:left w:val="single" w:sz="4" w:space="0" w:color="auto"/>
                  <w:bottom w:val="single" w:sz="4" w:space="0" w:color="auto"/>
                  <w:right w:val="single" w:sz="4" w:space="0" w:color="auto"/>
                </w:tcBorders>
                <w:vAlign w:val="center"/>
              </w:tcPr>
            </w:tcPrChange>
          </w:tcPr>
          <w:p w14:paraId="587D5303" w14:textId="77777777" w:rsidR="00456B3D" w:rsidRPr="00564A7F" w:rsidRDefault="00456B3D" w:rsidP="00AC2E82">
            <w:pPr>
              <w:spacing w:before="40" w:after="40" w:line="240" w:lineRule="auto"/>
              <w:jc w:val="center"/>
              <w:rPr>
                <w:rFonts w:ascii="Arial" w:hAnsi="Arial" w:cs="Arial"/>
                <w:sz w:val="20"/>
                <w:lang w:eastAsia="zh-TW"/>
              </w:rPr>
              <w:pPrChange w:id="1143" w:author="Dawson, Bre (ESI)" w:date="2020-03-23T12:39:00Z">
                <w:pPr>
                  <w:spacing w:before="40" w:after="40" w:line="240" w:lineRule="auto"/>
                  <w:jc w:val="center"/>
                </w:pPr>
              </w:pPrChange>
            </w:pPr>
            <w:r>
              <w:rPr>
                <w:rFonts w:ascii="Arial" w:hAnsi="Arial" w:cs="Arial"/>
                <w:sz w:val="20"/>
                <w:lang w:eastAsia="zh-TW"/>
              </w:rPr>
              <w:t>All</w:t>
            </w:r>
          </w:p>
        </w:tc>
        <w:tc>
          <w:tcPr>
            <w:tcW w:w="4962" w:type="dxa"/>
            <w:tcBorders>
              <w:top w:val="single" w:sz="4" w:space="0" w:color="auto"/>
              <w:left w:val="single" w:sz="4" w:space="0" w:color="auto"/>
              <w:bottom w:val="single" w:sz="4" w:space="0" w:color="auto"/>
              <w:right w:val="single" w:sz="4" w:space="0" w:color="auto"/>
            </w:tcBorders>
            <w:vAlign w:val="center"/>
            <w:tcPrChange w:id="1144" w:author="Dawson, Bre (ESI)" w:date="2020-03-23T12:39:00Z">
              <w:tcPr>
                <w:tcW w:w="4962" w:type="dxa"/>
                <w:tcBorders>
                  <w:top w:val="single" w:sz="4" w:space="0" w:color="auto"/>
                  <w:left w:val="single" w:sz="4" w:space="0" w:color="auto"/>
                  <w:bottom w:val="single" w:sz="4" w:space="0" w:color="auto"/>
                  <w:right w:val="single" w:sz="4" w:space="0" w:color="auto"/>
                </w:tcBorders>
              </w:tcPr>
            </w:tcPrChange>
          </w:tcPr>
          <w:p w14:paraId="5AE68BE8" w14:textId="77777777" w:rsidR="00456B3D" w:rsidRPr="00564A7F" w:rsidRDefault="00456B3D" w:rsidP="00AC2E82">
            <w:pPr>
              <w:spacing w:before="40" w:after="40" w:line="240" w:lineRule="auto"/>
              <w:rPr>
                <w:rFonts w:ascii="Arial" w:hAnsi="Arial" w:cs="Arial"/>
                <w:sz w:val="20"/>
                <w:lang w:eastAsia="zh-TW"/>
              </w:rPr>
              <w:pPrChange w:id="1145" w:author="Dawson, Bre (ESI)" w:date="2020-03-23T12:39:00Z">
                <w:pPr>
                  <w:spacing w:before="40" w:after="40" w:line="240" w:lineRule="auto"/>
                </w:pPr>
              </w:pPrChange>
            </w:pPr>
            <w:r>
              <w:rPr>
                <w:rFonts w:ascii="Arial" w:hAnsi="Arial" w:cs="Arial"/>
                <w:sz w:val="20"/>
                <w:lang w:eastAsia="zh-TW"/>
              </w:rPr>
              <w:t xml:space="preserve">Accrual received as Time in Lieu attendance entries </w:t>
            </w:r>
          </w:p>
        </w:tc>
      </w:tr>
      <w:tr w:rsidR="00456B3D" w:rsidRPr="00F1402B" w14:paraId="21F9CC5B" w14:textId="77777777" w:rsidTr="00B60A9B">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F2A5C1" w14:textId="77777777" w:rsidR="00456B3D" w:rsidRPr="00962DF3" w:rsidRDefault="00456B3D" w:rsidP="00252291">
            <w:pPr>
              <w:spacing w:before="40" w:after="40" w:line="240" w:lineRule="auto"/>
              <w:jc w:val="center"/>
              <w:rPr>
                <w:rFonts w:ascii="Arial" w:hAnsi="Arial" w:cs="Arial"/>
                <w:sz w:val="20"/>
                <w:lang w:eastAsia="zh-TW"/>
              </w:rPr>
            </w:pPr>
            <w:r>
              <w:rPr>
                <w:rFonts w:ascii="Arial" w:hAnsi="Arial" w:cs="Arial"/>
                <w:sz w:val="20"/>
                <w:lang w:eastAsia="zh-TW"/>
              </w:rPr>
              <w:t>81</w:t>
            </w:r>
          </w:p>
        </w:tc>
        <w:tc>
          <w:tcPr>
            <w:tcW w:w="2268" w:type="dxa"/>
            <w:tcBorders>
              <w:top w:val="single" w:sz="4" w:space="0" w:color="auto"/>
              <w:left w:val="single" w:sz="4" w:space="0" w:color="auto"/>
              <w:bottom w:val="single" w:sz="4" w:space="0" w:color="auto"/>
              <w:right w:val="single" w:sz="4" w:space="0" w:color="auto"/>
            </w:tcBorders>
            <w:vAlign w:val="center"/>
          </w:tcPr>
          <w:p w14:paraId="7BCDB021" w14:textId="77777777" w:rsidR="00456B3D" w:rsidRPr="00564A7F" w:rsidRDefault="00456B3D" w:rsidP="00252291">
            <w:pPr>
              <w:spacing w:before="40" w:after="40" w:line="240" w:lineRule="auto"/>
              <w:rPr>
                <w:rFonts w:ascii="Arial" w:hAnsi="Arial" w:cs="Arial"/>
                <w:sz w:val="20"/>
                <w:lang w:eastAsia="zh-TW"/>
              </w:rPr>
            </w:pPr>
            <w:r>
              <w:rPr>
                <w:rFonts w:ascii="Arial" w:hAnsi="Arial" w:cs="Arial"/>
                <w:sz w:val="20"/>
                <w:lang w:eastAsia="zh-TW"/>
              </w:rPr>
              <w:t xml:space="preserve">VE Teaching Leave </w:t>
            </w:r>
          </w:p>
        </w:tc>
        <w:tc>
          <w:tcPr>
            <w:tcW w:w="1134" w:type="dxa"/>
            <w:tcBorders>
              <w:top w:val="single" w:sz="4" w:space="0" w:color="auto"/>
              <w:left w:val="single" w:sz="4" w:space="0" w:color="auto"/>
              <w:bottom w:val="single" w:sz="4" w:space="0" w:color="auto"/>
              <w:right w:val="single" w:sz="4" w:space="0" w:color="auto"/>
            </w:tcBorders>
            <w:vAlign w:val="center"/>
          </w:tcPr>
          <w:p w14:paraId="1CEAEC15" w14:textId="77777777" w:rsidR="00456B3D" w:rsidRPr="00564A7F" w:rsidRDefault="00456B3D" w:rsidP="00252291">
            <w:pPr>
              <w:spacing w:before="40" w:after="40" w:line="240" w:lineRule="auto"/>
              <w:jc w:val="center"/>
              <w:rPr>
                <w:rFonts w:ascii="Arial" w:hAnsi="Arial" w:cs="Arial"/>
                <w:sz w:val="20"/>
                <w:lang w:eastAsia="zh-TW"/>
              </w:rPr>
            </w:pPr>
            <w:r>
              <w:rPr>
                <w:rFonts w:ascii="Arial" w:hAnsi="Arial" w:cs="Arial"/>
                <w:sz w:val="20"/>
                <w:lang w:eastAsia="zh-TW"/>
              </w:rPr>
              <w:t>RMIT, RMIT Training</w:t>
            </w:r>
          </w:p>
        </w:tc>
        <w:tc>
          <w:tcPr>
            <w:tcW w:w="4962" w:type="dxa"/>
            <w:tcBorders>
              <w:top w:val="single" w:sz="4" w:space="0" w:color="auto"/>
              <w:left w:val="single" w:sz="4" w:space="0" w:color="auto"/>
              <w:bottom w:val="single" w:sz="4" w:space="0" w:color="auto"/>
              <w:right w:val="single" w:sz="4" w:space="0" w:color="auto"/>
            </w:tcBorders>
          </w:tcPr>
          <w:p w14:paraId="7B6FB279" w14:textId="77777777" w:rsidR="00456B3D" w:rsidRDefault="00456B3D" w:rsidP="00224BF6">
            <w:pPr>
              <w:spacing w:before="40" w:after="40" w:line="240" w:lineRule="auto"/>
              <w:rPr>
                <w:rFonts w:ascii="Arial" w:hAnsi="Arial" w:cs="Arial"/>
                <w:sz w:val="20"/>
                <w:lang w:eastAsia="zh-TW"/>
              </w:rPr>
            </w:pPr>
            <w:r>
              <w:rPr>
                <w:rFonts w:ascii="Arial" w:hAnsi="Arial" w:cs="Arial"/>
                <w:sz w:val="20"/>
                <w:lang w:eastAsia="zh-TW"/>
              </w:rPr>
              <w:t xml:space="preserve">10 days entitlement </w:t>
            </w:r>
          </w:p>
          <w:p w14:paraId="071ECBCA" w14:textId="6DD3BF64" w:rsidR="00456B3D" w:rsidRDefault="00456B3D" w:rsidP="00224BF6">
            <w:pPr>
              <w:spacing w:before="40" w:after="40" w:line="240" w:lineRule="auto"/>
              <w:rPr>
                <w:rFonts w:ascii="Arial" w:hAnsi="Arial" w:cs="Arial"/>
                <w:sz w:val="20"/>
                <w:lang w:eastAsia="zh-TW"/>
              </w:rPr>
            </w:pPr>
            <w:r>
              <w:rPr>
                <w:rFonts w:ascii="Arial" w:hAnsi="Arial" w:cs="Arial"/>
                <w:sz w:val="20"/>
                <w:lang w:eastAsia="zh-TW"/>
              </w:rPr>
              <w:t xml:space="preserve">Granted </w:t>
            </w:r>
            <w:ins w:id="1146" w:author="Dawson, Bre (ESI)" w:date="2020-03-23T12:39:00Z">
              <w:r w:rsidR="00AC2E82">
                <w:rPr>
                  <w:rFonts w:ascii="Arial" w:hAnsi="Arial" w:cs="Arial"/>
                  <w:sz w:val="20"/>
                  <w:lang w:eastAsia="zh-TW"/>
                </w:rPr>
                <w:t xml:space="preserve">on 1 Jan each year </w:t>
              </w:r>
            </w:ins>
            <w:del w:id="1147" w:author="Dawson, Bre (ESI)" w:date="2020-03-23T12:39:00Z">
              <w:r w:rsidDel="00AC2E82">
                <w:rPr>
                  <w:rFonts w:ascii="Arial" w:hAnsi="Arial" w:cs="Arial"/>
                  <w:sz w:val="20"/>
                  <w:lang w:eastAsia="zh-TW"/>
                </w:rPr>
                <w:delText xml:space="preserve">upfront </w:delText>
              </w:r>
              <w:r w:rsidR="00B4633D" w:rsidDel="00AC2E82">
                <w:rPr>
                  <w:rFonts w:ascii="Arial" w:hAnsi="Arial" w:cs="Arial"/>
                  <w:sz w:val="20"/>
                  <w:lang w:eastAsia="zh-TW"/>
                </w:rPr>
                <w:delText xml:space="preserve">on anniversary </w:delText>
              </w:r>
            </w:del>
          </w:p>
          <w:p w14:paraId="437CB35D" w14:textId="2C46040D" w:rsidR="00B4633D" w:rsidRPr="00564A7F" w:rsidRDefault="00B4633D" w:rsidP="00224BF6">
            <w:pPr>
              <w:spacing w:before="40" w:after="40" w:line="240" w:lineRule="auto"/>
              <w:rPr>
                <w:rFonts w:ascii="Arial" w:hAnsi="Arial" w:cs="Arial"/>
                <w:sz w:val="20"/>
                <w:lang w:eastAsia="zh-TW"/>
              </w:rPr>
            </w:pPr>
            <w:r>
              <w:rPr>
                <w:rFonts w:ascii="Arial" w:hAnsi="Arial" w:cs="Arial"/>
                <w:sz w:val="20"/>
                <w:lang w:eastAsia="zh-TW"/>
              </w:rPr>
              <w:t xml:space="preserve">Expires </w:t>
            </w:r>
            <w:ins w:id="1148" w:author="Dawson, Bre (ESI)" w:date="2020-03-23T12:39:00Z">
              <w:r w:rsidR="00AC2E82">
                <w:rPr>
                  <w:rFonts w:ascii="Arial" w:hAnsi="Arial" w:cs="Arial"/>
                  <w:sz w:val="20"/>
                  <w:lang w:eastAsia="zh-TW"/>
                </w:rPr>
                <w:t xml:space="preserve">at end of calendar year </w:t>
              </w:r>
            </w:ins>
            <w:r>
              <w:rPr>
                <w:rFonts w:ascii="Arial" w:hAnsi="Arial" w:cs="Arial"/>
                <w:sz w:val="20"/>
                <w:lang w:eastAsia="zh-TW"/>
              </w:rPr>
              <w:t xml:space="preserve">each year </w:t>
            </w:r>
          </w:p>
        </w:tc>
      </w:tr>
    </w:tbl>
    <w:p w14:paraId="0721832C" w14:textId="77777777" w:rsidR="00B4633D" w:rsidRDefault="00B4633D" w:rsidP="00EE02C0"/>
    <w:p w14:paraId="2BB1E6BC" w14:textId="77777777" w:rsidR="00B60A9B" w:rsidRPr="00B4633D" w:rsidRDefault="00AF6575" w:rsidP="00B60A9B">
      <w:pPr>
        <w:pStyle w:val="Heading3"/>
      </w:pPr>
      <w:bookmarkStart w:id="1149" w:name="_Toc20471440"/>
      <w:r>
        <w:t>Annual Leave</w:t>
      </w:r>
      <w:bookmarkEnd w:id="1149"/>
      <w:r>
        <w:t xml:space="preserve"> </w:t>
      </w:r>
    </w:p>
    <w:p w14:paraId="62ED732A" w14:textId="77777777" w:rsidR="00AF6575" w:rsidRDefault="00AF6575" w:rsidP="00AF6575">
      <w:pPr>
        <w:rPr>
          <w:rFonts w:ascii="Arial" w:hAnsi="Arial" w:cs="Arial"/>
          <w:sz w:val="22"/>
          <w:szCs w:val="22"/>
        </w:rPr>
      </w:pPr>
      <w:r>
        <w:rPr>
          <w:rFonts w:ascii="Arial" w:hAnsi="Arial" w:cs="Arial"/>
          <w:sz w:val="22"/>
          <w:szCs w:val="22"/>
        </w:rPr>
        <w:t xml:space="preserve">Annual Leave accruals – </w:t>
      </w:r>
    </w:p>
    <w:p w14:paraId="4A680D4A" w14:textId="42F2F560" w:rsidR="00AF6575" w:rsidDel="00AC2E82" w:rsidRDefault="00AF6575" w:rsidP="00AF6575">
      <w:pPr>
        <w:pStyle w:val="ListParagraph"/>
        <w:numPr>
          <w:ilvl w:val="0"/>
          <w:numId w:val="35"/>
        </w:numPr>
        <w:rPr>
          <w:del w:id="1150" w:author="Dawson, Bre (ESI)" w:date="2020-03-23T12:40:00Z"/>
          <w:rFonts w:ascii="Arial" w:hAnsi="Arial" w:cs="Arial"/>
          <w:sz w:val="22"/>
          <w:szCs w:val="22"/>
        </w:rPr>
      </w:pPr>
      <w:del w:id="1151" w:author="Dawson, Bre (ESI)" w:date="2020-03-23T12:40:00Z">
        <w:r w:rsidRPr="00AF6575" w:rsidDel="00AC2E82">
          <w:rPr>
            <w:rFonts w:ascii="Arial" w:hAnsi="Arial" w:cs="Arial"/>
            <w:sz w:val="22"/>
            <w:szCs w:val="22"/>
          </w:rPr>
          <w:delText xml:space="preserve">20 / 25 days </w:delText>
        </w:r>
        <w:r w:rsidDel="00AC2E82">
          <w:rPr>
            <w:rFonts w:ascii="Arial" w:hAnsi="Arial" w:cs="Arial"/>
            <w:sz w:val="22"/>
            <w:szCs w:val="22"/>
          </w:rPr>
          <w:delText>G</w:delText>
        </w:r>
        <w:r w:rsidRPr="00AF6575" w:rsidDel="00AC2E82">
          <w:rPr>
            <w:rFonts w:ascii="Arial" w:hAnsi="Arial" w:cs="Arial"/>
            <w:sz w:val="22"/>
            <w:szCs w:val="22"/>
          </w:rPr>
          <w:delText xml:space="preserve">ranted </w:delText>
        </w:r>
        <w:r w:rsidDel="00AC2E82">
          <w:rPr>
            <w:rFonts w:ascii="Arial" w:hAnsi="Arial" w:cs="Arial"/>
            <w:sz w:val="22"/>
            <w:szCs w:val="22"/>
          </w:rPr>
          <w:delText>U</w:delText>
        </w:r>
        <w:r w:rsidRPr="00AF6575" w:rsidDel="00AC2E82">
          <w:rPr>
            <w:rFonts w:ascii="Arial" w:hAnsi="Arial" w:cs="Arial"/>
            <w:sz w:val="22"/>
            <w:szCs w:val="22"/>
          </w:rPr>
          <w:delText xml:space="preserve">pfront – entitlement is granted upfront on anniversary, there is no daily accrual. Part Time employees can accrue additional hours for PT Additional Hours worked, this is accrued based on hours worked and immediately transferred to entitlement </w:delText>
        </w:r>
      </w:del>
    </w:p>
    <w:p w14:paraId="14D2B377" w14:textId="4EE197F7" w:rsidR="0005474D" w:rsidDel="00AC2E82" w:rsidRDefault="0005474D" w:rsidP="0005474D">
      <w:pPr>
        <w:pStyle w:val="ListParagraph"/>
        <w:rPr>
          <w:del w:id="1152" w:author="Dawson, Bre (ESI)" w:date="2020-03-23T12:40:00Z"/>
          <w:rFonts w:ascii="Arial" w:hAnsi="Arial" w:cs="Arial"/>
          <w:sz w:val="22"/>
          <w:szCs w:val="22"/>
        </w:rPr>
      </w:pPr>
    </w:p>
    <w:p w14:paraId="723B9F10" w14:textId="3D09AB56" w:rsidR="00AF6575" w:rsidRDefault="00AF6575" w:rsidP="00AF6575">
      <w:pPr>
        <w:pStyle w:val="ListParagraph"/>
        <w:numPr>
          <w:ilvl w:val="0"/>
          <w:numId w:val="35"/>
        </w:numPr>
        <w:rPr>
          <w:ins w:id="1153" w:author="Dawson, Bre (ESI)" w:date="2020-03-23T12:40:00Z"/>
          <w:rFonts w:ascii="Arial" w:hAnsi="Arial" w:cs="Arial"/>
          <w:sz w:val="22"/>
          <w:szCs w:val="22"/>
        </w:rPr>
      </w:pPr>
      <w:del w:id="1154" w:author="Dawson, Bre (ESI)" w:date="2020-03-23T12:43:00Z">
        <w:r w:rsidDel="00AC2E82">
          <w:rPr>
            <w:rFonts w:ascii="Arial" w:hAnsi="Arial" w:cs="Arial"/>
            <w:sz w:val="22"/>
            <w:szCs w:val="22"/>
          </w:rPr>
          <w:delText>20 / 25 days</w:delText>
        </w:r>
      </w:del>
      <w:ins w:id="1155" w:author="Dawson, Bre (ESI)" w:date="2020-03-23T12:43:00Z">
        <w:r w:rsidR="00AC2E82">
          <w:rPr>
            <w:rFonts w:ascii="Arial" w:hAnsi="Arial" w:cs="Arial"/>
            <w:sz w:val="22"/>
            <w:szCs w:val="22"/>
          </w:rPr>
          <w:t>4wks / 5wks</w:t>
        </w:r>
      </w:ins>
      <w:r>
        <w:rPr>
          <w:rFonts w:ascii="Arial" w:hAnsi="Arial" w:cs="Arial"/>
          <w:sz w:val="22"/>
          <w:szCs w:val="22"/>
        </w:rPr>
        <w:t xml:space="preserve"> Transferred on </w:t>
      </w:r>
      <w:del w:id="1156" w:author="Dawson, Bre (ESI)" w:date="2020-03-23T12:40:00Z">
        <w:r w:rsidDel="00AC2E82">
          <w:rPr>
            <w:rFonts w:ascii="Arial" w:hAnsi="Arial" w:cs="Arial"/>
            <w:sz w:val="22"/>
            <w:szCs w:val="22"/>
          </w:rPr>
          <w:delText>30.11</w:delText>
        </w:r>
      </w:del>
      <w:ins w:id="1157" w:author="Dawson, Bre (ESI)" w:date="2020-03-23T12:40:00Z">
        <w:r w:rsidR="00AC2E82">
          <w:rPr>
            <w:rFonts w:ascii="Arial" w:hAnsi="Arial" w:cs="Arial"/>
            <w:sz w:val="22"/>
            <w:szCs w:val="22"/>
          </w:rPr>
          <w:t>01.12</w:t>
        </w:r>
      </w:ins>
      <w:r w:rsidR="00B04477">
        <w:rPr>
          <w:rFonts w:ascii="Arial" w:hAnsi="Arial" w:cs="Arial"/>
          <w:sz w:val="22"/>
          <w:szCs w:val="22"/>
        </w:rPr>
        <w:t xml:space="preserve"> </w:t>
      </w:r>
      <w:r w:rsidR="001750C5">
        <w:rPr>
          <w:rFonts w:ascii="Arial" w:hAnsi="Arial" w:cs="Arial"/>
          <w:sz w:val="22"/>
          <w:szCs w:val="22"/>
          <w:vertAlign w:val="superscript"/>
        </w:rPr>
        <w:t>11</w:t>
      </w:r>
      <w:r w:rsidR="001750C5">
        <w:rPr>
          <w:rFonts w:ascii="Arial" w:hAnsi="Arial" w:cs="Arial"/>
          <w:sz w:val="22"/>
          <w:szCs w:val="22"/>
        </w:rPr>
        <w:t xml:space="preserve"> </w:t>
      </w:r>
      <w:r>
        <w:rPr>
          <w:rFonts w:ascii="Arial" w:hAnsi="Arial" w:cs="Arial"/>
          <w:sz w:val="22"/>
          <w:szCs w:val="22"/>
        </w:rPr>
        <w:t>– entitlement is accrued daily</w:t>
      </w:r>
      <w:r w:rsidR="0005474D">
        <w:rPr>
          <w:rFonts w:ascii="Arial" w:hAnsi="Arial" w:cs="Arial"/>
          <w:sz w:val="22"/>
          <w:szCs w:val="22"/>
        </w:rPr>
        <w:t xml:space="preserve">, </w:t>
      </w:r>
      <w:r>
        <w:rPr>
          <w:rFonts w:ascii="Arial" w:hAnsi="Arial" w:cs="Arial"/>
          <w:sz w:val="22"/>
          <w:szCs w:val="22"/>
        </w:rPr>
        <w:t xml:space="preserve">stored as a pro-rata value </w:t>
      </w:r>
      <w:r w:rsidR="0005474D">
        <w:rPr>
          <w:rFonts w:ascii="Arial" w:hAnsi="Arial" w:cs="Arial"/>
          <w:sz w:val="22"/>
          <w:szCs w:val="22"/>
        </w:rPr>
        <w:t xml:space="preserve">and </w:t>
      </w:r>
      <w:r>
        <w:rPr>
          <w:rFonts w:ascii="Arial" w:hAnsi="Arial" w:cs="Arial"/>
          <w:sz w:val="22"/>
          <w:szCs w:val="22"/>
        </w:rPr>
        <w:t xml:space="preserve">transferred to entitlement on </w:t>
      </w:r>
      <w:del w:id="1158" w:author="Dawson, Bre (ESI)" w:date="2020-03-23T12:40:00Z">
        <w:r w:rsidDel="00AC2E82">
          <w:rPr>
            <w:rFonts w:ascii="Arial" w:hAnsi="Arial" w:cs="Arial"/>
            <w:sz w:val="22"/>
            <w:szCs w:val="22"/>
          </w:rPr>
          <w:delText>30</w:delText>
        </w:r>
        <w:r w:rsidR="0005474D" w:rsidDel="00AC2E82">
          <w:rPr>
            <w:rFonts w:ascii="Arial" w:hAnsi="Arial" w:cs="Arial"/>
            <w:sz w:val="22"/>
            <w:szCs w:val="22"/>
          </w:rPr>
          <w:delText xml:space="preserve"> </w:delText>
        </w:r>
      </w:del>
      <w:ins w:id="1159" w:author="Dawson, Bre (ESI)" w:date="2020-03-23T12:40:00Z">
        <w:r w:rsidR="00AC2E82">
          <w:rPr>
            <w:rFonts w:ascii="Arial" w:hAnsi="Arial" w:cs="Arial"/>
            <w:sz w:val="22"/>
            <w:szCs w:val="22"/>
          </w:rPr>
          <w:t>1 Dec</w:t>
        </w:r>
      </w:ins>
      <w:del w:id="1160" w:author="Dawson, Bre (ESI)" w:date="2020-03-23T12:40:00Z">
        <w:r w:rsidR="0005474D" w:rsidDel="00AC2E82">
          <w:rPr>
            <w:rFonts w:ascii="Arial" w:hAnsi="Arial" w:cs="Arial"/>
            <w:sz w:val="22"/>
            <w:szCs w:val="22"/>
          </w:rPr>
          <w:delText>Nov</w:delText>
        </w:r>
      </w:del>
      <w:r w:rsidR="0005474D">
        <w:rPr>
          <w:rFonts w:ascii="Arial" w:hAnsi="Arial" w:cs="Arial"/>
          <w:sz w:val="22"/>
          <w:szCs w:val="22"/>
        </w:rPr>
        <w:t xml:space="preserve"> </w:t>
      </w:r>
      <w:r>
        <w:rPr>
          <w:rFonts w:ascii="Arial" w:hAnsi="Arial" w:cs="Arial"/>
          <w:sz w:val="22"/>
          <w:szCs w:val="22"/>
        </w:rPr>
        <w:t xml:space="preserve">each year. Part Time employees can accrue additional hours for PT Additional Hours worked, this is accrued and transferred to entitlement on </w:t>
      </w:r>
      <w:del w:id="1161" w:author="Dawson, Bre (ESI)" w:date="2020-03-23T12:40:00Z">
        <w:r w:rsidDel="00AC2E82">
          <w:rPr>
            <w:rFonts w:ascii="Arial" w:hAnsi="Arial" w:cs="Arial"/>
            <w:sz w:val="22"/>
            <w:szCs w:val="22"/>
          </w:rPr>
          <w:delText>30</w:delText>
        </w:r>
        <w:r w:rsidR="0005474D" w:rsidDel="00AC2E82">
          <w:rPr>
            <w:rFonts w:ascii="Arial" w:hAnsi="Arial" w:cs="Arial"/>
            <w:sz w:val="22"/>
            <w:szCs w:val="22"/>
          </w:rPr>
          <w:delText xml:space="preserve"> </w:delText>
        </w:r>
      </w:del>
      <w:ins w:id="1162" w:author="Dawson, Bre (ESI)" w:date="2020-03-23T12:40:00Z">
        <w:r w:rsidR="00AC2E82">
          <w:rPr>
            <w:rFonts w:ascii="Arial" w:hAnsi="Arial" w:cs="Arial"/>
            <w:sz w:val="22"/>
            <w:szCs w:val="22"/>
          </w:rPr>
          <w:t>1 Dec</w:t>
        </w:r>
      </w:ins>
      <w:del w:id="1163" w:author="Dawson, Bre (ESI)" w:date="2020-03-23T12:40:00Z">
        <w:r w:rsidR="0005474D" w:rsidDel="00AC2E82">
          <w:rPr>
            <w:rFonts w:ascii="Arial" w:hAnsi="Arial" w:cs="Arial"/>
            <w:sz w:val="22"/>
            <w:szCs w:val="22"/>
          </w:rPr>
          <w:delText>Nov</w:delText>
        </w:r>
      </w:del>
      <w:r w:rsidR="0005474D">
        <w:rPr>
          <w:rFonts w:ascii="Arial" w:hAnsi="Arial" w:cs="Arial"/>
          <w:sz w:val="22"/>
          <w:szCs w:val="22"/>
        </w:rPr>
        <w:t xml:space="preserve"> </w:t>
      </w:r>
      <w:r>
        <w:rPr>
          <w:rFonts w:ascii="Arial" w:hAnsi="Arial" w:cs="Arial"/>
          <w:sz w:val="22"/>
          <w:szCs w:val="22"/>
        </w:rPr>
        <w:t>each year.</w:t>
      </w:r>
      <w:ins w:id="1164" w:author="Dawson, Bre (ESI)" w:date="2020-03-23T12:40:00Z">
        <w:r w:rsidR="00AC2E82">
          <w:rPr>
            <w:rFonts w:ascii="Arial" w:hAnsi="Arial" w:cs="Arial"/>
            <w:sz w:val="22"/>
            <w:szCs w:val="22"/>
          </w:rPr>
          <w:t xml:space="preserve"> Employee can take from both accrual and </w:t>
        </w:r>
        <w:proofErr w:type="gramStart"/>
        <w:r w:rsidR="00AC2E82">
          <w:rPr>
            <w:rFonts w:ascii="Arial" w:hAnsi="Arial" w:cs="Arial"/>
            <w:sz w:val="22"/>
            <w:szCs w:val="22"/>
          </w:rPr>
          <w:t>entitlement,</w:t>
        </w:r>
        <w:proofErr w:type="gramEnd"/>
        <w:r w:rsidR="00AC2E82">
          <w:rPr>
            <w:rFonts w:ascii="Arial" w:hAnsi="Arial" w:cs="Arial"/>
            <w:sz w:val="22"/>
            <w:szCs w:val="22"/>
          </w:rPr>
          <w:t xml:space="preserve"> therefore both will b</w:t>
        </w:r>
      </w:ins>
      <w:ins w:id="1165" w:author="Dawson, Bre (ESI)" w:date="2020-03-23T12:41:00Z">
        <w:r w:rsidR="00AC2E82">
          <w:rPr>
            <w:rFonts w:ascii="Arial" w:hAnsi="Arial" w:cs="Arial"/>
            <w:sz w:val="22"/>
            <w:szCs w:val="22"/>
          </w:rPr>
          <w:t xml:space="preserve">e </w:t>
        </w:r>
      </w:ins>
      <w:ins w:id="1166" w:author="Dawson, Bre (ESI)" w:date="2020-03-23T12:43:00Z">
        <w:r w:rsidR="00AC2E82">
          <w:rPr>
            <w:rFonts w:ascii="Arial" w:hAnsi="Arial" w:cs="Arial"/>
            <w:sz w:val="22"/>
            <w:szCs w:val="22"/>
          </w:rPr>
          <w:t>included in the leave balance integration back to Workday</w:t>
        </w:r>
      </w:ins>
      <w:del w:id="1167" w:author="Dawson, Bre (ESI)" w:date="2020-03-23T12:40:00Z">
        <w:r w:rsidDel="00AC2E82">
          <w:rPr>
            <w:rFonts w:ascii="Arial" w:hAnsi="Arial" w:cs="Arial"/>
            <w:sz w:val="22"/>
            <w:szCs w:val="22"/>
          </w:rPr>
          <w:delText xml:space="preserve"> </w:delText>
        </w:r>
      </w:del>
    </w:p>
    <w:p w14:paraId="4AB19BB2" w14:textId="77777777" w:rsidR="00AC2E82" w:rsidRPr="00AC2E82" w:rsidRDefault="00AC2E82" w:rsidP="00AC2E82">
      <w:pPr>
        <w:rPr>
          <w:rFonts w:ascii="Arial" w:hAnsi="Arial" w:cs="Arial"/>
          <w:sz w:val="22"/>
          <w:szCs w:val="22"/>
          <w:rPrChange w:id="1168" w:author="Dawson, Bre (ESI)" w:date="2020-03-23T12:40:00Z">
            <w:rPr/>
          </w:rPrChange>
        </w:rPr>
        <w:pPrChange w:id="1169" w:author="Dawson, Bre (ESI)" w:date="2020-03-23T12:40:00Z">
          <w:pPr>
            <w:pStyle w:val="ListParagraph"/>
            <w:numPr>
              <w:numId w:val="35"/>
            </w:numPr>
            <w:ind w:hanging="360"/>
          </w:pPr>
        </w:pPrChange>
      </w:pPr>
    </w:p>
    <w:p w14:paraId="745229E9" w14:textId="598516FC" w:rsidR="00AF6575" w:rsidRDefault="00AF6575" w:rsidP="00AF6575">
      <w:pPr>
        <w:pStyle w:val="ListParagraph"/>
        <w:numPr>
          <w:ilvl w:val="0"/>
          <w:numId w:val="35"/>
        </w:numPr>
        <w:rPr>
          <w:rFonts w:ascii="Arial" w:hAnsi="Arial" w:cs="Arial"/>
          <w:sz w:val="22"/>
          <w:szCs w:val="22"/>
        </w:rPr>
      </w:pPr>
      <w:del w:id="1170" w:author="Dawson, Bre (ESI)" w:date="2020-03-23T12:43:00Z">
        <w:r w:rsidDel="00AC2E82">
          <w:rPr>
            <w:rFonts w:ascii="Arial" w:hAnsi="Arial" w:cs="Arial"/>
            <w:sz w:val="22"/>
            <w:szCs w:val="22"/>
          </w:rPr>
          <w:delText>20 days</w:delText>
        </w:r>
      </w:del>
      <w:ins w:id="1171" w:author="Dawson, Bre (ESI)" w:date="2020-03-23T12:43:00Z">
        <w:r w:rsidR="00AC2E82">
          <w:rPr>
            <w:rFonts w:ascii="Arial" w:hAnsi="Arial" w:cs="Arial"/>
            <w:sz w:val="22"/>
            <w:szCs w:val="22"/>
          </w:rPr>
          <w:t>4wks</w:t>
        </w:r>
      </w:ins>
      <w:r>
        <w:rPr>
          <w:rFonts w:ascii="Arial" w:hAnsi="Arial" w:cs="Arial"/>
          <w:sz w:val="22"/>
          <w:szCs w:val="22"/>
        </w:rPr>
        <w:t xml:space="preserve"> Transferred </w:t>
      </w:r>
      <w:del w:id="1172" w:author="Dawson, Bre (ESI)" w:date="2020-03-23T12:43:00Z">
        <w:r w:rsidDel="00AC2E82">
          <w:rPr>
            <w:rFonts w:ascii="Arial" w:hAnsi="Arial" w:cs="Arial"/>
            <w:sz w:val="22"/>
            <w:szCs w:val="22"/>
          </w:rPr>
          <w:delText>on Anniversary</w:delText>
        </w:r>
      </w:del>
      <w:ins w:id="1173" w:author="Dawson, Bre (ESI)" w:date="2020-03-23T12:43:00Z">
        <w:r w:rsidR="00AC2E82">
          <w:rPr>
            <w:rFonts w:ascii="Arial" w:hAnsi="Arial" w:cs="Arial"/>
            <w:sz w:val="22"/>
            <w:szCs w:val="22"/>
          </w:rPr>
          <w:t>Daily</w:t>
        </w:r>
      </w:ins>
      <w:r>
        <w:rPr>
          <w:rFonts w:ascii="Arial" w:hAnsi="Arial" w:cs="Arial"/>
          <w:sz w:val="22"/>
          <w:szCs w:val="22"/>
        </w:rPr>
        <w:t xml:space="preserve"> – entitlement is accrued </w:t>
      </w:r>
      <w:ins w:id="1174" w:author="Dawson, Bre (ESI)" w:date="2020-03-23T12:43:00Z">
        <w:r w:rsidR="00B37C5C">
          <w:rPr>
            <w:rFonts w:ascii="Arial" w:hAnsi="Arial" w:cs="Arial"/>
            <w:sz w:val="22"/>
            <w:szCs w:val="22"/>
          </w:rPr>
          <w:t xml:space="preserve">and transferred </w:t>
        </w:r>
      </w:ins>
      <w:r>
        <w:rPr>
          <w:rFonts w:ascii="Arial" w:hAnsi="Arial" w:cs="Arial"/>
          <w:sz w:val="22"/>
          <w:szCs w:val="22"/>
        </w:rPr>
        <w:t>daily</w:t>
      </w:r>
      <w:del w:id="1175" w:author="Dawson, Bre (ESI)" w:date="2020-03-23T12:44:00Z">
        <w:r w:rsidR="0005474D" w:rsidDel="00B37C5C">
          <w:rPr>
            <w:rFonts w:ascii="Arial" w:hAnsi="Arial" w:cs="Arial"/>
            <w:sz w:val="22"/>
            <w:szCs w:val="22"/>
          </w:rPr>
          <w:delText xml:space="preserve">, </w:delText>
        </w:r>
        <w:r w:rsidDel="00B37C5C">
          <w:rPr>
            <w:rFonts w:ascii="Arial" w:hAnsi="Arial" w:cs="Arial"/>
            <w:sz w:val="22"/>
            <w:szCs w:val="22"/>
          </w:rPr>
          <w:delText xml:space="preserve">stored as a pro-rata </w:delText>
        </w:r>
        <w:r w:rsidR="0005474D" w:rsidDel="00B37C5C">
          <w:rPr>
            <w:rFonts w:ascii="Arial" w:hAnsi="Arial" w:cs="Arial"/>
            <w:sz w:val="22"/>
            <w:szCs w:val="22"/>
          </w:rPr>
          <w:delText xml:space="preserve">value and </w:delText>
        </w:r>
        <w:r w:rsidDel="00B37C5C">
          <w:rPr>
            <w:rFonts w:ascii="Arial" w:hAnsi="Arial" w:cs="Arial"/>
            <w:sz w:val="22"/>
            <w:szCs w:val="22"/>
          </w:rPr>
          <w:delText>transferred to entitlement on anniversary each year.</w:delText>
        </w:r>
      </w:del>
      <w:r>
        <w:rPr>
          <w:rFonts w:ascii="Arial" w:hAnsi="Arial" w:cs="Arial"/>
          <w:sz w:val="22"/>
          <w:szCs w:val="22"/>
        </w:rPr>
        <w:t xml:space="preserve"> </w:t>
      </w:r>
    </w:p>
    <w:p w14:paraId="0F1ECEA7" w14:textId="77777777" w:rsidR="00AF6575" w:rsidRDefault="00AF6575" w:rsidP="00AF6575">
      <w:pPr>
        <w:rPr>
          <w:rFonts w:ascii="Arial" w:hAnsi="Arial" w:cs="Arial"/>
          <w:sz w:val="22"/>
          <w:szCs w:val="22"/>
        </w:rPr>
      </w:pPr>
    </w:p>
    <w:p w14:paraId="2BEA8BA6" w14:textId="7D59FA10" w:rsidR="00781FD6" w:rsidRDefault="001750C5" w:rsidP="00AF6575">
      <w:pPr>
        <w:rPr>
          <w:rFonts w:ascii="Arial" w:hAnsi="Arial" w:cs="Arial"/>
          <w:sz w:val="22"/>
          <w:szCs w:val="22"/>
        </w:rPr>
      </w:pPr>
      <w:r>
        <w:rPr>
          <w:rFonts w:ascii="Arial" w:hAnsi="Arial" w:cs="Arial"/>
          <w:sz w:val="22"/>
          <w:szCs w:val="22"/>
          <w:vertAlign w:val="superscript"/>
        </w:rPr>
        <w:t>11</w:t>
      </w:r>
      <w:r>
        <w:rPr>
          <w:rFonts w:ascii="Arial" w:hAnsi="Arial" w:cs="Arial"/>
          <w:sz w:val="22"/>
          <w:szCs w:val="22"/>
        </w:rPr>
        <w:t xml:space="preserve"> </w:t>
      </w:r>
      <w:r w:rsidR="00B04477">
        <w:rPr>
          <w:rFonts w:ascii="Arial" w:hAnsi="Arial" w:cs="Arial"/>
          <w:sz w:val="22"/>
          <w:szCs w:val="22"/>
        </w:rPr>
        <w:t xml:space="preserve">The </w:t>
      </w:r>
      <w:r w:rsidR="00781FD6">
        <w:rPr>
          <w:rFonts w:ascii="Arial" w:hAnsi="Arial" w:cs="Arial"/>
          <w:sz w:val="22"/>
          <w:szCs w:val="22"/>
        </w:rPr>
        <w:t>Vice Chancellor</w:t>
      </w:r>
      <w:r w:rsidR="00B04477">
        <w:rPr>
          <w:rFonts w:ascii="Arial" w:hAnsi="Arial" w:cs="Arial"/>
          <w:sz w:val="22"/>
          <w:szCs w:val="22"/>
        </w:rPr>
        <w:t xml:space="preserve"> is entitled to </w:t>
      </w:r>
      <w:del w:id="1176" w:author="Dawson, Bre (ESI)" w:date="2020-03-23T12:44:00Z">
        <w:r w:rsidR="00B04477" w:rsidDel="00B37C5C">
          <w:rPr>
            <w:rFonts w:ascii="Arial" w:hAnsi="Arial" w:cs="Arial"/>
            <w:sz w:val="22"/>
            <w:szCs w:val="22"/>
          </w:rPr>
          <w:delText xml:space="preserve">25 </w:delText>
        </w:r>
      </w:del>
      <w:ins w:id="1177" w:author="Dawson, Bre (ESI)" w:date="2020-03-23T12:44:00Z">
        <w:r w:rsidR="00B37C5C">
          <w:rPr>
            <w:rFonts w:ascii="Arial" w:hAnsi="Arial" w:cs="Arial"/>
            <w:sz w:val="22"/>
            <w:szCs w:val="22"/>
          </w:rPr>
          <w:t xml:space="preserve">5wks </w:t>
        </w:r>
      </w:ins>
      <w:del w:id="1178" w:author="Dawson, Bre (ESI)" w:date="2020-03-23T12:44:00Z">
        <w:r w:rsidR="00B04477" w:rsidDel="00B37C5C">
          <w:rPr>
            <w:rFonts w:ascii="Arial" w:hAnsi="Arial" w:cs="Arial"/>
            <w:sz w:val="22"/>
            <w:szCs w:val="22"/>
          </w:rPr>
          <w:delText xml:space="preserve">days </w:delText>
        </w:r>
      </w:del>
      <w:r w:rsidR="00B04477">
        <w:rPr>
          <w:rFonts w:ascii="Arial" w:hAnsi="Arial" w:cs="Arial"/>
          <w:sz w:val="22"/>
          <w:szCs w:val="22"/>
        </w:rPr>
        <w:t xml:space="preserve">annual leave but not entitled to leave loading. This variation will be controlled based on </w:t>
      </w:r>
      <w:r w:rsidR="00781FD6">
        <w:rPr>
          <w:rFonts w:ascii="Arial" w:hAnsi="Arial" w:cs="Arial"/>
          <w:sz w:val="22"/>
          <w:szCs w:val="22"/>
        </w:rPr>
        <w:t xml:space="preserve">Martin’s </w:t>
      </w:r>
      <w:proofErr w:type="spellStart"/>
      <w:r w:rsidR="00781FD6">
        <w:rPr>
          <w:rFonts w:ascii="Arial" w:hAnsi="Arial" w:cs="Arial"/>
          <w:sz w:val="22"/>
          <w:szCs w:val="22"/>
        </w:rPr>
        <w:t>Infotype</w:t>
      </w:r>
      <w:proofErr w:type="spellEnd"/>
      <w:r w:rsidR="00781FD6">
        <w:rPr>
          <w:rFonts w:ascii="Arial" w:hAnsi="Arial" w:cs="Arial"/>
          <w:sz w:val="22"/>
          <w:szCs w:val="22"/>
        </w:rPr>
        <w:t xml:space="preserve"> 0016 Contract Type record. </w:t>
      </w:r>
    </w:p>
    <w:p w14:paraId="5FFC34DF" w14:textId="77777777" w:rsidR="00B04477" w:rsidRDefault="00B04477" w:rsidP="00AF6575">
      <w:pPr>
        <w:rPr>
          <w:rFonts w:ascii="Arial" w:hAnsi="Arial" w:cs="Arial"/>
          <w:sz w:val="22"/>
          <w:szCs w:val="22"/>
        </w:rPr>
      </w:pPr>
    </w:p>
    <w:p w14:paraId="6985397C" w14:textId="6EB70C9D" w:rsidR="009344C4" w:rsidRDefault="009344C4" w:rsidP="00AF6575">
      <w:pPr>
        <w:rPr>
          <w:rFonts w:ascii="Arial" w:hAnsi="Arial" w:cs="Arial"/>
          <w:sz w:val="22"/>
          <w:szCs w:val="22"/>
        </w:rPr>
      </w:pPr>
      <w:r>
        <w:rPr>
          <w:rFonts w:ascii="Arial" w:hAnsi="Arial" w:cs="Arial"/>
          <w:sz w:val="22"/>
          <w:szCs w:val="22"/>
        </w:rPr>
        <w:t>The entitlement balance (</w:t>
      </w:r>
      <w:del w:id="1179" w:author="Dawson, Bre (ESI)" w:date="2020-03-23T12:44:00Z">
        <w:r w:rsidDel="00B37C5C">
          <w:rPr>
            <w:rFonts w:ascii="Arial" w:hAnsi="Arial" w:cs="Arial"/>
            <w:sz w:val="22"/>
            <w:szCs w:val="22"/>
          </w:rPr>
          <w:delText>not including</w:delText>
        </w:r>
      </w:del>
      <w:ins w:id="1180" w:author="Dawson, Bre (ESI)" w:date="2020-03-23T12:44:00Z">
        <w:r w:rsidR="00B37C5C">
          <w:rPr>
            <w:rFonts w:ascii="Arial" w:hAnsi="Arial" w:cs="Arial"/>
            <w:sz w:val="22"/>
            <w:szCs w:val="22"/>
          </w:rPr>
          <w:t>plus</w:t>
        </w:r>
      </w:ins>
      <w:r>
        <w:rPr>
          <w:rFonts w:ascii="Arial" w:hAnsi="Arial" w:cs="Arial"/>
          <w:sz w:val="22"/>
          <w:szCs w:val="22"/>
        </w:rPr>
        <w:t xml:space="preserve"> pro-rata</w:t>
      </w:r>
      <w:ins w:id="1181" w:author="Dawson, Bre (ESI)" w:date="2020-03-23T12:44:00Z">
        <w:r w:rsidR="00B37C5C">
          <w:rPr>
            <w:rFonts w:ascii="Arial" w:hAnsi="Arial" w:cs="Arial"/>
            <w:sz w:val="22"/>
            <w:szCs w:val="22"/>
          </w:rPr>
          <w:t xml:space="preserve"> accrual for those that transfer on 1 Dec</w:t>
        </w:r>
      </w:ins>
      <w:r>
        <w:rPr>
          <w:rFonts w:ascii="Arial" w:hAnsi="Arial" w:cs="Arial"/>
          <w:sz w:val="22"/>
          <w:szCs w:val="22"/>
        </w:rPr>
        <w:t xml:space="preserve">) will be included in the Leave Balance outbound integration to Workday. </w:t>
      </w:r>
    </w:p>
    <w:p w14:paraId="36FB2828" w14:textId="77777777" w:rsidR="009344C4" w:rsidRDefault="009344C4" w:rsidP="00AF6575">
      <w:pPr>
        <w:rPr>
          <w:rFonts w:ascii="Arial" w:hAnsi="Arial" w:cs="Arial"/>
          <w:sz w:val="22"/>
          <w:szCs w:val="22"/>
        </w:rPr>
      </w:pPr>
    </w:p>
    <w:p w14:paraId="5C4065C4" w14:textId="77777777" w:rsidR="00AF6575" w:rsidRDefault="00AF6575" w:rsidP="00AF6575">
      <w:pPr>
        <w:rPr>
          <w:rFonts w:ascii="Arial" w:hAnsi="Arial" w:cs="Arial"/>
          <w:sz w:val="22"/>
          <w:szCs w:val="22"/>
        </w:rPr>
      </w:pPr>
      <w:r w:rsidRPr="008D76AF">
        <w:rPr>
          <w:rFonts w:ascii="Arial" w:hAnsi="Arial" w:cs="Arial"/>
          <w:sz w:val="22"/>
          <w:szCs w:val="22"/>
        </w:rPr>
        <w:lastRenderedPageBreak/>
        <w:t>Please refer to the Time Blueprint Configuration Worksheet ‘Time Rule Overview</w:t>
      </w:r>
      <w:r>
        <w:rPr>
          <w:rFonts w:ascii="Arial" w:hAnsi="Arial" w:cs="Arial"/>
          <w:sz w:val="22"/>
          <w:szCs w:val="22"/>
        </w:rPr>
        <w:t>’ and</w:t>
      </w:r>
      <w:r w:rsidRPr="008D76AF">
        <w:rPr>
          <w:rFonts w:ascii="Arial" w:hAnsi="Arial" w:cs="Arial"/>
          <w:sz w:val="22"/>
          <w:szCs w:val="22"/>
        </w:rPr>
        <w:t xml:space="preserve"> ‘</w:t>
      </w:r>
      <w:proofErr w:type="spellStart"/>
      <w:r w:rsidRPr="00ED4337">
        <w:rPr>
          <w:rFonts w:ascii="Arial" w:hAnsi="Arial" w:cs="Arial"/>
          <w:sz w:val="22"/>
          <w:szCs w:val="22"/>
        </w:rPr>
        <w:t>Overview_Quotas</w:t>
      </w:r>
      <w:proofErr w:type="spellEnd"/>
      <w:r w:rsidRPr="008D76AF">
        <w:rPr>
          <w:rFonts w:ascii="Arial" w:hAnsi="Arial" w:cs="Arial"/>
          <w:sz w:val="22"/>
          <w:szCs w:val="22"/>
        </w:rPr>
        <w:t>’ tabs for details</w:t>
      </w:r>
      <w:r>
        <w:rPr>
          <w:rFonts w:ascii="Arial" w:hAnsi="Arial" w:cs="Arial"/>
          <w:sz w:val="22"/>
          <w:szCs w:val="22"/>
        </w:rPr>
        <w:t xml:space="preserve"> on eligibility and detailed accrual calculations. </w:t>
      </w:r>
    </w:p>
    <w:p w14:paraId="2D8CE4E0" w14:textId="77777777" w:rsidR="00CF2618" w:rsidRDefault="00CF2618" w:rsidP="00B60A9B">
      <w:pPr>
        <w:rPr>
          <w:rFonts w:ascii="Arial" w:hAnsi="Arial" w:cs="Arial"/>
          <w:sz w:val="22"/>
          <w:szCs w:val="22"/>
        </w:rPr>
      </w:pPr>
    </w:p>
    <w:p w14:paraId="11352298" w14:textId="77777777" w:rsidR="00AF6575" w:rsidRPr="0005474D" w:rsidRDefault="00AF6575" w:rsidP="00AF6575">
      <w:pPr>
        <w:pStyle w:val="Heading3"/>
      </w:pPr>
      <w:bookmarkStart w:id="1182" w:name="_Toc20471441"/>
      <w:r w:rsidRPr="0005474D">
        <w:t>Annual Leave Loading</w:t>
      </w:r>
      <w:bookmarkEnd w:id="1182"/>
      <w:r w:rsidRPr="0005474D">
        <w:t xml:space="preserve">     </w:t>
      </w:r>
    </w:p>
    <w:p w14:paraId="3E7CE40E" w14:textId="77777777" w:rsidR="00AF6575" w:rsidRDefault="00AF6575" w:rsidP="00AF6575">
      <w:pPr>
        <w:rPr>
          <w:rFonts w:ascii="Arial" w:hAnsi="Arial" w:cs="Arial"/>
          <w:sz w:val="22"/>
          <w:szCs w:val="22"/>
        </w:rPr>
      </w:pPr>
      <w:r>
        <w:rPr>
          <w:rFonts w:ascii="Arial" w:hAnsi="Arial" w:cs="Arial"/>
          <w:sz w:val="22"/>
          <w:szCs w:val="22"/>
        </w:rPr>
        <w:t>Annual Leave Loading conditions –</w:t>
      </w:r>
    </w:p>
    <w:p w14:paraId="5845C7D3" w14:textId="23CA6D4D" w:rsidR="00AF6575" w:rsidRDefault="00AF6575" w:rsidP="0005474D">
      <w:pPr>
        <w:pStyle w:val="ListParagraph"/>
        <w:numPr>
          <w:ilvl w:val="0"/>
          <w:numId w:val="36"/>
        </w:numPr>
        <w:rPr>
          <w:rFonts w:ascii="Arial" w:hAnsi="Arial" w:cs="Arial"/>
          <w:sz w:val="22"/>
          <w:szCs w:val="22"/>
        </w:rPr>
      </w:pPr>
      <w:r w:rsidRPr="0005474D">
        <w:rPr>
          <w:rFonts w:ascii="Arial" w:hAnsi="Arial" w:cs="Arial"/>
          <w:sz w:val="22"/>
          <w:szCs w:val="22"/>
        </w:rPr>
        <w:t xml:space="preserve">Paid Out on Annual Leave – </w:t>
      </w:r>
      <w:r w:rsidR="0005474D">
        <w:rPr>
          <w:rFonts w:ascii="Arial" w:hAnsi="Arial" w:cs="Arial"/>
          <w:sz w:val="22"/>
          <w:szCs w:val="22"/>
        </w:rPr>
        <w:t xml:space="preserve">employees are entitled to </w:t>
      </w:r>
      <w:del w:id="1183" w:author="Dawson, Bre (ESI)" w:date="2020-03-23T12:45:00Z">
        <w:r w:rsidR="0005474D" w:rsidDel="00B37C5C">
          <w:rPr>
            <w:rFonts w:ascii="Arial" w:hAnsi="Arial" w:cs="Arial"/>
            <w:sz w:val="22"/>
            <w:szCs w:val="22"/>
          </w:rPr>
          <w:delText>20 / 25</w:delText>
        </w:r>
      </w:del>
      <w:ins w:id="1184" w:author="Dawson, Bre (ESI)" w:date="2020-03-23T12:45:00Z">
        <w:r w:rsidR="00B37C5C">
          <w:rPr>
            <w:rFonts w:ascii="Arial" w:hAnsi="Arial" w:cs="Arial"/>
            <w:sz w:val="22"/>
            <w:szCs w:val="22"/>
          </w:rPr>
          <w:t>4wks / 5wks</w:t>
        </w:r>
      </w:ins>
      <w:r w:rsidR="0005474D">
        <w:rPr>
          <w:rFonts w:ascii="Arial" w:hAnsi="Arial" w:cs="Arial"/>
          <w:sz w:val="22"/>
          <w:szCs w:val="22"/>
        </w:rPr>
        <w:t xml:space="preserve"> </w:t>
      </w:r>
      <w:del w:id="1185" w:author="Dawson, Bre (ESI)" w:date="2020-03-23T12:45:00Z">
        <w:r w:rsidR="0005474D" w:rsidDel="00B37C5C">
          <w:rPr>
            <w:rFonts w:ascii="Arial" w:hAnsi="Arial" w:cs="Arial"/>
            <w:sz w:val="22"/>
            <w:szCs w:val="22"/>
          </w:rPr>
          <w:delText xml:space="preserve">days </w:delText>
        </w:r>
      </w:del>
      <w:r w:rsidR="0005474D">
        <w:rPr>
          <w:rFonts w:ascii="Arial" w:hAnsi="Arial" w:cs="Arial"/>
          <w:sz w:val="22"/>
          <w:szCs w:val="22"/>
        </w:rPr>
        <w:t xml:space="preserve">of annual leave loading which is granted upfront on anniversary. Leave loading is paid out @ 17.5% when the employee takes annual leave. Part Time employees can accrue additional hours for PT Additional Hours worked, this is accrued based on hours worked and immediately transferred to entitlement. </w:t>
      </w:r>
    </w:p>
    <w:p w14:paraId="080FC239" w14:textId="77777777" w:rsidR="0005474D" w:rsidRPr="0005474D" w:rsidRDefault="0005474D" w:rsidP="0005474D">
      <w:pPr>
        <w:pStyle w:val="ListParagraph"/>
        <w:rPr>
          <w:rFonts w:ascii="Arial" w:hAnsi="Arial" w:cs="Arial"/>
          <w:sz w:val="22"/>
          <w:szCs w:val="22"/>
        </w:rPr>
      </w:pPr>
    </w:p>
    <w:p w14:paraId="5F9AACA4" w14:textId="433362DF" w:rsidR="00AF6575" w:rsidRPr="0005474D" w:rsidRDefault="00AF6575" w:rsidP="0005474D">
      <w:pPr>
        <w:pStyle w:val="ListParagraph"/>
        <w:numPr>
          <w:ilvl w:val="0"/>
          <w:numId w:val="36"/>
        </w:numPr>
        <w:rPr>
          <w:rFonts w:ascii="Arial" w:hAnsi="Arial" w:cs="Arial"/>
          <w:sz w:val="22"/>
          <w:szCs w:val="22"/>
        </w:rPr>
      </w:pPr>
      <w:r w:rsidRPr="0005474D">
        <w:rPr>
          <w:rFonts w:ascii="Arial" w:hAnsi="Arial" w:cs="Arial"/>
          <w:sz w:val="22"/>
          <w:szCs w:val="22"/>
        </w:rPr>
        <w:t>Paid Out on 1</w:t>
      </w:r>
      <w:r w:rsidRPr="0005474D">
        <w:rPr>
          <w:rFonts w:ascii="Arial" w:hAnsi="Arial" w:cs="Arial"/>
          <w:sz w:val="22"/>
          <w:szCs w:val="22"/>
          <w:vertAlign w:val="superscript"/>
        </w:rPr>
        <w:t>st</w:t>
      </w:r>
      <w:r w:rsidRPr="0005474D">
        <w:rPr>
          <w:rFonts w:ascii="Arial" w:hAnsi="Arial" w:cs="Arial"/>
          <w:sz w:val="22"/>
          <w:szCs w:val="22"/>
        </w:rPr>
        <w:t xml:space="preserve"> Pay Day in December</w:t>
      </w:r>
      <w:r w:rsidR="00B04477">
        <w:rPr>
          <w:rFonts w:ascii="Arial" w:hAnsi="Arial" w:cs="Arial"/>
          <w:sz w:val="22"/>
          <w:szCs w:val="22"/>
        </w:rPr>
        <w:t xml:space="preserve"> </w:t>
      </w:r>
      <w:r w:rsidR="005D70E7">
        <w:rPr>
          <w:rFonts w:ascii="Arial" w:hAnsi="Arial" w:cs="Arial"/>
          <w:sz w:val="22"/>
          <w:szCs w:val="22"/>
          <w:vertAlign w:val="superscript"/>
        </w:rPr>
        <w:t>11</w:t>
      </w:r>
      <w:r w:rsidR="005D70E7" w:rsidRPr="0005474D">
        <w:rPr>
          <w:rFonts w:ascii="Arial" w:hAnsi="Arial" w:cs="Arial"/>
          <w:sz w:val="22"/>
          <w:szCs w:val="22"/>
        </w:rPr>
        <w:t xml:space="preserve"> </w:t>
      </w:r>
      <w:r w:rsidRPr="0005474D">
        <w:rPr>
          <w:rFonts w:ascii="Arial" w:hAnsi="Arial" w:cs="Arial"/>
          <w:sz w:val="22"/>
          <w:szCs w:val="22"/>
        </w:rPr>
        <w:t xml:space="preserve">– </w:t>
      </w:r>
      <w:r w:rsidR="0005474D">
        <w:rPr>
          <w:rFonts w:ascii="Arial" w:hAnsi="Arial" w:cs="Arial"/>
          <w:sz w:val="22"/>
          <w:szCs w:val="22"/>
        </w:rPr>
        <w:t xml:space="preserve">employees are entitled to </w:t>
      </w:r>
      <w:del w:id="1186" w:author="Dawson, Bre (ESI)" w:date="2020-03-23T12:45:00Z">
        <w:r w:rsidR="0005474D" w:rsidDel="00B37C5C">
          <w:rPr>
            <w:rFonts w:ascii="Arial" w:hAnsi="Arial" w:cs="Arial"/>
            <w:sz w:val="22"/>
            <w:szCs w:val="22"/>
          </w:rPr>
          <w:delText>20 / 25 days</w:delText>
        </w:r>
      </w:del>
      <w:ins w:id="1187" w:author="Dawson, Bre (ESI)" w:date="2020-03-23T12:45:00Z">
        <w:r w:rsidR="00B37C5C">
          <w:rPr>
            <w:rFonts w:ascii="Arial" w:hAnsi="Arial" w:cs="Arial"/>
            <w:sz w:val="22"/>
            <w:szCs w:val="22"/>
          </w:rPr>
          <w:t>4wks / 5wks</w:t>
        </w:r>
      </w:ins>
      <w:r w:rsidR="0005474D">
        <w:rPr>
          <w:rFonts w:ascii="Arial" w:hAnsi="Arial" w:cs="Arial"/>
          <w:sz w:val="22"/>
          <w:szCs w:val="22"/>
        </w:rPr>
        <w:t xml:space="preserve"> of annual leave loading which is accrued daily, stored as a pro-rata value and transferred to entitlement on </w:t>
      </w:r>
      <w:del w:id="1188" w:author="Dawson, Bre (ESI)" w:date="2020-03-23T12:45:00Z">
        <w:r w:rsidR="0005474D" w:rsidDel="00B37C5C">
          <w:rPr>
            <w:rFonts w:ascii="Arial" w:hAnsi="Arial" w:cs="Arial"/>
            <w:sz w:val="22"/>
            <w:szCs w:val="22"/>
          </w:rPr>
          <w:delText xml:space="preserve">30 </w:delText>
        </w:r>
      </w:del>
      <w:ins w:id="1189" w:author="Dawson, Bre (ESI)" w:date="2020-03-23T12:45:00Z">
        <w:r w:rsidR="00B37C5C">
          <w:rPr>
            <w:rFonts w:ascii="Arial" w:hAnsi="Arial" w:cs="Arial"/>
            <w:sz w:val="22"/>
            <w:szCs w:val="22"/>
          </w:rPr>
          <w:t>1 Dec</w:t>
        </w:r>
      </w:ins>
      <w:del w:id="1190" w:author="Dawson, Bre (ESI)" w:date="2020-03-23T12:45:00Z">
        <w:r w:rsidR="0005474D" w:rsidDel="00B37C5C">
          <w:rPr>
            <w:rFonts w:ascii="Arial" w:hAnsi="Arial" w:cs="Arial"/>
            <w:sz w:val="22"/>
            <w:szCs w:val="22"/>
          </w:rPr>
          <w:delText>Nov</w:delText>
        </w:r>
      </w:del>
      <w:r w:rsidR="0005474D">
        <w:rPr>
          <w:rFonts w:ascii="Arial" w:hAnsi="Arial" w:cs="Arial"/>
          <w:sz w:val="22"/>
          <w:szCs w:val="22"/>
        </w:rPr>
        <w:t xml:space="preserve"> each year. Part Time employees can accrue additional hours for PT Additional Hours worked, this is accrued based on hours worked and transferred to entitlement on </w:t>
      </w:r>
      <w:del w:id="1191" w:author="Dawson, Bre (ESI)" w:date="2020-03-23T12:45:00Z">
        <w:r w:rsidR="0005474D" w:rsidDel="00B37C5C">
          <w:rPr>
            <w:rFonts w:ascii="Arial" w:hAnsi="Arial" w:cs="Arial"/>
            <w:sz w:val="22"/>
            <w:szCs w:val="22"/>
          </w:rPr>
          <w:delText>30 Nov</w:delText>
        </w:r>
      </w:del>
      <w:ins w:id="1192" w:author="Dawson, Bre (ESI)" w:date="2020-03-23T12:45:00Z">
        <w:r w:rsidR="00B37C5C">
          <w:rPr>
            <w:rFonts w:ascii="Arial" w:hAnsi="Arial" w:cs="Arial"/>
            <w:sz w:val="22"/>
            <w:szCs w:val="22"/>
          </w:rPr>
          <w:t>1 Dec</w:t>
        </w:r>
      </w:ins>
      <w:r w:rsidR="0005474D">
        <w:rPr>
          <w:rFonts w:ascii="Arial" w:hAnsi="Arial" w:cs="Arial"/>
          <w:sz w:val="22"/>
          <w:szCs w:val="22"/>
        </w:rPr>
        <w:t xml:space="preserve">. An employee’s leave loading balance is paid out in full @ 17.5% in the first pay day in December. </w:t>
      </w:r>
    </w:p>
    <w:p w14:paraId="4BDE08A9" w14:textId="77777777" w:rsidR="00AF6575" w:rsidRDefault="00AF6575" w:rsidP="00AF6575">
      <w:pPr>
        <w:rPr>
          <w:rFonts w:ascii="Arial" w:hAnsi="Arial" w:cs="Arial"/>
          <w:sz w:val="22"/>
          <w:szCs w:val="22"/>
        </w:rPr>
      </w:pPr>
    </w:p>
    <w:p w14:paraId="1FFF299E" w14:textId="18EE6225" w:rsidR="00781FD6" w:rsidRDefault="005D70E7" w:rsidP="00781FD6">
      <w:pPr>
        <w:rPr>
          <w:rFonts w:ascii="Arial" w:hAnsi="Arial" w:cs="Arial"/>
          <w:sz w:val="22"/>
          <w:szCs w:val="22"/>
        </w:rPr>
      </w:pPr>
      <w:r>
        <w:rPr>
          <w:rFonts w:ascii="Arial" w:hAnsi="Arial" w:cs="Arial"/>
          <w:sz w:val="22"/>
          <w:szCs w:val="22"/>
          <w:vertAlign w:val="superscript"/>
        </w:rPr>
        <w:t>11</w:t>
      </w:r>
      <w:r>
        <w:rPr>
          <w:rFonts w:ascii="Arial" w:hAnsi="Arial" w:cs="Arial"/>
          <w:sz w:val="22"/>
          <w:szCs w:val="22"/>
        </w:rPr>
        <w:t xml:space="preserve"> </w:t>
      </w:r>
      <w:r w:rsidR="00781FD6">
        <w:rPr>
          <w:rFonts w:ascii="Arial" w:hAnsi="Arial" w:cs="Arial"/>
          <w:sz w:val="22"/>
          <w:szCs w:val="22"/>
        </w:rPr>
        <w:t xml:space="preserve">The Vice Chancellor is entitled to </w:t>
      </w:r>
      <w:del w:id="1193" w:author="Dawson, Bre (ESI)" w:date="2020-03-23T12:45:00Z">
        <w:r w:rsidR="00781FD6" w:rsidDel="00B37C5C">
          <w:rPr>
            <w:rFonts w:ascii="Arial" w:hAnsi="Arial" w:cs="Arial"/>
            <w:sz w:val="22"/>
            <w:szCs w:val="22"/>
          </w:rPr>
          <w:delText>25 days</w:delText>
        </w:r>
      </w:del>
      <w:ins w:id="1194" w:author="Dawson, Bre (ESI)" w:date="2020-03-23T12:45:00Z">
        <w:r w:rsidR="00B37C5C">
          <w:rPr>
            <w:rFonts w:ascii="Arial" w:hAnsi="Arial" w:cs="Arial"/>
            <w:sz w:val="22"/>
            <w:szCs w:val="22"/>
          </w:rPr>
          <w:t>5wks</w:t>
        </w:r>
      </w:ins>
      <w:r w:rsidR="00781FD6">
        <w:rPr>
          <w:rFonts w:ascii="Arial" w:hAnsi="Arial" w:cs="Arial"/>
          <w:sz w:val="22"/>
          <w:szCs w:val="22"/>
        </w:rPr>
        <w:t xml:space="preserve"> annual leave but not entitled to leave loading. This variation will be controlled based on Martin’s </w:t>
      </w:r>
      <w:proofErr w:type="spellStart"/>
      <w:r w:rsidR="00781FD6">
        <w:rPr>
          <w:rFonts w:ascii="Arial" w:hAnsi="Arial" w:cs="Arial"/>
          <w:sz w:val="22"/>
          <w:szCs w:val="22"/>
        </w:rPr>
        <w:t>Infotype</w:t>
      </w:r>
      <w:proofErr w:type="spellEnd"/>
      <w:r w:rsidR="00781FD6">
        <w:rPr>
          <w:rFonts w:ascii="Arial" w:hAnsi="Arial" w:cs="Arial"/>
          <w:sz w:val="22"/>
          <w:szCs w:val="22"/>
        </w:rPr>
        <w:t xml:space="preserve"> 0016 Contract Type record. </w:t>
      </w:r>
    </w:p>
    <w:p w14:paraId="1AEC4D4B" w14:textId="615EB56A" w:rsidR="00B04477" w:rsidDel="00B37C5C" w:rsidRDefault="00B04477" w:rsidP="00AF6575">
      <w:pPr>
        <w:rPr>
          <w:del w:id="1195" w:author="Dawson, Bre (ESI)" w:date="2020-03-23T12:45:00Z"/>
          <w:rFonts w:ascii="Arial" w:hAnsi="Arial" w:cs="Arial"/>
          <w:sz w:val="22"/>
          <w:szCs w:val="22"/>
        </w:rPr>
      </w:pPr>
    </w:p>
    <w:p w14:paraId="765E073E" w14:textId="26944149" w:rsidR="0005474D" w:rsidDel="00B37C5C" w:rsidRDefault="0005474D" w:rsidP="00AF6575">
      <w:pPr>
        <w:rPr>
          <w:del w:id="1196" w:author="Dawson, Bre (ESI)" w:date="2020-03-23T12:45:00Z"/>
          <w:rFonts w:ascii="Arial" w:hAnsi="Arial" w:cs="Arial"/>
          <w:sz w:val="22"/>
          <w:szCs w:val="22"/>
        </w:rPr>
      </w:pPr>
      <w:del w:id="1197" w:author="Dawson, Bre (ESI)" w:date="2020-03-23T12:45:00Z">
        <w:r w:rsidRPr="006F4D27" w:rsidDel="00B37C5C">
          <w:rPr>
            <w:rFonts w:ascii="Arial" w:hAnsi="Arial" w:cs="Arial"/>
            <w:sz w:val="22"/>
            <w:szCs w:val="22"/>
          </w:rPr>
          <w:delText>Annual Leave Loading balances will be held in a separate quota bucket to support payroll leave provision calculations.</w:delText>
        </w:r>
        <w:r w:rsidDel="00B37C5C">
          <w:rPr>
            <w:rFonts w:ascii="Arial" w:hAnsi="Arial" w:cs="Arial"/>
            <w:sz w:val="22"/>
            <w:szCs w:val="22"/>
          </w:rPr>
          <w:delText xml:space="preserve"> </w:delText>
        </w:r>
      </w:del>
    </w:p>
    <w:p w14:paraId="1048BCED" w14:textId="77777777" w:rsidR="00AF6575" w:rsidRPr="009344C4" w:rsidRDefault="00AF6575" w:rsidP="00AF6575">
      <w:pPr>
        <w:rPr>
          <w:rFonts w:ascii="Arial" w:hAnsi="Arial" w:cs="Arial"/>
          <w:sz w:val="22"/>
          <w:szCs w:val="22"/>
        </w:rPr>
      </w:pPr>
    </w:p>
    <w:p w14:paraId="51849D0C" w14:textId="77777777" w:rsidR="009344C4" w:rsidRPr="009344C4" w:rsidRDefault="009344C4" w:rsidP="00AF6575">
      <w:pPr>
        <w:rPr>
          <w:rFonts w:ascii="Arial" w:hAnsi="Arial" w:cs="Arial"/>
          <w:sz w:val="22"/>
          <w:szCs w:val="22"/>
        </w:rPr>
      </w:pPr>
      <w:r w:rsidRPr="009344C4">
        <w:rPr>
          <w:rFonts w:ascii="Arial" w:hAnsi="Arial" w:cs="Arial"/>
          <w:sz w:val="22"/>
          <w:szCs w:val="22"/>
        </w:rPr>
        <w:t xml:space="preserve">Leave Loading balances will not be included in the Leave Balance outbound integration to Workday. </w:t>
      </w:r>
    </w:p>
    <w:p w14:paraId="6789C41A" w14:textId="77777777" w:rsidR="009344C4" w:rsidRPr="009344C4" w:rsidRDefault="009344C4" w:rsidP="00AF6575">
      <w:pPr>
        <w:rPr>
          <w:rFonts w:ascii="Arial" w:hAnsi="Arial" w:cs="Arial"/>
          <w:sz w:val="22"/>
          <w:szCs w:val="22"/>
        </w:rPr>
      </w:pPr>
    </w:p>
    <w:p w14:paraId="2B35051E" w14:textId="77777777" w:rsidR="003019F6" w:rsidRDefault="003019F6" w:rsidP="003019F6">
      <w:pPr>
        <w:rPr>
          <w:rFonts w:ascii="Arial" w:hAnsi="Arial" w:cs="Arial"/>
          <w:sz w:val="22"/>
          <w:szCs w:val="22"/>
        </w:rPr>
      </w:pPr>
      <w:r w:rsidRPr="008D76AF">
        <w:rPr>
          <w:rFonts w:ascii="Arial" w:hAnsi="Arial" w:cs="Arial"/>
          <w:sz w:val="22"/>
          <w:szCs w:val="22"/>
        </w:rPr>
        <w:t>Please refer to the Time Blueprint Configuration Worksheet ‘Time Rule Overview</w:t>
      </w:r>
      <w:r>
        <w:rPr>
          <w:rFonts w:ascii="Arial" w:hAnsi="Arial" w:cs="Arial"/>
          <w:sz w:val="22"/>
          <w:szCs w:val="22"/>
        </w:rPr>
        <w:t>’ and</w:t>
      </w:r>
      <w:r w:rsidRPr="008D76AF">
        <w:rPr>
          <w:rFonts w:ascii="Arial" w:hAnsi="Arial" w:cs="Arial"/>
          <w:sz w:val="22"/>
          <w:szCs w:val="22"/>
        </w:rPr>
        <w:t xml:space="preserve"> ‘</w:t>
      </w:r>
      <w:proofErr w:type="spellStart"/>
      <w:r w:rsidRPr="00ED4337">
        <w:rPr>
          <w:rFonts w:ascii="Arial" w:hAnsi="Arial" w:cs="Arial"/>
          <w:sz w:val="22"/>
          <w:szCs w:val="22"/>
        </w:rPr>
        <w:t>Overview_Quotas</w:t>
      </w:r>
      <w:proofErr w:type="spellEnd"/>
      <w:r w:rsidRPr="008D76AF">
        <w:rPr>
          <w:rFonts w:ascii="Arial" w:hAnsi="Arial" w:cs="Arial"/>
          <w:sz w:val="22"/>
          <w:szCs w:val="22"/>
        </w:rPr>
        <w:t>’ tabs for details</w:t>
      </w:r>
      <w:r>
        <w:rPr>
          <w:rFonts w:ascii="Arial" w:hAnsi="Arial" w:cs="Arial"/>
          <w:sz w:val="22"/>
          <w:szCs w:val="22"/>
        </w:rPr>
        <w:t xml:space="preserve"> on eligibility and detailed accrual calculations. </w:t>
      </w:r>
    </w:p>
    <w:p w14:paraId="2C122A6A" w14:textId="77777777" w:rsidR="0082238F" w:rsidRDefault="0082238F" w:rsidP="00AF6575">
      <w:pPr>
        <w:rPr>
          <w:rFonts w:ascii="Arial" w:hAnsi="Arial" w:cs="Arial"/>
          <w:b/>
          <w:sz w:val="22"/>
          <w:szCs w:val="22"/>
        </w:rPr>
      </w:pPr>
    </w:p>
    <w:p w14:paraId="4FF1E82B" w14:textId="45CAEBC9" w:rsidR="005D70E7" w:rsidDel="00B37C5C" w:rsidRDefault="005D70E7" w:rsidP="00AF6575">
      <w:pPr>
        <w:rPr>
          <w:del w:id="1198" w:author="Dawson, Bre (ESI)" w:date="2020-03-23T12:46:00Z"/>
          <w:rFonts w:ascii="Arial" w:hAnsi="Arial" w:cs="Arial"/>
          <w:b/>
          <w:sz w:val="22"/>
          <w:szCs w:val="22"/>
        </w:rPr>
      </w:pPr>
    </w:p>
    <w:p w14:paraId="0E64944A" w14:textId="3FF0C9C8" w:rsidR="005D70E7" w:rsidDel="00B37C5C" w:rsidRDefault="005D70E7" w:rsidP="00AF6575">
      <w:pPr>
        <w:rPr>
          <w:del w:id="1199" w:author="Dawson, Bre (ESI)" w:date="2020-03-23T12:46:00Z"/>
          <w:rFonts w:ascii="Arial" w:hAnsi="Arial" w:cs="Arial"/>
          <w:b/>
          <w:sz w:val="22"/>
          <w:szCs w:val="22"/>
        </w:rPr>
      </w:pPr>
    </w:p>
    <w:p w14:paraId="4399861E" w14:textId="77777777" w:rsidR="0005474D" w:rsidRPr="0005474D" w:rsidRDefault="0005474D" w:rsidP="0005474D">
      <w:pPr>
        <w:pStyle w:val="Heading3"/>
      </w:pPr>
      <w:bookmarkStart w:id="1200" w:name="_Toc20471442"/>
      <w:r>
        <w:t>Purchase Leave</w:t>
      </w:r>
      <w:bookmarkEnd w:id="1200"/>
      <w:r w:rsidRPr="0005474D">
        <w:t xml:space="preserve">     </w:t>
      </w:r>
    </w:p>
    <w:p w14:paraId="73BAFF51" w14:textId="77777777" w:rsidR="0005474D" w:rsidRDefault="0005474D" w:rsidP="0005474D">
      <w:pPr>
        <w:rPr>
          <w:rFonts w:ascii="Arial" w:hAnsi="Arial" w:cs="Arial"/>
          <w:sz w:val="22"/>
          <w:szCs w:val="22"/>
        </w:rPr>
      </w:pPr>
      <w:r>
        <w:rPr>
          <w:rFonts w:ascii="Arial" w:hAnsi="Arial" w:cs="Arial"/>
          <w:sz w:val="22"/>
          <w:szCs w:val="22"/>
        </w:rPr>
        <w:t xml:space="preserve">An employee can request to purchase additional leave. This purchase is paid off during the year, but the leave balance is granted upfront. </w:t>
      </w:r>
    </w:p>
    <w:p w14:paraId="67E1BF22" w14:textId="77777777" w:rsidR="003019F6" w:rsidRDefault="0005474D" w:rsidP="0005474D">
      <w:pPr>
        <w:rPr>
          <w:rFonts w:ascii="Arial" w:hAnsi="Arial" w:cs="Arial"/>
          <w:sz w:val="22"/>
          <w:szCs w:val="22"/>
        </w:rPr>
      </w:pPr>
      <w:r>
        <w:rPr>
          <w:rFonts w:ascii="Arial" w:hAnsi="Arial" w:cs="Arial"/>
          <w:sz w:val="22"/>
          <w:szCs w:val="22"/>
        </w:rPr>
        <w:t>This purchase leave request</w:t>
      </w:r>
      <w:r w:rsidR="003019F6">
        <w:rPr>
          <w:rFonts w:ascii="Arial" w:hAnsi="Arial" w:cs="Arial"/>
          <w:sz w:val="22"/>
          <w:szCs w:val="22"/>
        </w:rPr>
        <w:t xml:space="preserve"> should be requested in Workday as weeks and </w:t>
      </w:r>
      <w:r>
        <w:rPr>
          <w:rFonts w:ascii="Arial" w:hAnsi="Arial" w:cs="Arial"/>
          <w:sz w:val="22"/>
          <w:szCs w:val="22"/>
        </w:rPr>
        <w:t xml:space="preserve">will be </w:t>
      </w:r>
      <w:r w:rsidR="003019F6">
        <w:rPr>
          <w:rFonts w:ascii="Arial" w:hAnsi="Arial" w:cs="Arial"/>
          <w:sz w:val="22"/>
          <w:szCs w:val="22"/>
        </w:rPr>
        <w:t>stored in Employee Remuneration Info (</w:t>
      </w:r>
      <w:proofErr w:type="spellStart"/>
      <w:r w:rsidR="003019F6">
        <w:rPr>
          <w:rFonts w:ascii="Arial" w:hAnsi="Arial" w:cs="Arial"/>
          <w:sz w:val="22"/>
          <w:szCs w:val="22"/>
        </w:rPr>
        <w:t>Infotype</w:t>
      </w:r>
      <w:proofErr w:type="spellEnd"/>
      <w:r w:rsidR="003019F6">
        <w:rPr>
          <w:rFonts w:ascii="Arial" w:hAnsi="Arial" w:cs="Arial"/>
          <w:sz w:val="22"/>
          <w:szCs w:val="22"/>
        </w:rPr>
        <w:t xml:space="preserve"> 2010). </w:t>
      </w:r>
    </w:p>
    <w:p w14:paraId="5A6E6D2B" w14:textId="77777777" w:rsidR="003019F6" w:rsidRDefault="003019F6" w:rsidP="0005474D">
      <w:pPr>
        <w:rPr>
          <w:rFonts w:ascii="Arial" w:hAnsi="Arial" w:cs="Arial"/>
          <w:sz w:val="22"/>
          <w:szCs w:val="22"/>
        </w:rPr>
      </w:pPr>
      <w:r>
        <w:rPr>
          <w:rFonts w:ascii="Arial" w:hAnsi="Arial" w:cs="Arial"/>
          <w:sz w:val="22"/>
          <w:szCs w:val="22"/>
        </w:rPr>
        <w:t xml:space="preserve">A custom ADP function will be used to read this into time evaluation to add to the employee’s leave balance. The calculation will be based on Weeks x Average Weekly Hours (based on employee’s work schedule rule). </w:t>
      </w:r>
    </w:p>
    <w:p w14:paraId="595EE116" w14:textId="77777777" w:rsidR="003019F6" w:rsidRDefault="003019F6" w:rsidP="0005474D">
      <w:pPr>
        <w:rPr>
          <w:rFonts w:ascii="Arial" w:hAnsi="Arial" w:cs="Arial"/>
          <w:sz w:val="22"/>
          <w:szCs w:val="22"/>
        </w:rPr>
      </w:pPr>
      <w:r>
        <w:rPr>
          <w:rFonts w:ascii="Arial" w:hAnsi="Arial" w:cs="Arial"/>
          <w:sz w:val="22"/>
          <w:szCs w:val="22"/>
        </w:rPr>
        <w:lastRenderedPageBreak/>
        <w:t xml:space="preserve">The purchase leave deduction is detailed in the </w:t>
      </w:r>
      <w:hyperlink w:anchor="_Appendices" w:history="1">
        <w:r w:rsidRPr="00B60A9B">
          <w:rPr>
            <w:rStyle w:val="Hyperlink"/>
            <w:rFonts w:ascii="Arial" w:hAnsi="Arial" w:cs="Arial"/>
            <w:sz w:val="22"/>
            <w:szCs w:val="22"/>
          </w:rPr>
          <w:t>Payroll Blueprint</w:t>
        </w:r>
      </w:hyperlink>
      <w:r>
        <w:rPr>
          <w:rFonts w:ascii="Arial" w:hAnsi="Arial" w:cs="Arial"/>
          <w:sz w:val="22"/>
          <w:szCs w:val="22"/>
        </w:rPr>
        <w:t>.</w:t>
      </w:r>
    </w:p>
    <w:p w14:paraId="27EDFA5C" w14:textId="77777777" w:rsidR="0005474D" w:rsidRDefault="0005474D" w:rsidP="0005474D">
      <w:pPr>
        <w:rPr>
          <w:rFonts w:ascii="Arial" w:hAnsi="Arial" w:cs="Arial"/>
          <w:sz w:val="22"/>
          <w:szCs w:val="22"/>
        </w:rPr>
      </w:pPr>
    </w:p>
    <w:p w14:paraId="6FAA6E71" w14:textId="77777777" w:rsidR="00716854" w:rsidRDefault="00716854" w:rsidP="0005474D">
      <w:pPr>
        <w:rPr>
          <w:rFonts w:ascii="Arial" w:hAnsi="Arial" w:cs="Arial"/>
          <w:sz w:val="22"/>
          <w:szCs w:val="22"/>
        </w:rPr>
      </w:pPr>
      <w:r>
        <w:rPr>
          <w:rFonts w:ascii="Arial" w:hAnsi="Arial" w:cs="Arial"/>
          <w:sz w:val="22"/>
          <w:szCs w:val="22"/>
        </w:rPr>
        <w:t>The entitlement balance will be included in the Leave Balance outbound integration to Workday.</w:t>
      </w:r>
    </w:p>
    <w:p w14:paraId="785BC8C7" w14:textId="77777777" w:rsidR="003019F6" w:rsidRDefault="003019F6" w:rsidP="0005474D">
      <w:pPr>
        <w:rPr>
          <w:rFonts w:ascii="Arial" w:hAnsi="Arial" w:cs="Arial"/>
          <w:sz w:val="22"/>
          <w:szCs w:val="22"/>
        </w:rPr>
      </w:pPr>
    </w:p>
    <w:p w14:paraId="74327180" w14:textId="77777777" w:rsidR="003019F6" w:rsidRDefault="003019F6" w:rsidP="003019F6">
      <w:pPr>
        <w:rPr>
          <w:rFonts w:ascii="Arial" w:hAnsi="Arial" w:cs="Arial"/>
          <w:sz w:val="22"/>
          <w:szCs w:val="22"/>
        </w:rPr>
      </w:pPr>
      <w:r w:rsidRPr="008D76AF">
        <w:rPr>
          <w:rFonts w:ascii="Arial" w:hAnsi="Arial" w:cs="Arial"/>
          <w:sz w:val="22"/>
          <w:szCs w:val="22"/>
        </w:rPr>
        <w:t>Please refer to the Time Blueprint Configuration Worksheet ‘Time Rule Overview</w:t>
      </w:r>
      <w:r>
        <w:rPr>
          <w:rFonts w:ascii="Arial" w:hAnsi="Arial" w:cs="Arial"/>
          <w:sz w:val="22"/>
          <w:szCs w:val="22"/>
        </w:rPr>
        <w:t>’ and</w:t>
      </w:r>
      <w:r w:rsidRPr="008D76AF">
        <w:rPr>
          <w:rFonts w:ascii="Arial" w:hAnsi="Arial" w:cs="Arial"/>
          <w:sz w:val="22"/>
          <w:szCs w:val="22"/>
        </w:rPr>
        <w:t xml:space="preserve"> ‘</w:t>
      </w:r>
      <w:proofErr w:type="spellStart"/>
      <w:r w:rsidRPr="00ED4337">
        <w:rPr>
          <w:rFonts w:ascii="Arial" w:hAnsi="Arial" w:cs="Arial"/>
          <w:sz w:val="22"/>
          <w:szCs w:val="22"/>
        </w:rPr>
        <w:t>Overview_Quotas</w:t>
      </w:r>
      <w:proofErr w:type="spellEnd"/>
      <w:r w:rsidRPr="008D76AF">
        <w:rPr>
          <w:rFonts w:ascii="Arial" w:hAnsi="Arial" w:cs="Arial"/>
          <w:sz w:val="22"/>
          <w:szCs w:val="22"/>
        </w:rPr>
        <w:t>’ tabs for details</w:t>
      </w:r>
      <w:r>
        <w:rPr>
          <w:rFonts w:ascii="Arial" w:hAnsi="Arial" w:cs="Arial"/>
          <w:sz w:val="22"/>
          <w:szCs w:val="22"/>
        </w:rPr>
        <w:t xml:space="preserve"> on eligibility and detailed accrual calculations. </w:t>
      </w:r>
    </w:p>
    <w:p w14:paraId="4E393B67" w14:textId="77777777" w:rsidR="003019F6" w:rsidRDefault="003019F6" w:rsidP="003019F6">
      <w:pPr>
        <w:rPr>
          <w:rFonts w:ascii="Arial" w:hAnsi="Arial" w:cs="Arial"/>
          <w:sz w:val="22"/>
          <w:szCs w:val="22"/>
        </w:rPr>
      </w:pPr>
    </w:p>
    <w:p w14:paraId="04A8BAA9" w14:textId="77777777" w:rsidR="003019F6" w:rsidRDefault="003019F6" w:rsidP="003019F6">
      <w:pPr>
        <w:rPr>
          <w:rFonts w:ascii="Arial" w:hAnsi="Arial" w:cs="Arial"/>
          <w:sz w:val="22"/>
          <w:szCs w:val="22"/>
        </w:rPr>
      </w:pPr>
      <w:r w:rsidRPr="004C6C17">
        <w:rPr>
          <w:rFonts w:ascii="Arial" w:hAnsi="Arial" w:cs="Arial"/>
          <w:b/>
          <w:sz w:val="22"/>
          <w:szCs w:val="22"/>
        </w:rPr>
        <w:t xml:space="preserve">Data Migration </w:t>
      </w:r>
      <w:r>
        <w:rPr>
          <w:rFonts w:ascii="Arial" w:hAnsi="Arial" w:cs="Arial"/>
          <w:b/>
          <w:sz w:val="22"/>
          <w:szCs w:val="22"/>
        </w:rPr>
        <w:t>Note</w:t>
      </w:r>
      <w:r>
        <w:rPr>
          <w:rFonts w:ascii="Arial" w:hAnsi="Arial" w:cs="Arial"/>
          <w:sz w:val="22"/>
          <w:szCs w:val="22"/>
        </w:rPr>
        <w:t xml:space="preserve">: Purchase Leave balances are not currently stored in RMIT’s legacy </w:t>
      </w:r>
      <w:proofErr w:type="gramStart"/>
      <w:r>
        <w:rPr>
          <w:rFonts w:ascii="Arial" w:hAnsi="Arial" w:cs="Arial"/>
          <w:sz w:val="22"/>
          <w:szCs w:val="22"/>
        </w:rPr>
        <w:t>system,</w:t>
      </w:r>
      <w:proofErr w:type="gramEnd"/>
      <w:r>
        <w:rPr>
          <w:rFonts w:ascii="Arial" w:hAnsi="Arial" w:cs="Arial"/>
          <w:sz w:val="22"/>
          <w:szCs w:val="22"/>
        </w:rPr>
        <w:t xml:space="preserve"> however this will be required to be sourced and migrated via a Quota Correction (IT2003) as at Go-Live.</w:t>
      </w:r>
    </w:p>
    <w:p w14:paraId="580D8982" w14:textId="77777777" w:rsidR="00716854" w:rsidRDefault="00716854" w:rsidP="003019F6">
      <w:pPr>
        <w:rPr>
          <w:rFonts w:ascii="Arial" w:hAnsi="Arial" w:cs="Arial"/>
          <w:b/>
          <w:sz w:val="22"/>
          <w:szCs w:val="22"/>
        </w:rPr>
      </w:pPr>
    </w:p>
    <w:p w14:paraId="1A612F33" w14:textId="77777777" w:rsidR="003019F6" w:rsidRPr="0005474D" w:rsidRDefault="003019F6" w:rsidP="003019F6">
      <w:pPr>
        <w:pStyle w:val="Heading3"/>
      </w:pPr>
      <w:bookmarkStart w:id="1201" w:name="_Toc20471443"/>
      <w:r>
        <w:t>Sick Leave</w:t>
      </w:r>
      <w:bookmarkEnd w:id="1201"/>
      <w:r w:rsidRPr="0005474D">
        <w:t xml:space="preserve">     </w:t>
      </w:r>
    </w:p>
    <w:p w14:paraId="1D5C6B61" w14:textId="77777777" w:rsidR="003019F6" w:rsidRDefault="003019F6" w:rsidP="003019F6">
      <w:pPr>
        <w:rPr>
          <w:rFonts w:ascii="Arial" w:hAnsi="Arial" w:cs="Arial"/>
          <w:sz w:val="22"/>
          <w:szCs w:val="22"/>
        </w:rPr>
      </w:pPr>
      <w:r>
        <w:rPr>
          <w:rFonts w:ascii="Arial" w:hAnsi="Arial" w:cs="Arial"/>
          <w:sz w:val="22"/>
          <w:szCs w:val="22"/>
        </w:rPr>
        <w:t>Sick Leave conditions –</w:t>
      </w:r>
    </w:p>
    <w:p w14:paraId="7D903663" w14:textId="50977EB9" w:rsidR="003019F6" w:rsidRDefault="003019F6" w:rsidP="003019F6">
      <w:pPr>
        <w:pStyle w:val="ListParagraph"/>
        <w:numPr>
          <w:ilvl w:val="0"/>
          <w:numId w:val="35"/>
        </w:numPr>
        <w:rPr>
          <w:rFonts w:ascii="Arial" w:hAnsi="Arial" w:cs="Arial"/>
          <w:sz w:val="22"/>
          <w:szCs w:val="22"/>
        </w:rPr>
      </w:pPr>
      <w:del w:id="1202" w:author="Dawson, Bre (ESI)" w:date="2020-03-23T12:49:00Z">
        <w:r w:rsidDel="00B37C5C">
          <w:rPr>
            <w:rFonts w:ascii="Arial" w:hAnsi="Arial" w:cs="Arial"/>
            <w:sz w:val="22"/>
            <w:szCs w:val="22"/>
          </w:rPr>
          <w:delText>1</w:delText>
        </w:r>
        <w:r w:rsidRPr="00AF6575" w:rsidDel="00B37C5C">
          <w:rPr>
            <w:rFonts w:ascii="Arial" w:hAnsi="Arial" w:cs="Arial"/>
            <w:sz w:val="22"/>
            <w:szCs w:val="22"/>
          </w:rPr>
          <w:delText>5 days</w:delText>
        </w:r>
      </w:del>
      <w:ins w:id="1203" w:author="Dawson, Bre (ESI)" w:date="2020-03-23T12:49:00Z">
        <w:r w:rsidR="00B37C5C">
          <w:rPr>
            <w:rFonts w:ascii="Arial" w:hAnsi="Arial" w:cs="Arial"/>
            <w:sz w:val="22"/>
            <w:szCs w:val="22"/>
          </w:rPr>
          <w:t>3wks</w:t>
        </w:r>
      </w:ins>
      <w:r w:rsidRPr="00AF6575">
        <w:rPr>
          <w:rFonts w:ascii="Arial" w:hAnsi="Arial" w:cs="Arial"/>
          <w:sz w:val="22"/>
          <w:szCs w:val="22"/>
        </w:rPr>
        <w:t xml:space="preserve"> </w:t>
      </w:r>
      <w:r>
        <w:rPr>
          <w:rFonts w:ascii="Arial" w:hAnsi="Arial" w:cs="Arial"/>
          <w:sz w:val="22"/>
          <w:szCs w:val="22"/>
        </w:rPr>
        <w:t>G</w:t>
      </w:r>
      <w:r w:rsidRPr="00AF6575">
        <w:rPr>
          <w:rFonts w:ascii="Arial" w:hAnsi="Arial" w:cs="Arial"/>
          <w:sz w:val="22"/>
          <w:szCs w:val="22"/>
        </w:rPr>
        <w:t xml:space="preserve">ranted </w:t>
      </w:r>
      <w:r>
        <w:rPr>
          <w:rFonts w:ascii="Arial" w:hAnsi="Arial" w:cs="Arial"/>
          <w:sz w:val="22"/>
          <w:szCs w:val="22"/>
        </w:rPr>
        <w:t>U</w:t>
      </w:r>
      <w:r w:rsidRPr="00AF6575">
        <w:rPr>
          <w:rFonts w:ascii="Arial" w:hAnsi="Arial" w:cs="Arial"/>
          <w:sz w:val="22"/>
          <w:szCs w:val="22"/>
        </w:rPr>
        <w:t xml:space="preserve">pfront – entitlement is granted upfront on anniversary, there is no daily accrual. Part Time employees can accrue additional hours for PT Additional Hours worked, this is accrued based on hours worked and immediately transferred to entitlement </w:t>
      </w:r>
    </w:p>
    <w:p w14:paraId="20835F1D" w14:textId="1201FDFB" w:rsidR="003019F6" w:rsidRDefault="003019F6" w:rsidP="0005474D">
      <w:pPr>
        <w:rPr>
          <w:ins w:id="1204" w:author="Dawson, Bre (ESI)" w:date="2020-03-23T12:50:00Z"/>
          <w:rFonts w:ascii="Arial" w:hAnsi="Arial" w:cs="Arial"/>
          <w:sz w:val="22"/>
          <w:szCs w:val="22"/>
        </w:rPr>
      </w:pPr>
    </w:p>
    <w:p w14:paraId="43777F81" w14:textId="5ABA9AB3" w:rsidR="00B37C5C" w:rsidRDefault="00B37C5C" w:rsidP="0005474D">
      <w:pPr>
        <w:rPr>
          <w:ins w:id="1205" w:author="Dawson, Bre (ESI)" w:date="2020-03-23T12:52:00Z"/>
          <w:rFonts w:ascii="Arial" w:hAnsi="Arial" w:cs="Arial"/>
          <w:sz w:val="22"/>
          <w:szCs w:val="22"/>
        </w:rPr>
      </w:pPr>
      <w:ins w:id="1206" w:author="Dawson, Bre (ESI)" w:date="2020-03-23T12:50:00Z">
        <w:r>
          <w:rPr>
            <w:rFonts w:ascii="Arial" w:hAnsi="Arial" w:cs="Arial"/>
            <w:sz w:val="22"/>
            <w:szCs w:val="22"/>
          </w:rPr>
          <w:t>The</w:t>
        </w:r>
      </w:ins>
      <w:ins w:id="1207" w:author="Dawson, Bre (ESI)" w:date="2020-03-23T12:51:00Z">
        <w:r>
          <w:rPr>
            <w:rFonts w:ascii="Arial" w:hAnsi="Arial" w:cs="Arial"/>
            <w:sz w:val="22"/>
            <w:szCs w:val="22"/>
          </w:rPr>
          <w:t xml:space="preserve"> below two scenarios require an adjustment calculation to occur to the Sick Leave grant. To support this calculation, a shadow grant quota </w:t>
        </w:r>
      </w:ins>
      <w:ins w:id="1208" w:author="Dawson, Bre (ESI)" w:date="2020-03-23T13:52:00Z">
        <w:r w:rsidR="00DC4700">
          <w:rPr>
            <w:rFonts w:ascii="Arial" w:hAnsi="Arial" w:cs="Arial"/>
            <w:sz w:val="22"/>
            <w:szCs w:val="22"/>
          </w:rPr>
          <w:t xml:space="preserve">(62) </w:t>
        </w:r>
      </w:ins>
      <w:ins w:id="1209" w:author="Dawson, Bre (ESI)" w:date="2020-03-23T12:51:00Z">
        <w:r>
          <w:rPr>
            <w:rFonts w:ascii="Arial" w:hAnsi="Arial" w:cs="Arial"/>
            <w:sz w:val="22"/>
            <w:szCs w:val="22"/>
          </w:rPr>
          <w:t xml:space="preserve">is required. </w:t>
        </w:r>
      </w:ins>
    </w:p>
    <w:p w14:paraId="7C520BEB" w14:textId="77777777" w:rsidR="00B37C5C" w:rsidRPr="00DC4700" w:rsidRDefault="00B37C5C" w:rsidP="00DC4700">
      <w:pPr>
        <w:pStyle w:val="ListParagraph"/>
        <w:numPr>
          <w:ilvl w:val="0"/>
          <w:numId w:val="35"/>
        </w:numPr>
        <w:rPr>
          <w:ins w:id="1210" w:author="Dawson, Bre (ESI)" w:date="2020-03-23T12:53:00Z"/>
          <w:rFonts w:ascii="Arial" w:hAnsi="Arial" w:cs="Arial"/>
          <w:sz w:val="22"/>
          <w:szCs w:val="22"/>
          <w:rPrChange w:id="1211" w:author="Dawson, Bre (ESI)" w:date="2020-03-23T13:52:00Z">
            <w:rPr>
              <w:ins w:id="1212" w:author="Dawson, Bre (ESI)" w:date="2020-03-23T12:53:00Z"/>
            </w:rPr>
          </w:rPrChange>
        </w:rPr>
        <w:pPrChange w:id="1213" w:author="Dawson, Bre (ESI)" w:date="2020-03-23T13:52:00Z">
          <w:pPr/>
        </w:pPrChange>
      </w:pPr>
      <w:ins w:id="1214" w:author="Dawson, Bre (ESI)" w:date="2020-03-23T12:52:00Z">
        <w:r w:rsidRPr="00DC4700">
          <w:rPr>
            <w:rFonts w:ascii="Arial" w:hAnsi="Arial" w:cs="Arial"/>
            <w:sz w:val="22"/>
            <w:szCs w:val="22"/>
            <w:rPrChange w:id="1215" w:author="Dawson, Bre (ESI)" w:date="2020-03-23T13:52:00Z">
              <w:rPr/>
            </w:rPrChange>
          </w:rPr>
          <w:t xml:space="preserve">Change in FTE – where an employee’s FTE changes throughout the year, the Sick Leave entitlement which was granted on their anniversary should be adjusted </w:t>
        </w:r>
      </w:ins>
      <w:ins w:id="1216" w:author="Dawson, Bre (ESI)" w:date="2020-03-23T12:53:00Z">
        <w:r w:rsidRPr="00DC4700">
          <w:rPr>
            <w:rFonts w:ascii="Arial" w:hAnsi="Arial" w:cs="Arial"/>
            <w:sz w:val="22"/>
            <w:szCs w:val="22"/>
            <w:rPrChange w:id="1217" w:author="Dawson, Bre (ESI)" w:date="2020-03-23T13:52:00Z">
              <w:rPr/>
            </w:rPrChange>
          </w:rPr>
          <w:t xml:space="preserve">to either recover or grant additional entitlement at the time of the FTE change </w:t>
        </w:r>
      </w:ins>
    </w:p>
    <w:p w14:paraId="58E5B272" w14:textId="77777777" w:rsidR="00BE221F" w:rsidRPr="00DC4700" w:rsidRDefault="00B37C5C" w:rsidP="00DC4700">
      <w:pPr>
        <w:pStyle w:val="ListParagraph"/>
        <w:numPr>
          <w:ilvl w:val="0"/>
          <w:numId w:val="35"/>
        </w:numPr>
        <w:rPr>
          <w:ins w:id="1218" w:author="Dawson, Bre (ESI)" w:date="2020-03-23T12:54:00Z"/>
          <w:rFonts w:ascii="Arial" w:hAnsi="Arial" w:cs="Arial"/>
          <w:sz w:val="22"/>
          <w:szCs w:val="22"/>
          <w:rPrChange w:id="1219" w:author="Dawson, Bre (ESI)" w:date="2020-03-23T13:52:00Z">
            <w:rPr>
              <w:ins w:id="1220" w:author="Dawson, Bre (ESI)" w:date="2020-03-23T12:54:00Z"/>
            </w:rPr>
          </w:rPrChange>
        </w:rPr>
        <w:pPrChange w:id="1221" w:author="Dawson, Bre (ESI)" w:date="2020-03-23T13:52:00Z">
          <w:pPr/>
        </w:pPrChange>
      </w:pPr>
      <w:ins w:id="1222" w:author="Dawson, Bre (ESI)" w:date="2020-03-23T12:53:00Z">
        <w:r w:rsidRPr="00DC4700">
          <w:rPr>
            <w:rFonts w:ascii="Arial" w:hAnsi="Arial" w:cs="Arial"/>
            <w:sz w:val="22"/>
            <w:szCs w:val="22"/>
            <w:rPrChange w:id="1223" w:author="Dawson, Bre (ESI)" w:date="2020-03-23T13:52:00Z">
              <w:rPr/>
            </w:rPrChange>
          </w:rPr>
          <w:t>Fixed Term End Date – where a Fixed Term employee’s contract end date falls in the cu</w:t>
        </w:r>
      </w:ins>
      <w:ins w:id="1224" w:author="Dawson, Bre (ESI)" w:date="2020-03-23T12:54:00Z">
        <w:r w:rsidRPr="00DC4700">
          <w:rPr>
            <w:rFonts w:ascii="Arial" w:hAnsi="Arial" w:cs="Arial"/>
            <w:sz w:val="22"/>
            <w:szCs w:val="22"/>
            <w:rPrChange w:id="1225" w:author="Dawson, Bre (ESI)" w:date="2020-03-23T13:52:00Z">
              <w:rPr/>
            </w:rPrChange>
          </w:rPr>
          <w:t xml:space="preserve">rrent anniversary year, the </w:t>
        </w:r>
        <w:r w:rsidR="00BE221F" w:rsidRPr="00DC4700">
          <w:rPr>
            <w:rFonts w:ascii="Arial" w:hAnsi="Arial" w:cs="Arial"/>
            <w:sz w:val="22"/>
            <w:szCs w:val="22"/>
            <w:rPrChange w:id="1226" w:author="Dawson, Bre (ESI)" w:date="2020-03-23T13:52:00Z">
              <w:rPr/>
            </w:rPrChange>
          </w:rPr>
          <w:t xml:space="preserve">Sick Leave grant which occurs on anniversary should be calculated only up to and included the contract end </w:t>
        </w:r>
      </w:ins>
    </w:p>
    <w:p w14:paraId="18FCAEEF" w14:textId="77777777" w:rsidR="00B37C5C" w:rsidRDefault="00B37C5C" w:rsidP="0005474D">
      <w:pPr>
        <w:rPr>
          <w:rFonts w:ascii="Arial" w:hAnsi="Arial" w:cs="Arial"/>
          <w:sz w:val="22"/>
          <w:szCs w:val="22"/>
        </w:rPr>
      </w:pPr>
    </w:p>
    <w:p w14:paraId="6AE4ABC8" w14:textId="77777777" w:rsidR="009344C4" w:rsidRDefault="009344C4" w:rsidP="009344C4">
      <w:pPr>
        <w:rPr>
          <w:rFonts w:ascii="Arial" w:hAnsi="Arial" w:cs="Arial"/>
          <w:sz w:val="22"/>
          <w:szCs w:val="22"/>
        </w:rPr>
      </w:pPr>
      <w:r>
        <w:rPr>
          <w:rFonts w:ascii="Arial" w:hAnsi="Arial" w:cs="Arial"/>
          <w:sz w:val="22"/>
          <w:szCs w:val="22"/>
        </w:rPr>
        <w:t xml:space="preserve">The entitlement balance will be included in the Leave Balance outbound integration to Workday. </w:t>
      </w:r>
    </w:p>
    <w:p w14:paraId="619F0619" w14:textId="77777777" w:rsidR="0005474D" w:rsidRDefault="0005474D" w:rsidP="0005474D">
      <w:pPr>
        <w:rPr>
          <w:rFonts w:ascii="Arial" w:hAnsi="Arial" w:cs="Arial"/>
          <w:b/>
          <w:sz w:val="22"/>
          <w:szCs w:val="22"/>
        </w:rPr>
      </w:pPr>
    </w:p>
    <w:p w14:paraId="2CB9E365" w14:textId="1E568F62" w:rsidR="003019F6" w:rsidRDefault="003019F6" w:rsidP="003019F6">
      <w:pPr>
        <w:rPr>
          <w:ins w:id="1227" w:author="Dawson, Bre (ESI)" w:date="2020-03-23T13:52:00Z"/>
          <w:rFonts w:ascii="Arial" w:hAnsi="Arial" w:cs="Arial"/>
          <w:sz w:val="22"/>
          <w:szCs w:val="22"/>
        </w:rPr>
      </w:pPr>
      <w:r w:rsidRPr="008D76AF">
        <w:rPr>
          <w:rFonts w:ascii="Arial" w:hAnsi="Arial" w:cs="Arial"/>
          <w:sz w:val="22"/>
          <w:szCs w:val="22"/>
        </w:rPr>
        <w:t>Please refer to the Time Blueprint Configuration Worksheet ‘Time Rule Overview</w:t>
      </w:r>
      <w:r>
        <w:rPr>
          <w:rFonts w:ascii="Arial" w:hAnsi="Arial" w:cs="Arial"/>
          <w:sz w:val="22"/>
          <w:szCs w:val="22"/>
        </w:rPr>
        <w:t>’ and</w:t>
      </w:r>
      <w:r w:rsidRPr="008D76AF">
        <w:rPr>
          <w:rFonts w:ascii="Arial" w:hAnsi="Arial" w:cs="Arial"/>
          <w:sz w:val="22"/>
          <w:szCs w:val="22"/>
        </w:rPr>
        <w:t xml:space="preserve"> ‘</w:t>
      </w:r>
      <w:proofErr w:type="spellStart"/>
      <w:r w:rsidRPr="00ED4337">
        <w:rPr>
          <w:rFonts w:ascii="Arial" w:hAnsi="Arial" w:cs="Arial"/>
          <w:sz w:val="22"/>
          <w:szCs w:val="22"/>
        </w:rPr>
        <w:t>Overview_Quotas</w:t>
      </w:r>
      <w:proofErr w:type="spellEnd"/>
      <w:r w:rsidRPr="008D76AF">
        <w:rPr>
          <w:rFonts w:ascii="Arial" w:hAnsi="Arial" w:cs="Arial"/>
          <w:sz w:val="22"/>
          <w:szCs w:val="22"/>
        </w:rPr>
        <w:t>’ tabs for details</w:t>
      </w:r>
      <w:r>
        <w:rPr>
          <w:rFonts w:ascii="Arial" w:hAnsi="Arial" w:cs="Arial"/>
          <w:sz w:val="22"/>
          <w:szCs w:val="22"/>
        </w:rPr>
        <w:t xml:space="preserve"> on eligibility and detailed accrual calculations. </w:t>
      </w:r>
    </w:p>
    <w:p w14:paraId="79C762F6" w14:textId="62C4CC0A" w:rsidR="00DC4700" w:rsidRDefault="00DC4700" w:rsidP="003019F6">
      <w:pPr>
        <w:rPr>
          <w:ins w:id="1228" w:author="Dawson, Bre (ESI)" w:date="2020-03-23T13:52:00Z"/>
          <w:rFonts w:ascii="Arial" w:hAnsi="Arial" w:cs="Arial"/>
          <w:sz w:val="22"/>
          <w:szCs w:val="22"/>
        </w:rPr>
      </w:pPr>
    </w:p>
    <w:p w14:paraId="133A74EF" w14:textId="77777777" w:rsidR="00DC4700" w:rsidRDefault="00DC4700" w:rsidP="003019F6">
      <w:pPr>
        <w:rPr>
          <w:ins w:id="1229" w:author="Dawson, Bre (ESI)" w:date="2020-03-23T13:53:00Z"/>
          <w:rFonts w:ascii="Arial" w:hAnsi="Arial" w:cs="Arial"/>
          <w:sz w:val="22"/>
          <w:szCs w:val="22"/>
        </w:rPr>
      </w:pPr>
      <w:ins w:id="1230" w:author="Dawson, Bre (ESI)" w:date="2020-03-23T13:52:00Z">
        <w:r w:rsidRPr="004C6C17">
          <w:rPr>
            <w:rFonts w:ascii="Arial" w:hAnsi="Arial" w:cs="Arial"/>
            <w:b/>
            <w:sz w:val="22"/>
            <w:szCs w:val="22"/>
          </w:rPr>
          <w:t xml:space="preserve">Data Migration </w:t>
        </w:r>
        <w:r>
          <w:rPr>
            <w:rFonts w:ascii="Arial" w:hAnsi="Arial" w:cs="Arial"/>
            <w:b/>
            <w:sz w:val="22"/>
            <w:szCs w:val="22"/>
          </w:rPr>
          <w:t>Note</w:t>
        </w:r>
        <w:r>
          <w:rPr>
            <w:rFonts w:ascii="Arial" w:hAnsi="Arial" w:cs="Arial"/>
            <w:sz w:val="22"/>
            <w:szCs w:val="22"/>
          </w:rPr>
          <w:t>: Shadow Sick Leave quota will need to be migrated at Go-Live which should be the</w:t>
        </w:r>
      </w:ins>
      <w:ins w:id="1231" w:author="Dawson, Bre (ESI)" w:date="2020-03-23T13:53:00Z">
        <w:r>
          <w:rPr>
            <w:rFonts w:ascii="Arial" w:hAnsi="Arial" w:cs="Arial"/>
            <w:sz w:val="22"/>
            <w:szCs w:val="22"/>
          </w:rPr>
          <w:t xml:space="preserve"> total accrual from the employee’s last anniversary date to Go-Live date. </w:t>
        </w:r>
      </w:ins>
    </w:p>
    <w:p w14:paraId="32D49252" w14:textId="014E72F1" w:rsidR="00DC4700" w:rsidDel="00DC4700" w:rsidRDefault="00DC4700" w:rsidP="003019F6">
      <w:pPr>
        <w:rPr>
          <w:del w:id="1232" w:author="Dawson, Bre (ESI)" w:date="2020-03-23T13:53:00Z"/>
          <w:rFonts w:ascii="Arial" w:hAnsi="Arial" w:cs="Arial"/>
          <w:sz w:val="22"/>
          <w:szCs w:val="22"/>
        </w:rPr>
      </w:pPr>
    </w:p>
    <w:p w14:paraId="72556C42" w14:textId="77777777" w:rsidR="005D70E7" w:rsidRDefault="005D70E7" w:rsidP="003019F6">
      <w:pPr>
        <w:rPr>
          <w:rFonts w:ascii="Arial" w:hAnsi="Arial" w:cs="Arial"/>
          <w:sz w:val="22"/>
          <w:szCs w:val="22"/>
        </w:rPr>
      </w:pPr>
    </w:p>
    <w:p w14:paraId="5227269F" w14:textId="2097F12A" w:rsidR="005D70E7" w:rsidDel="00BE221F" w:rsidRDefault="005D70E7" w:rsidP="003019F6">
      <w:pPr>
        <w:rPr>
          <w:del w:id="1233" w:author="Dawson, Bre (ESI)" w:date="2020-03-23T12:54:00Z"/>
          <w:rFonts w:ascii="Arial" w:hAnsi="Arial" w:cs="Arial"/>
          <w:sz w:val="22"/>
          <w:szCs w:val="22"/>
        </w:rPr>
      </w:pPr>
    </w:p>
    <w:p w14:paraId="43018B56" w14:textId="1E55FE73" w:rsidR="005D70E7" w:rsidDel="00BE221F" w:rsidRDefault="005D70E7" w:rsidP="003019F6">
      <w:pPr>
        <w:rPr>
          <w:del w:id="1234" w:author="Dawson, Bre (ESI)" w:date="2020-03-23T12:54:00Z"/>
          <w:rFonts w:ascii="Arial" w:hAnsi="Arial" w:cs="Arial"/>
          <w:sz w:val="22"/>
          <w:szCs w:val="22"/>
        </w:rPr>
      </w:pPr>
    </w:p>
    <w:p w14:paraId="2D4B3976" w14:textId="77777777" w:rsidR="0080030B" w:rsidRPr="00B4633D" w:rsidRDefault="0080030B" w:rsidP="0080030B">
      <w:pPr>
        <w:pStyle w:val="Heading3"/>
      </w:pPr>
      <w:bookmarkStart w:id="1235" w:name="_Toc20471444"/>
      <w:r w:rsidRPr="00B4633D">
        <w:t>Long Service Leave</w:t>
      </w:r>
      <w:bookmarkEnd w:id="1235"/>
      <w:r w:rsidRPr="00B4633D">
        <w:t xml:space="preserve">    </w:t>
      </w:r>
    </w:p>
    <w:p w14:paraId="49F32BB9" w14:textId="77777777" w:rsidR="00BE221F" w:rsidRDefault="0080030B" w:rsidP="0080030B">
      <w:pPr>
        <w:tabs>
          <w:tab w:val="left" w:pos="7112"/>
        </w:tabs>
        <w:rPr>
          <w:ins w:id="1236" w:author="Dawson, Bre (ESI)" w:date="2020-03-23T13:02:00Z"/>
          <w:rFonts w:ascii="Arial" w:hAnsi="Arial" w:cs="Arial"/>
          <w:sz w:val="22"/>
          <w:szCs w:val="22"/>
        </w:rPr>
      </w:pPr>
      <w:del w:id="1237" w:author="Dawson, Bre (ESI)" w:date="2020-03-23T12:55:00Z">
        <w:r w:rsidRPr="00A9156E" w:rsidDel="00BE221F">
          <w:rPr>
            <w:rFonts w:ascii="Arial" w:hAnsi="Arial" w:cs="Arial"/>
            <w:sz w:val="22"/>
            <w:szCs w:val="22"/>
          </w:rPr>
          <w:fldChar w:fldCharType="begin"/>
        </w:r>
        <w:r w:rsidRPr="00A9156E" w:rsidDel="00BE221F">
          <w:rPr>
            <w:rFonts w:ascii="Arial" w:hAnsi="Arial" w:cs="Arial"/>
            <w:sz w:val="22"/>
            <w:szCs w:val="22"/>
          </w:rPr>
          <w:delInstrText xml:space="preserve"> STYLEREF  ClientName-Ref  \* MERGEFORMAT </w:delInstrText>
        </w:r>
        <w:r w:rsidRPr="00A9156E" w:rsidDel="00BE221F">
          <w:rPr>
            <w:rFonts w:ascii="Arial" w:hAnsi="Arial" w:cs="Arial"/>
            <w:sz w:val="22"/>
            <w:szCs w:val="22"/>
          </w:rPr>
          <w:fldChar w:fldCharType="separate"/>
        </w:r>
        <w:r w:rsidDel="00BE221F">
          <w:rPr>
            <w:rFonts w:ascii="Arial" w:hAnsi="Arial" w:cs="Arial"/>
            <w:noProof/>
            <w:sz w:val="22"/>
            <w:szCs w:val="22"/>
          </w:rPr>
          <w:delText>RMIT Australia</w:delText>
        </w:r>
        <w:r w:rsidRPr="00A9156E" w:rsidDel="00BE221F">
          <w:rPr>
            <w:rFonts w:ascii="Arial" w:hAnsi="Arial" w:cs="Arial"/>
            <w:sz w:val="22"/>
            <w:szCs w:val="22"/>
          </w:rPr>
          <w:fldChar w:fldCharType="end"/>
        </w:r>
        <w:r w:rsidDel="00BE221F">
          <w:rPr>
            <w:rFonts w:ascii="Arial" w:hAnsi="Arial" w:cs="Arial"/>
            <w:sz w:val="22"/>
            <w:szCs w:val="22"/>
          </w:rPr>
          <w:delText xml:space="preserve">’s </w:delText>
        </w:r>
      </w:del>
      <w:r>
        <w:rPr>
          <w:rFonts w:ascii="Arial" w:hAnsi="Arial" w:cs="Arial"/>
          <w:sz w:val="22"/>
          <w:szCs w:val="22"/>
        </w:rPr>
        <w:t>Long Service Leave</w:t>
      </w:r>
      <w:ins w:id="1238" w:author="Dawson, Bre (ESI)" w:date="2020-03-23T12:55:00Z">
        <w:r w:rsidR="00BE221F">
          <w:rPr>
            <w:rFonts w:ascii="Arial" w:hAnsi="Arial" w:cs="Arial"/>
            <w:sz w:val="22"/>
            <w:szCs w:val="22"/>
          </w:rPr>
          <w:t xml:space="preserve"> will accrue for all employee’s, including casuals, at Full Time Equivalent rates</w:t>
        </w:r>
      </w:ins>
      <w:ins w:id="1239" w:author="Dawson, Bre (ESI)" w:date="2020-03-23T12:56:00Z">
        <w:r w:rsidR="00BE221F">
          <w:rPr>
            <w:rFonts w:ascii="Arial" w:hAnsi="Arial" w:cs="Arial"/>
            <w:sz w:val="22"/>
            <w:szCs w:val="22"/>
          </w:rPr>
          <w:t xml:space="preserve"> and the payment of the leave during periods of leave or on termination will be based on an average calculation. </w:t>
        </w:r>
      </w:ins>
      <w:ins w:id="1240" w:author="Dawson, Bre (ESI)" w:date="2020-03-23T13:02:00Z">
        <w:r w:rsidR="00BE221F">
          <w:rPr>
            <w:rFonts w:ascii="Arial" w:hAnsi="Arial" w:cs="Arial"/>
            <w:sz w:val="22"/>
            <w:szCs w:val="22"/>
          </w:rPr>
          <w:t xml:space="preserve">This will be calculated and stored as days. </w:t>
        </w:r>
      </w:ins>
    </w:p>
    <w:p w14:paraId="23C35950" w14:textId="0ADDB2B5" w:rsidR="00BE221F" w:rsidRDefault="00BE221F" w:rsidP="0080030B">
      <w:pPr>
        <w:tabs>
          <w:tab w:val="left" w:pos="7112"/>
        </w:tabs>
        <w:rPr>
          <w:ins w:id="1241" w:author="Dawson, Bre (ESI)" w:date="2020-03-23T13:02:00Z"/>
          <w:rFonts w:ascii="Arial" w:hAnsi="Arial" w:cs="Arial"/>
          <w:sz w:val="22"/>
          <w:szCs w:val="22"/>
        </w:rPr>
      </w:pPr>
    </w:p>
    <w:p w14:paraId="227725A8" w14:textId="77777777" w:rsidR="00BE221F" w:rsidRDefault="00BE221F" w:rsidP="00BE221F">
      <w:pPr>
        <w:rPr>
          <w:ins w:id="1242" w:author="Dawson, Bre (ESI)" w:date="2020-03-23T13:02:00Z"/>
          <w:rFonts w:ascii="Arial" w:hAnsi="Arial" w:cs="Arial"/>
          <w:sz w:val="22"/>
          <w:szCs w:val="22"/>
        </w:rPr>
      </w:pPr>
      <w:ins w:id="1243" w:author="Dawson, Bre (ESI)" w:date="2020-03-23T13:02:00Z">
        <w:r>
          <w:rPr>
            <w:rFonts w:ascii="Arial" w:hAnsi="Arial" w:cs="Arial"/>
            <w:sz w:val="22"/>
            <w:szCs w:val="22"/>
          </w:rPr>
          <w:t>Long Service Leave conditions –</w:t>
        </w:r>
      </w:ins>
    </w:p>
    <w:p w14:paraId="4FEC71E0" w14:textId="77777777" w:rsidR="00BE221F" w:rsidRDefault="00BE221F" w:rsidP="00BE221F">
      <w:pPr>
        <w:pStyle w:val="ListParagraph"/>
        <w:numPr>
          <w:ilvl w:val="0"/>
          <w:numId w:val="35"/>
        </w:numPr>
        <w:tabs>
          <w:tab w:val="left" w:pos="7112"/>
        </w:tabs>
        <w:rPr>
          <w:ins w:id="1244" w:author="Dawson, Bre (ESI)" w:date="2020-03-23T13:02:00Z"/>
          <w:rFonts w:ascii="Arial" w:hAnsi="Arial" w:cs="Arial"/>
          <w:sz w:val="22"/>
          <w:szCs w:val="22"/>
        </w:rPr>
      </w:pPr>
      <w:ins w:id="1245" w:author="Dawson, Bre (ESI)" w:date="2020-03-23T13:02:00Z">
        <w:r w:rsidRPr="00A16CF2">
          <w:rPr>
            <w:rFonts w:ascii="Arial" w:hAnsi="Arial" w:cs="Arial"/>
            <w:sz w:val="22"/>
            <w:szCs w:val="22"/>
          </w:rPr>
          <w:t xml:space="preserve">13wks over 10yrs – 9.1wks accrued daily and transferred once employee reaches 7 years of service. Daily accrual of 1.3wks per year is transferred to entitlement each subsequent completed year of service </w:t>
        </w:r>
      </w:ins>
    </w:p>
    <w:p w14:paraId="135AA64D" w14:textId="77777777" w:rsidR="00BE221F" w:rsidRDefault="00BE221F" w:rsidP="00BE221F">
      <w:pPr>
        <w:rPr>
          <w:ins w:id="1246" w:author="Dawson, Bre (ESI)" w:date="2020-03-23T12:58:00Z"/>
          <w:rFonts w:ascii="Arial" w:hAnsi="Arial" w:cs="Arial"/>
          <w:sz w:val="22"/>
          <w:szCs w:val="22"/>
        </w:rPr>
      </w:pPr>
    </w:p>
    <w:p w14:paraId="6D562869" w14:textId="5E532CAB" w:rsidR="00BE221F" w:rsidRDefault="00BE221F" w:rsidP="00BE221F">
      <w:pPr>
        <w:rPr>
          <w:ins w:id="1247" w:author="Dawson, Bre (ESI)" w:date="2020-03-23T12:58:00Z"/>
          <w:rFonts w:ascii="Arial" w:hAnsi="Arial" w:cs="Arial"/>
          <w:sz w:val="22"/>
          <w:szCs w:val="22"/>
        </w:rPr>
      </w:pPr>
      <w:ins w:id="1248" w:author="Dawson, Bre (ESI)" w:date="2020-03-23T12:58:00Z">
        <w:r>
          <w:rPr>
            <w:rFonts w:ascii="Arial" w:hAnsi="Arial" w:cs="Arial"/>
            <w:sz w:val="22"/>
            <w:szCs w:val="22"/>
          </w:rPr>
          <w:t xml:space="preserve">The Long Service Leave average calculations are detailed in the </w:t>
        </w:r>
        <w:r>
          <w:rPr>
            <w:rStyle w:val="Hyperlink"/>
            <w:rFonts w:ascii="Arial" w:hAnsi="Arial" w:cs="Arial"/>
            <w:sz w:val="22"/>
            <w:szCs w:val="22"/>
          </w:rPr>
          <w:fldChar w:fldCharType="begin"/>
        </w:r>
        <w:r>
          <w:rPr>
            <w:rStyle w:val="Hyperlink"/>
            <w:rFonts w:ascii="Arial" w:hAnsi="Arial" w:cs="Arial"/>
            <w:sz w:val="22"/>
            <w:szCs w:val="22"/>
          </w:rPr>
          <w:instrText xml:space="preserve"> HYPERLINK \l "_Appendices" </w:instrText>
        </w:r>
        <w:r>
          <w:rPr>
            <w:rStyle w:val="Hyperlink"/>
            <w:rFonts w:ascii="Arial" w:hAnsi="Arial" w:cs="Arial"/>
            <w:sz w:val="22"/>
            <w:szCs w:val="22"/>
          </w:rPr>
          <w:fldChar w:fldCharType="separate"/>
        </w:r>
        <w:r w:rsidRPr="00B60A9B">
          <w:rPr>
            <w:rStyle w:val="Hyperlink"/>
            <w:rFonts w:ascii="Arial" w:hAnsi="Arial" w:cs="Arial"/>
            <w:sz w:val="22"/>
            <w:szCs w:val="22"/>
          </w:rPr>
          <w:t>Payroll Blueprint</w:t>
        </w:r>
        <w:r>
          <w:rPr>
            <w:rStyle w:val="Hyperlink"/>
            <w:rFonts w:ascii="Arial" w:hAnsi="Arial" w:cs="Arial"/>
            <w:sz w:val="22"/>
            <w:szCs w:val="22"/>
          </w:rPr>
          <w:fldChar w:fldCharType="end"/>
        </w:r>
        <w:r>
          <w:rPr>
            <w:rFonts w:ascii="Arial" w:hAnsi="Arial" w:cs="Arial"/>
            <w:sz w:val="22"/>
            <w:szCs w:val="22"/>
          </w:rPr>
          <w:t>.</w:t>
        </w:r>
      </w:ins>
    </w:p>
    <w:p w14:paraId="39E827D4" w14:textId="1A48ACF1" w:rsidR="009344C4" w:rsidDel="00BE221F" w:rsidRDefault="0080030B" w:rsidP="0080030B">
      <w:pPr>
        <w:tabs>
          <w:tab w:val="left" w:pos="7112"/>
        </w:tabs>
        <w:rPr>
          <w:del w:id="1249" w:author="Dawson, Bre (ESI)" w:date="2020-03-23T12:58:00Z"/>
          <w:rFonts w:ascii="Arial" w:hAnsi="Arial" w:cs="Arial"/>
          <w:sz w:val="22"/>
          <w:szCs w:val="22"/>
        </w:rPr>
      </w:pPr>
      <w:del w:id="1250" w:author="Dawson, Bre (ESI)" w:date="2020-03-23T12:58:00Z">
        <w:r w:rsidDel="00BE221F">
          <w:rPr>
            <w:rFonts w:ascii="Arial" w:hAnsi="Arial" w:cs="Arial"/>
            <w:sz w:val="22"/>
            <w:szCs w:val="22"/>
          </w:rPr>
          <w:delText xml:space="preserve"> accrual is more generous than state based legislation and as such the payment of </w:delText>
        </w:r>
        <w:r w:rsidR="009344C4" w:rsidDel="00BE221F">
          <w:rPr>
            <w:rFonts w:ascii="Arial" w:hAnsi="Arial" w:cs="Arial"/>
            <w:sz w:val="22"/>
            <w:szCs w:val="22"/>
          </w:rPr>
          <w:delText>L</w:delText>
        </w:r>
        <w:r w:rsidDel="00BE221F">
          <w:rPr>
            <w:rFonts w:ascii="Arial" w:hAnsi="Arial" w:cs="Arial"/>
            <w:sz w:val="22"/>
            <w:szCs w:val="22"/>
          </w:rPr>
          <w:delText xml:space="preserve">ong </w:delText>
        </w:r>
        <w:r w:rsidR="009344C4" w:rsidDel="00BE221F">
          <w:rPr>
            <w:rFonts w:ascii="Arial" w:hAnsi="Arial" w:cs="Arial"/>
            <w:sz w:val="22"/>
            <w:szCs w:val="22"/>
          </w:rPr>
          <w:delText>S</w:delText>
        </w:r>
        <w:r w:rsidDel="00BE221F">
          <w:rPr>
            <w:rFonts w:ascii="Arial" w:hAnsi="Arial" w:cs="Arial"/>
            <w:sz w:val="22"/>
            <w:szCs w:val="22"/>
          </w:rPr>
          <w:delText xml:space="preserve">ervice </w:delText>
        </w:r>
        <w:r w:rsidR="009344C4" w:rsidDel="00BE221F">
          <w:rPr>
            <w:rFonts w:ascii="Arial" w:hAnsi="Arial" w:cs="Arial"/>
            <w:sz w:val="22"/>
            <w:szCs w:val="22"/>
          </w:rPr>
          <w:delText>L</w:delText>
        </w:r>
        <w:r w:rsidDel="00BE221F">
          <w:rPr>
            <w:rFonts w:ascii="Arial" w:hAnsi="Arial" w:cs="Arial"/>
            <w:sz w:val="22"/>
            <w:szCs w:val="22"/>
          </w:rPr>
          <w:delText xml:space="preserve">eave </w:delText>
        </w:r>
        <w:r w:rsidR="009344C4" w:rsidDel="00BE221F">
          <w:rPr>
            <w:rFonts w:ascii="Arial" w:hAnsi="Arial" w:cs="Arial"/>
            <w:sz w:val="22"/>
            <w:szCs w:val="22"/>
          </w:rPr>
          <w:delText xml:space="preserve">for Continuous and Fixed Term employees </w:delText>
        </w:r>
        <w:r w:rsidDel="00BE221F">
          <w:rPr>
            <w:rFonts w:ascii="Arial" w:hAnsi="Arial" w:cs="Arial"/>
            <w:sz w:val="22"/>
            <w:szCs w:val="22"/>
          </w:rPr>
          <w:delText>will be valuated based on the base hourly rate (/001) at the time the absence is taken (or as at exit date for payouts on termination).</w:delText>
        </w:r>
      </w:del>
    </w:p>
    <w:p w14:paraId="1A4CC031" w14:textId="711F4E39" w:rsidR="005D70E7" w:rsidDel="00BE221F" w:rsidRDefault="005D70E7" w:rsidP="0080030B">
      <w:pPr>
        <w:tabs>
          <w:tab w:val="left" w:pos="7112"/>
        </w:tabs>
        <w:rPr>
          <w:del w:id="1251" w:author="Dawson, Bre (ESI)" w:date="2020-03-23T12:58:00Z"/>
          <w:rFonts w:ascii="Arial" w:hAnsi="Arial" w:cs="Arial"/>
          <w:sz w:val="22"/>
          <w:szCs w:val="22"/>
        </w:rPr>
      </w:pPr>
    </w:p>
    <w:p w14:paraId="0D75D8EB" w14:textId="363BB72F" w:rsidR="00AE511E" w:rsidDel="00BE221F" w:rsidRDefault="009344C4" w:rsidP="0080030B">
      <w:pPr>
        <w:tabs>
          <w:tab w:val="left" w:pos="7112"/>
        </w:tabs>
        <w:rPr>
          <w:del w:id="1252" w:author="Dawson, Bre (ESI)" w:date="2020-03-23T12:58:00Z"/>
          <w:rFonts w:ascii="Arial" w:hAnsi="Arial" w:cs="Arial"/>
          <w:sz w:val="22"/>
          <w:szCs w:val="22"/>
        </w:rPr>
      </w:pPr>
      <w:del w:id="1253" w:author="Dawson, Bre (ESI)" w:date="2020-03-23T12:58:00Z">
        <w:r w:rsidDel="00BE221F">
          <w:rPr>
            <w:rFonts w:ascii="Arial" w:hAnsi="Arial" w:cs="Arial"/>
            <w:sz w:val="22"/>
            <w:szCs w:val="22"/>
          </w:rPr>
          <w:delText>For Casuals, the Long Service Leave accrual will be based on</w:delText>
        </w:r>
        <w:r w:rsidR="005D70E7" w:rsidDel="00BE221F">
          <w:rPr>
            <w:rFonts w:ascii="Arial" w:hAnsi="Arial" w:cs="Arial"/>
            <w:sz w:val="22"/>
            <w:szCs w:val="22"/>
          </w:rPr>
          <w:delText xml:space="preserve"> an accrual rate of 0.025hrs for each hour worked. The rate of leave payment will be based on </w:delText>
        </w:r>
        <w:r w:rsidR="00747A60" w:rsidDel="00BE221F">
          <w:rPr>
            <w:rFonts w:ascii="Arial" w:hAnsi="Arial" w:cs="Arial"/>
            <w:sz w:val="22"/>
            <w:szCs w:val="22"/>
          </w:rPr>
          <w:delText>average calculations performed in GlobalView</w:delText>
        </w:r>
        <w:r w:rsidR="00747A60" w:rsidRPr="00747A60" w:rsidDel="00BE221F">
          <w:rPr>
            <w:rFonts w:ascii="Arial" w:hAnsi="Arial" w:cs="Arial"/>
            <w:sz w:val="22"/>
            <w:szCs w:val="22"/>
            <w:vertAlign w:val="superscript"/>
          </w:rPr>
          <w:delText>®</w:delText>
        </w:r>
        <w:r w:rsidR="00747A60" w:rsidDel="00BE221F">
          <w:rPr>
            <w:rFonts w:ascii="Arial" w:hAnsi="Arial" w:cs="Arial"/>
            <w:sz w:val="22"/>
            <w:szCs w:val="22"/>
          </w:rPr>
          <w:delText xml:space="preserve"> based on averages over </w:delText>
        </w:r>
        <w:r w:rsidR="00611AA1" w:rsidDel="00BE221F">
          <w:rPr>
            <w:rFonts w:ascii="Arial" w:hAnsi="Arial" w:cs="Arial"/>
            <w:sz w:val="22"/>
            <w:szCs w:val="22"/>
          </w:rPr>
          <w:delText xml:space="preserve">1 year, 5 year </w:delText>
        </w:r>
        <w:r w:rsidR="00747A60" w:rsidDel="00BE221F">
          <w:rPr>
            <w:rFonts w:ascii="Arial" w:hAnsi="Arial" w:cs="Arial"/>
            <w:sz w:val="22"/>
            <w:szCs w:val="22"/>
          </w:rPr>
          <w:delText xml:space="preserve">and the entire period of continuous service. </w:delText>
        </w:r>
        <w:r w:rsidR="005D70E7" w:rsidDel="00BE221F">
          <w:rPr>
            <w:rFonts w:ascii="Arial" w:hAnsi="Arial" w:cs="Arial"/>
            <w:sz w:val="22"/>
            <w:szCs w:val="22"/>
          </w:rPr>
          <w:delText xml:space="preserve">This will occur within Payroll. </w:delText>
        </w:r>
      </w:del>
    </w:p>
    <w:p w14:paraId="7D0F5CED" w14:textId="183131D7" w:rsidR="005D70E7" w:rsidDel="00BE221F" w:rsidRDefault="005D70E7" w:rsidP="0080030B">
      <w:pPr>
        <w:tabs>
          <w:tab w:val="left" w:pos="7112"/>
        </w:tabs>
        <w:rPr>
          <w:del w:id="1254" w:author="Dawson, Bre (ESI)" w:date="2020-03-23T12:58:00Z"/>
          <w:rFonts w:ascii="Arial" w:hAnsi="Arial" w:cs="Arial"/>
          <w:sz w:val="22"/>
          <w:szCs w:val="22"/>
        </w:rPr>
      </w:pPr>
      <w:del w:id="1255" w:author="Dawson, Bre (ESI)" w:date="2020-03-23T12:58:00Z">
        <w:r w:rsidDel="00BE221F">
          <w:rPr>
            <w:rFonts w:ascii="Arial" w:hAnsi="Arial" w:cs="Arial"/>
            <w:sz w:val="22"/>
            <w:szCs w:val="22"/>
          </w:rPr>
          <w:delText xml:space="preserve">For Casuals who will be claiming units with ‘assumed hours’, both the accrual and the average rate calculations will be based off the total assumed hours. </w:delText>
        </w:r>
      </w:del>
    </w:p>
    <w:p w14:paraId="516CDAB8" w14:textId="0F14F795" w:rsidR="009344C4" w:rsidDel="00BE221F" w:rsidRDefault="00611AA1" w:rsidP="0080030B">
      <w:pPr>
        <w:tabs>
          <w:tab w:val="left" w:pos="7112"/>
        </w:tabs>
        <w:rPr>
          <w:del w:id="1256" w:author="Dawson, Bre (ESI)" w:date="2020-03-23T12:58:00Z"/>
          <w:rFonts w:ascii="Arial" w:hAnsi="Arial" w:cs="Arial"/>
          <w:sz w:val="22"/>
          <w:szCs w:val="22"/>
        </w:rPr>
      </w:pPr>
      <w:del w:id="1257" w:author="Dawson, Bre (ESI)" w:date="2020-03-23T12:58:00Z">
        <w:r w:rsidRPr="00EA2711" w:rsidDel="00BE221F">
          <w:rPr>
            <w:rFonts w:ascii="Arial" w:hAnsi="Arial" w:cs="Arial"/>
            <w:sz w:val="22"/>
            <w:szCs w:val="22"/>
          </w:rPr>
          <w:delText xml:space="preserve">Refer to the attached </w:delText>
        </w:r>
        <w:r w:rsidR="005D70E7" w:rsidDel="00BE221F">
          <w:rPr>
            <w:rFonts w:ascii="Arial" w:hAnsi="Arial" w:cs="Arial"/>
            <w:sz w:val="22"/>
            <w:szCs w:val="22"/>
          </w:rPr>
          <w:delText xml:space="preserve">Casual LSL </w:delText>
        </w:r>
        <w:r w:rsidRPr="00EA2711" w:rsidDel="00BE221F">
          <w:rPr>
            <w:rFonts w:ascii="Arial" w:hAnsi="Arial" w:cs="Arial"/>
            <w:sz w:val="22"/>
            <w:szCs w:val="22"/>
          </w:rPr>
          <w:delText>scenarios for details.</w:delText>
        </w:r>
        <w:r w:rsidDel="00BE221F">
          <w:rPr>
            <w:rFonts w:ascii="Arial" w:hAnsi="Arial" w:cs="Arial"/>
            <w:sz w:val="22"/>
            <w:szCs w:val="22"/>
          </w:rPr>
          <w:delText xml:space="preserve"> </w:delText>
        </w:r>
      </w:del>
    </w:p>
    <w:bookmarkStart w:id="1258" w:name="_MON_1630225983"/>
    <w:bookmarkEnd w:id="1258"/>
    <w:p w14:paraId="580FB0F7" w14:textId="6AA8BB5E" w:rsidR="00611AA1" w:rsidDel="00BE221F" w:rsidRDefault="00BE221F" w:rsidP="0080030B">
      <w:pPr>
        <w:tabs>
          <w:tab w:val="left" w:pos="7112"/>
        </w:tabs>
        <w:rPr>
          <w:del w:id="1259" w:author="Dawson, Bre (ESI)" w:date="2020-03-23T12:58:00Z"/>
          <w:rFonts w:ascii="Arial" w:hAnsi="Arial" w:cs="Arial"/>
          <w:sz w:val="22"/>
          <w:szCs w:val="22"/>
        </w:rPr>
      </w:pPr>
      <w:del w:id="1260" w:author="Dawson, Bre (ESI)" w:date="2020-03-23T12:58:00Z">
        <w:r w:rsidDel="00BE221F">
          <w:rPr>
            <w:rFonts w:ascii="Arial" w:hAnsi="Arial" w:cs="Arial"/>
            <w:sz w:val="22"/>
            <w:szCs w:val="22"/>
          </w:rPr>
          <w:object w:dxaOrig="2040" w:dyaOrig="1320" w14:anchorId="510710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2.05pt;height:65.75pt" o:ole="">
              <v:imagedata r:id="rId17" o:title=""/>
            </v:shape>
            <o:OLEObject Type="Embed" ProgID="Excel.Sheet.12" ShapeID="_x0000_i1029" DrawAspect="Icon" ObjectID="_1646478440" r:id="rId18"/>
          </w:object>
        </w:r>
      </w:del>
    </w:p>
    <w:p w14:paraId="6D04D1B0" w14:textId="77777777" w:rsidR="00AE511E" w:rsidRDefault="00AE511E" w:rsidP="0080030B">
      <w:pPr>
        <w:tabs>
          <w:tab w:val="left" w:pos="7112"/>
        </w:tabs>
        <w:rPr>
          <w:rFonts w:ascii="Arial" w:hAnsi="Arial" w:cs="Arial"/>
          <w:sz w:val="22"/>
          <w:szCs w:val="22"/>
        </w:rPr>
      </w:pPr>
    </w:p>
    <w:p w14:paraId="6CED4498" w14:textId="20FBB5F4" w:rsidR="00611AA1" w:rsidDel="00BE221F" w:rsidRDefault="00611AA1" w:rsidP="00611AA1">
      <w:pPr>
        <w:rPr>
          <w:del w:id="1261" w:author="Dawson, Bre (ESI)" w:date="2020-03-23T13:02:00Z"/>
          <w:rFonts w:ascii="Arial" w:hAnsi="Arial" w:cs="Arial"/>
          <w:sz w:val="22"/>
          <w:szCs w:val="22"/>
        </w:rPr>
      </w:pPr>
      <w:del w:id="1262" w:author="Dawson, Bre (ESI)" w:date="2020-03-23T13:02:00Z">
        <w:r w:rsidRPr="004C6C17" w:rsidDel="00BE221F">
          <w:rPr>
            <w:rFonts w:ascii="Arial" w:hAnsi="Arial" w:cs="Arial"/>
            <w:b/>
            <w:sz w:val="22"/>
            <w:szCs w:val="22"/>
          </w:rPr>
          <w:delText xml:space="preserve">Data Migration </w:delText>
        </w:r>
        <w:r w:rsidDel="00BE221F">
          <w:rPr>
            <w:rFonts w:ascii="Arial" w:hAnsi="Arial" w:cs="Arial"/>
            <w:b/>
            <w:sz w:val="22"/>
            <w:szCs w:val="22"/>
          </w:rPr>
          <w:delText>Note</w:delText>
        </w:r>
        <w:r w:rsidDel="00BE221F">
          <w:rPr>
            <w:rFonts w:ascii="Arial" w:hAnsi="Arial" w:cs="Arial"/>
            <w:sz w:val="22"/>
            <w:szCs w:val="22"/>
          </w:rPr>
          <w:delText xml:space="preserve">: </w:delText>
        </w:r>
        <w:r w:rsidR="007F2B19" w:rsidDel="00BE221F">
          <w:rPr>
            <w:rFonts w:ascii="Arial" w:hAnsi="Arial" w:cs="Arial"/>
            <w:sz w:val="22"/>
            <w:szCs w:val="22"/>
          </w:rPr>
          <w:delText>T</w:delText>
        </w:r>
        <w:r w:rsidDel="00BE221F">
          <w:rPr>
            <w:rFonts w:ascii="Arial" w:hAnsi="Arial" w:cs="Arial"/>
            <w:sz w:val="22"/>
            <w:szCs w:val="22"/>
          </w:rPr>
          <w:delText xml:space="preserve">o support the </w:delText>
        </w:r>
        <w:r w:rsidR="007F2B19" w:rsidDel="00BE221F">
          <w:rPr>
            <w:rFonts w:ascii="Arial" w:hAnsi="Arial" w:cs="Arial"/>
            <w:sz w:val="22"/>
            <w:szCs w:val="22"/>
          </w:rPr>
          <w:delText xml:space="preserve">casual LSL </w:delText>
        </w:r>
        <w:r w:rsidDel="00BE221F">
          <w:rPr>
            <w:rFonts w:ascii="Arial" w:hAnsi="Arial" w:cs="Arial"/>
            <w:sz w:val="22"/>
            <w:szCs w:val="22"/>
          </w:rPr>
          <w:delText xml:space="preserve">average calculations </w:delText>
        </w:r>
        <w:r w:rsidR="00747A60" w:rsidDel="00BE221F">
          <w:rPr>
            <w:rFonts w:ascii="Arial" w:hAnsi="Arial" w:cs="Arial"/>
            <w:sz w:val="22"/>
            <w:szCs w:val="22"/>
          </w:rPr>
          <w:delText xml:space="preserve">for the rate, the below data will need to be converted – </w:delText>
        </w:r>
      </w:del>
    </w:p>
    <w:p w14:paraId="656D7E91" w14:textId="0F8B8A10" w:rsidR="00747A60" w:rsidRPr="007A3F29" w:rsidDel="00BE221F" w:rsidRDefault="00747A60" w:rsidP="00747A60">
      <w:pPr>
        <w:pStyle w:val="ListParagraph"/>
        <w:numPr>
          <w:ilvl w:val="0"/>
          <w:numId w:val="35"/>
        </w:numPr>
        <w:rPr>
          <w:del w:id="1263" w:author="Dawson, Bre (ESI)" w:date="2020-03-23T13:02:00Z"/>
          <w:rFonts w:ascii="Arial" w:hAnsi="Arial" w:cs="Arial"/>
          <w:sz w:val="22"/>
          <w:szCs w:val="22"/>
        </w:rPr>
      </w:pPr>
      <w:del w:id="1264" w:author="Dawson, Bre (ESI)" w:date="2020-03-23T13:02:00Z">
        <w:r w:rsidRPr="007A3F29" w:rsidDel="00BE221F">
          <w:rPr>
            <w:rFonts w:ascii="Arial" w:hAnsi="Arial" w:cs="Arial"/>
            <w:sz w:val="22"/>
            <w:szCs w:val="22"/>
          </w:rPr>
          <w:delText>Average Weekly Earnings</w:delText>
        </w:r>
        <w:r w:rsidR="00B66A7F" w:rsidRPr="007A3F29" w:rsidDel="00BE221F">
          <w:rPr>
            <w:rFonts w:ascii="Arial" w:hAnsi="Arial" w:cs="Arial"/>
            <w:sz w:val="22"/>
            <w:szCs w:val="22"/>
          </w:rPr>
          <w:delText xml:space="preserve"> and Hours</w:delText>
        </w:r>
        <w:r w:rsidRPr="007A3F29" w:rsidDel="00BE221F">
          <w:rPr>
            <w:rFonts w:ascii="Arial" w:hAnsi="Arial" w:cs="Arial"/>
            <w:sz w:val="22"/>
            <w:szCs w:val="22"/>
          </w:rPr>
          <w:delText xml:space="preserve"> for prior 1yr (per fortnight) </w:delText>
        </w:r>
      </w:del>
    </w:p>
    <w:p w14:paraId="349D6A8D" w14:textId="6696A392" w:rsidR="00747A60" w:rsidRPr="007A3F29" w:rsidDel="00BE221F" w:rsidRDefault="00747A60" w:rsidP="00747A60">
      <w:pPr>
        <w:pStyle w:val="ListParagraph"/>
        <w:numPr>
          <w:ilvl w:val="0"/>
          <w:numId w:val="35"/>
        </w:numPr>
        <w:rPr>
          <w:del w:id="1265" w:author="Dawson, Bre (ESI)" w:date="2020-03-23T13:02:00Z"/>
          <w:rFonts w:ascii="Arial" w:hAnsi="Arial" w:cs="Arial"/>
          <w:sz w:val="22"/>
          <w:szCs w:val="22"/>
        </w:rPr>
      </w:pPr>
      <w:del w:id="1266" w:author="Dawson, Bre (ESI)" w:date="2020-03-23T13:02:00Z">
        <w:r w:rsidRPr="007A3F29" w:rsidDel="00BE221F">
          <w:rPr>
            <w:rFonts w:ascii="Arial" w:hAnsi="Arial" w:cs="Arial"/>
            <w:sz w:val="22"/>
            <w:szCs w:val="22"/>
          </w:rPr>
          <w:delText xml:space="preserve">Average Weekly Earnings </w:delText>
        </w:r>
        <w:r w:rsidR="00B66A7F" w:rsidRPr="007A3F29" w:rsidDel="00BE221F">
          <w:rPr>
            <w:rFonts w:ascii="Arial" w:hAnsi="Arial" w:cs="Arial"/>
            <w:sz w:val="22"/>
            <w:szCs w:val="22"/>
          </w:rPr>
          <w:delText xml:space="preserve">and Hours </w:delText>
        </w:r>
        <w:r w:rsidRPr="007A3F29" w:rsidDel="00BE221F">
          <w:rPr>
            <w:rFonts w:ascii="Arial" w:hAnsi="Arial" w:cs="Arial"/>
            <w:sz w:val="22"/>
            <w:szCs w:val="22"/>
          </w:rPr>
          <w:delText xml:space="preserve">for prior 5yrs (per fortnight) </w:delText>
        </w:r>
      </w:del>
    </w:p>
    <w:p w14:paraId="160D6FF4" w14:textId="0CEC56DB" w:rsidR="00747A60" w:rsidRPr="00747A60" w:rsidDel="00BE221F" w:rsidRDefault="00747A60" w:rsidP="00747A60">
      <w:pPr>
        <w:pStyle w:val="ListParagraph"/>
        <w:numPr>
          <w:ilvl w:val="0"/>
          <w:numId w:val="35"/>
        </w:numPr>
        <w:rPr>
          <w:del w:id="1267" w:author="Dawson, Bre (ESI)" w:date="2020-03-23T13:02:00Z"/>
          <w:rFonts w:ascii="Arial" w:hAnsi="Arial" w:cs="Arial"/>
          <w:sz w:val="22"/>
          <w:szCs w:val="22"/>
        </w:rPr>
      </w:pPr>
      <w:del w:id="1268" w:author="Dawson, Bre (ESI)" w:date="2020-03-23T13:02:00Z">
        <w:r w:rsidRPr="007A3F29" w:rsidDel="00BE221F">
          <w:rPr>
            <w:rFonts w:ascii="Arial" w:hAnsi="Arial" w:cs="Arial"/>
            <w:sz w:val="22"/>
            <w:szCs w:val="22"/>
          </w:rPr>
          <w:delText>Average Weekly Earnings</w:delText>
        </w:r>
        <w:r w:rsidR="00B66A7F" w:rsidRPr="007A3F29" w:rsidDel="00BE221F">
          <w:rPr>
            <w:rFonts w:ascii="Arial" w:hAnsi="Arial" w:cs="Arial"/>
            <w:sz w:val="22"/>
            <w:szCs w:val="22"/>
          </w:rPr>
          <w:delText xml:space="preserve"> and Hours </w:delText>
        </w:r>
        <w:r w:rsidRPr="007A3F29" w:rsidDel="00BE221F">
          <w:rPr>
            <w:rFonts w:ascii="Arial" w:hAnsi="Arial" w:cs="Arial"/>
            <w:sz w:val="22"/>
            <w:szCs w:val="22"/>
          </w:rPr>
          <w:delText xml:space="preserve">for entire period of continuous employment (single value) </w:delText>
        </w:r>
      </w:del>
    </w:p>
    <w:p w14:paraId="1C8C971E" w14:textId="61CCBE2A" w:rsidR="00611AA1" w:rsidDel="00BE221F" w:rsidRDefault="00611AA1" w:rsidP="0080030B">
      <w:pPr>
        <w:tabs>
          <w:tab w:val="left" w:pos="7112"/>
        </w:tabs>
        <w:rPr>
          <w:del w:id="1269" w:author="Dawson, Bre (ESI)" w:date="2020-03-23T13:02:00Z"/>
          <w:rFonts w:ascii="Arial" w:hAnsi="Arial" w:cs="Arial"/>
          <w:sz w:val="22"/>
          <w:szCs w:val="22"/>
        </w:rPr>
      </w:pPr>
    </w:p>
    <w:p w14:paraId="588E2B92" w14:textId="7C6D710B" w:rsidR="0080030B" w:rsidDel="00BE221F" w:rsidRDefault="00747A60" w:rsidP="0080030B">
      <w:pPr>
        <w:tabs>
          <w:tab w:val="left" w:pos="7112"/>
        </w:tabs>
        <w:rPr>
          <w:del w:id="1270" w:author="Dawson, Bre (ESI)" w:date="2020-03-23T13:02:00Z"/>
          <w:rFonts w:ascii="Arial" w:hAnsi="Arial" w:cs="Arial"/>
          <w:sz w:val="22"/>
          <w:szCs w:val="22"/>
        </w:rPr>
      </w:pPr>
      <w:del w:id="1271" w:author="Dawson, Bre (ESI)" w:date="2020-03-23T13:02:00Z">
        <w:r w:rsidDel="00BE221F">
          <w:rPr>
            <w:rFonts w:ascii="Arial" w:hAnsi="Arial" w:cs="Arial"/>
            <w:sz w:val="22"/>
            <w:szCs w:val="22"/>
          </w:rPr>
          <w:delText>As it is more generous (or as generous) than any other state</w:delText>
        </w:r>
        <w:r w:rsidR="0080030B" w:rsidDel="00BE221F">
          <w:rPr>
            <w:rFonts w:ascii="Arial" w:hAnsi="Arial" w:cs="Arial"/>
            <w:sz w:val="22"/>
            <w:szCs w:val="22"/>
          </w:rPr>
          <w:delText>, the accrual calculation does not differ depending on the state the employee resides in.</w:delText>
        </w:r>
      </w:del>
    </w:p>
    <w:p w14:paraId="612A596D" w14:textId="0D96B599" w:rsidR="00747A60" w:rsidDel="00BE221F" w:rsidRDefault="00747A60" w:rsidP="003019F6">
      <w:pPr>
        <w:rPr>
          <w:del w:id="1272" w:author="Dawson, Bre (ESI)" w:date="2020-03-23T13:02:00Z"/>
          <w:rFonts w:ascii="Arial" w:hAnsi="Arial" w:cs="Arial"/>
          <w:sz w:val="22"/>
          <w:szCs w:val="22"/>
        </w:rPr>
      </w:pPr>
    </w:p>
    <w:p w14:paraId="30B59F30" w14:textId="69C17922" w:rsidR="003019F6" w:rsidDel="00BE221F" w:rsidRDefault="003019F6" w:rsidP="003019F6">
      <w:pPr>
        <w:rPr>
          <w:del w:id="1273" w:author="Dawson, Bre (ESI)" w:date="2020-03-23T13:02:00Z"/>
          <w:rFonts w:ascii="Arial" w:hAnsi="Arial" w:cs="Arial"/>
          <w:sz w:val="22"/>
          <w:szCs w:val="22"/>
        </w:rPr>
      </w:pPr>
      <w:del w:id="1274" w:author="Dawson, Bre (ESI)" w:date="2020-03-23T13:02:00Z">
        <w:r w:rsidDel="00BE221F">
          <w:rPr>
            <w:rFonts w:ascii="Arial" w:hAnsi="Arial" w:cs="Arial"/>
            <w:sz w:val="22"/>
            <w:szCs w:val="22"/>
          </w:rPr>
          <w:delText>Long Service Leave conditions –</w:delText>
        </w:r>
      </w:del>
    </w:p>
    <w:p w14:paraId="42A8C031" w14:textId="79BD5C58" w:rsidR="0005474D" w:rsidDel="00BE221F" w:rsidRDefault="003019F6" w:rsidP="00A16CF2">
      <w:pPr>
        <w:pStyle w:val="ListParagraph"/>
        <w:numPr>
          <w:ilvl w:val="0"/>
          <w:numId w:val="35"/>
        </w:numPr>
        <w:tabs>
          <w:tab w:val="left" w:pos="7112"/>
        </w:tabs>
        <w:rPr>
          <w:del w:id="1275" w:author="Dawson, Bre (ESI)" w:date="2020-03-23T13:02:00Z"/>
          <w:rFonts w:ascii="Arial" w:hAnsi="Arial" w:cs="Arial"/>
          <w:sz w:val="22"/>
          <w:szCs w:val="22"/>
        </w:rPr>
      </w:pPr>
      <w:del w:id="1276" w:author="Dawson, Bre (ESI)" w:date="2020-03-23T13:02:00Z">
        <w:r w:rsidRPr="00A16CF2" w:rsidDel="00BE221F">
          <w:rPr>
            <w:rFonts w:ascii="Arial" w:hAnsi="Arial" w:cs="Arial"/>
            <w:sz w:val="22"/>
            <w:szCs w:val="22"/>
          </w:rPr>
          <w:delText xml:space="preserve">13wks over 10yrs – 9.1wks accrued daily and transferred once employee reaches 7 years of service. Daily accrual of 1.3wks per year is transferred to entitlement each subsequent completed year of service </w:delText>
        </w:r>
      </w:del>
    </w:p>
    <w:p w14:paraId="5EE1E3C7" w14:textId="708C8398" w:rsidR="00747A60" w:rsidRPr="00A16CF2" w:rsidDel="00BE221F" w:rsidRDefault="00747A60" w:rsidP="00747A60">
      <w:pPr>
        <w:pStyle w:val="ListParagraph"/>
        <w:tabs>
          <w:tab w:val="left" w:pos="7112"/>
        </w:tabs>
        <w:rPr>
          <w:del w:id="1277" w:author="Dawson, Bre (ESI)" w:date="2020-03-23T13:02:00Z"/>
          <w:rFonts w:ascii="Arial" w:hAnsi="Arial" w:cs="Arial"/>
          <w:sz w:val="22"/>
          <w:szCs w:val="22"/>
        </w:rPr>
      </w:pPr>
    </w:p>
    <w:p w14:paraId="1AEC2A2E" w14:textId="32681559" w:rsidR="003019F6" w:rsidRPr="00A16CF2" w:rsidDel="00BE221F" w:rsidRDefault="007F2B19" w:rsidP="00A16CF2">
      <w:pPr>
        <w:pStyle w:val="ListParagraph"/>
        <w:numPr>
          <w:ilvl w:val="0"/>
          <w:numId w:val="35"/>
        </w:numPr>
        <w:tabs>
          <w:tab w:val="left" w:pos="7112"/>
        </w:tabs>
        <w:rPr>
          <w:del w:id="1278" w:author="Dawson, Bre (ESI)" w:date="2020-03-23T13:02:00Z"/>
          <w:rFonts w:ascii="Arial" w:hAnsi="Arial" w:cs="Arial"/>
          <w:sz w:val="22"/>
          <w:szCs w:val="22"/>
        </w:rPr>
      </w:pPr>
      <w:del w:id="1279" w:author="Dawson, Bre (ESI)" w:date="2020-03-23T13:02:00Z">
        <w:r w:rsidDel="00BE221F">
          <w:rPr>
            <w:rFonts w:ascii="Arial" w:hAnsi="Arial" w:cs="Arial"/>
            <w:sz w:val="22"/>
            <w:szCs w:val="22"/>
          </w:rPr>
          <w:delText>0.025</w:delText>
        </w:r>
        <w:r w:rsidRPr="00A16CF2" w:rsidDel="00BE221F">
          <w:rPr>
            <w:rFonts w:ascii="Arial" w:hAnsi="Arial" w:cs="Arial"/>
            <w:sz w:val="22"/>
            <w:szCs w:val="22"/>
          </w:rPr>
          <w:delText>hr</w:delText>
        </w:r>
        <w:r w:rsidDel="00BE221F">
          <w:rPr>
            <w:rFonts w:ascii="Arial" w:hAnsi="Arial" w:cs="Arial"/>
            <w:sz w:val="22"/>
            <w:szCs w:val="22"/>
          </w:rPr>
          <w:delText>s</w:delText>
        </w:r>
        <w:r w:rsidRPr="00A16CF2" w:rsidDel="00BE221F">
          <w:rPr>
            <w:rFonts w:ascii="Arial" w:hAnsi="Arial" w:cs="Arial"/>
            <w:sz w:val="22"/>
            <w:szCs w:val="22"/>
          </w:rPr>
          <w:delText xml:space="preserve"> </w:delText>
        </w:r>
        <w:r w:rsidR="003019F6" w:rsidRPr="00A16CF2" w:rsidDel="00BE221F">
          <w:rPr>
            <w:rFonts w:ascii="Arial" w:hAnsi="Arial" w:cs="Arial"/>
            <w:sz w:val="22"/>
            <w:szCs w:val="22"/>
          </w:rPr>
          <w:delText xml:space="preserve">per hour worked – </w:delText>
        </w:r>
        <w:r w:rsidR="00747A60" w:rsidDel="00BE221F">
          <w:rPr>
            <w:rFonts w:ascii="Arial" w:hAnsi="Arial" w:cs="Arial"/>
            <w:sz w:val="22"/>
            <w:szCs w:val="22"/>
          </w:rPr>
          <w:delText>all casual hours worked and paid as ‘casual hours’ (</w:delText>
        </w:r>
        <w:r w:rsidR="00AE511E" w:rsidDel="00BE221F">
          <w:rPr>
            <w:rFonts w:ascii="Arial" w:hAnsi="Arial" w:cs="Arial"/>
            <w:sz w:val="22"/>
            <w:szCs w:val="22"/>
          </w:rPr>
          <w:delText xml:space="preserve">eg. not </w:delText>
        </w:r>
        <w:r w:rsidR="00747A60" w:rsidDel="00BE221F">
          <w:rPr>
            <w:rFonts w:ascii="Arial" w:hAnsi="Arial" w:cs="Arial"/>
            <w:sz w:val="22"/>
            <w:szCs w:val="22"/>
          </w:rPr>
          <w:delText xml:space="preserve">overtime), will be accrued in full </w:delText>
        </w:r>
      </w:del>
    </w:p>
    <w:p w14:paraId="711AD4DD" w14:textId="46E69591" w:rsidR="00A16CF2" w:rsidDel="00BE221F" w:rsidRDefault="00A16CF2" w:rsidP="0080030B">
      <w:pPr>
        <w:tabs>
          <w:tab w:val="left" w:pos="7112"/>
        </w:tabs>
        <w:rPr>
          <w:del w:id="1280" w:author="Dawson, Bre (ESI)" w:date="2020-03-23T13:02:00Z"/>
          <w:rFonts w:ascii="Arial" w:hAnsi="Arial" w:cs="Arial"/>
          <w:sz w:val="22"/>
          <w:szCs w:val="22"/>
        </w:rPr>
      </w:pPr>
    </w:p>
    <w:p w14:paraId="2D651E4B" w14:textId="77777777" w:rsidR="00A16CF2" w:rsidRDefault="00A16CF2" w:rsidP="0080030B">
      <w:pPr>
        <w:tabs>
          <w:tab w:val="left" w:pos="7112"/>
        </w:tabs>
        <w:rPr>
          <w:rFonts w:ascii="Arial" w:hAnsi="Arial" w:cs="Arial"/>
          <w:sz w:val="22"/>
          <w:szCs w:val="22"/>
        </w:rPr>
      </w:pPr>
      <w:r>
        <w:rPr>
          <w:rFonts w:ascii="Arial" w:hAnsi="Arial" w:cs="Arial"/>
          <w:sz w:val="22"/>
          <w:szCs w:val="22"/>
        </w:rPr>
        <w:t xml:space="preserve">To support the correct tax calculations of Long </w:t>
      </w:r>
      <w:proofErr w:type="gramStart"/>
      <w:r>
        <w:rPr>
          <w:rFonts w:ascii="Arial" w:hAnsi="Arial" w:cs="Arial"/>
          <w:sz w:val="22"/>
          <w:szCs w:val="22"/>
        </w:rPr>
        <w:t>Service</w:t>
      </w:r>
      <w:proofErr w:type="gramEnd"/>
      <w:r>
        <w:rPr>
          <w:rFonts w:ascii="Arial" w:hAnsi="Arial" w:cs="Arial"/>
          <w:sz w:val="22"/>
          <w:szCs w:val="22"/>
        </w:rPr>
        <w:t xml:space="preserve"> Leave on termination, balances will be separated into 3 buckets – Post 93, Pre 93 and Pre 78. Only the Post 93 bucket will accrue Long Service Leave. Long Service Leave absences entries will reduce from most recent bucket first, </w:t>
      </w:r>
      <w:proofErr w:type="spellStart"/>
      <w:r>
        <w:rPr>
          <w:rFonts w:ascii="Arial" w:hAnsi="Arial" w:cs="Arial"/>
          <w:sz w:val="22"/>
          <w:szCs w:val="22"/>
        </w:rPr>
        <w:t>eg.</w:t>
      </w:r>
      <w:proofErr w:type="spellEnd"/>
      <w:r>
        <w:rPr>
          <w:rFonts w:ascii="Arial" w:hAnsi="Arial" w:cs="Arial"/>
          <w:sz w:val="22"/>
          <w:szCs w:val="22"/>
        </w:rPr>
        <w:t xml:space="preserve"> </w:t>
      </w:r>
      <w:proofErr w:type="gramStart"/>
      <w:r>
        <w:rPr>
          <w:rFonts w:ascii="Arial" w:hAnsi="Arial" w:cs="Arial"/>
          <w:sz w:val="22"/>
          <w:szCs w:val="22"/>
        </w:rPr>
        <w:t>Pre 93</w:t>
      </w:r>
      <w:proofErr w:type="gramEnd"/>
      <w:r>
        <w:rPr>
          <w:rFonts w:ascii="Arial" w:hAnsi="Arial" w:cs="Arial"/>
          <w:sz w:val="22"/>
          <w:szCs w:val="22"/>
        </w:rPr>
        <w:t xml:space="preserve"> bucket will only be reduced once Post 93 balance has been exhausted. </w:t>
      </w:r>
    </w:p>
    <w:p w14:paraId="1B47EE67" w14:textId="77777777" w:rsidR="008508A3" w:rsidRDefault="008508A3" w:rsidP="0080030B">
      <w:pPr>
        <w:tabs>
          <w:tab w:val="left" w:pos="7112"/>
        </w:tabs>
        <w:rPr>
          <w:rFonts w:ascii="Arial" w:hAnsi="Arial" w:cs="Arial"/>
          <w:sz w:val="22"/>
          <w:szCs w:val="22"/>
        </w:rPr>
      </w:pPr>
    </w:p>
    <w:p w14:paraId="3191A003" w14:textId="6F21482D" w:rsidR="00747A60" w:rsidRDefault="00747A60" w:rsidP="0080030B">
      <w:pPr>
        <w:tabs>
          <w:tab w:val="left" w:pos="7112"/>
        </w:tabs>
        <w:rPr>
          <w:rFonts w:ascii="Arial" w:hAnsi="Arial" w:cs="Arial"/>
          <w:sz w:val="22"/>
          <w:szCs w:val="22"/>
        </w:rPr>
      </w:pPr>
      <w:r>
        <w:rPr>
          <w:rFonts w:ascii="Arial" w:hAnsi="Arial" w:cs="Arial"/>
          <w:sz w:val="22"/>
          <w:szCs w:val="22"/>
        </w:rPr>
        <w:t>Once an employee reaches 7 years of service, their Long Service Leave entitlement and pro-rata balance will be</w:t>
      </w:r>
      <w:r w:rsidR="00AE511E">
        <w:rPr>
          <w:rFonts w:ascii="Arial" w:hAnsi="Arial" w:cs="Arial"/>
          <w:sz w:val="22"/>
          <w:szCs w:val="22"/>
        </w:rPr>
        <w:t xml:space="preserve"> consolidated into a single leave balance value and included </w:t>
      </w:r>
      <w:r>
        <w:rPr>
          <w:rFonts w:ascii="Arial" w:hAnsi="Arial" w:cs="Arial"/>
          <w:sz w:val="22"/>
          <w:szCs w:val="22"/>
        </w:rPr>
        <w:t xml:space="preserve">in the Leave Balance outbound integration to Workday. </w:t>
      </w:r>
      <w:ins w:id="1281" w:author="Dawson, Bre (ESI)" w:date="2020-03-23T13:51:00Z">
        <w:r w:rsidR="00A62546">
          <w:rPr>
            <w:rFonts w:ascii="Arial" w:hAnsi="Arial" w:cs="Arial"/>
            <w:sz w:val="22"/>
            <w:szCs w:val="22"/>
          </w:rPr>
          <w:t xml:space="preserve">Prior to 7 years nothing will be sent. </w:t>
        </w:r>
      </w:ins>
    </w:p>
    <w:p w14:paraId="3AB46E94" w14:textId="77777777" w:rsidR="008508A3" w:rsidRDefault="008508A3" w:rsidP="0080030B">
      <w:pPr>
        <w:tabs>
          <w:tab w:val="left" w:pos="7112"/>
        </w:tabs>
        <w:rPr>
          <w:rFonts w:ascii="Arial" w:hAnsi="Arial" w:cs="Arial"/>
          <w:sz w:val="22"/>
          <w:szCs w:val="22"/>
        </w:rPr>
      </w:pPr>
    </w:p>
    <w:p w14:paraId="3702F54A" w14:textId="77777777" w:rsidR="0005474D" w:rsidRDefault="0005474D" w:rsidP="0005474D">
      <w:pPr>
        <w:rPr>
          <w:rFonts w:ascii="Arial" w:hAnsi="Arial" w:cs="Arial"/>
          <w:sz w:val="22"/>
          <w:szCs w:val="22"/>
        </w:rPr>
      </w:pPr>
      <w:r w:rsidRPr="008D76AF">
        <w:rPr>
          <w:rFonts w:ascii="Arial" w:hAnsi="Arial" w:cs="Arial"/>
          <w:sz w:val="22"/>
          <w:szCs w:val="22"/>
        </w:rPr>
        <w:t>Please refer to the Time Blueprint Configuration Worksheet ‘Time Rule Overview</w:t>
      </w:r>
      <w:r>
        <w:rPr>
          <w:rFonts w:ascii="Arial" w:hAnsi="Arial" w:cs="Arial"/>
          <w:sz w:val="22"/>
          <w:szCs w:val="22"/>
        </w:rPr>
        <w:t>’ and</w:t>
      </w:r>
      <w:r w:rsidRPr="008D76AF">
        <w:rPr>
          <w:rFonts w:ascii="Arial" w:hAnsi="Arial" w:cs="Arial"/>
          <w:sz w:val="22"/>
          <w:szCs w:val="22"/>
        </w:rPr>
        <w:t xml:space="preserve"> ‘</w:t>
      </w:r>
      <w:proofErr w:type="spellStart"/>
      <w:r w:rsidRPr="00ED4337">
        <w:rPr>
          <w:rFonts w:ascii="Arial" w:hAnsi="Arial" w:cs="Arial"/>
          <w:sz w:val="22"/>
          <w:szCs w:val="22"/>
        </w:rPr>
        <w:t>Overview_Quotas</w:t>
      </w:r>
      <w:proofErr w:type="spellEnd"/>
      <w:r w:rsidRPr="008D76AF">
        <w:rPr>
          <w:rFonts w:ascii="Arial" w:hAnsi="Arial" w:cs="Arial"/>
          <w:sz w:val="22"/>
          <w:szCs w:val="22"/>
        </w:rPr>
        <w:t>’ tabs for details</w:t>
      </w:r>
      <w:r>
        <w:rPr>
          <w:rFonts w:ascii="Arial" w:hAnsi="Arial" w:cs="Arial"/>
          <w:sz w:val="22"/>
          <w:szCs w:val="22"/>
        </w:rPr>
        <w:t xml:space="preserve"> on eligibility and detailed accrual calculations. </w:t>
      </w:r>
    </w:p>
    <w:p w14:paraId="0788E357" w14:textId="77777777" w:rsidR="0005474D" w:rsidRDefault="0005474D" w:rsidP="0080030B">
      <w:pPr>
        <w:tabs>
          <w:tab w:val="left" w:pos="7112"/>
        </w:tabs>
        <w:rPr>
          <w:rFonts w:ascii="Arial" w:hAnsi="Arial" w:cs="Arial"/>
          <w:sz w:val="22"/>
          <w:szCs w:val="22"/>
        </w:rPr>
      </w:pPr>
    </w:p>
    <w:p w14:paraId="298630B6" w14:textId="77777777" w:rsidR="003019F6" w:rsidRDefault="003019F6" w:rsidP="003019F6">
      <w:pPr>
        <w:rPr>
          <w:rFonts w:ascii="Arial" w:hAnsi="Arial" w:cs="Arial"/>
          <w:sz w:val="22"/>
          <w:szCs w:val="22"/>
        </w:rPr>
      </w:pPr>
      <w:r w:rsidRPr="004C6C17">
        <w:rPr>
          <w:rFonts w:ascii="Arial" w:hAnsi="Arial" w:cs="Arial"/>
          <w:b/>
          <w:sz w:val="22"/>
          <w:szCs w:val="22"/>
        </w:rPr>
        <w:t xml:space="preserve">Data Migration </w:t>
      </w:r>
      <w:r>
        <w:rPr>
          <w:rFonts w:ascii="Arial" w:hAnsi="Arial" w:cs="Arial"/>
          <w:b/>
          <w:sz w:val="22"/>
          <w:szCs w:val="22"/>
        </w:rPr>
        <w:t>Note</w:t>
      </w:r>
      <w:r>
        <w:rPr>
          <w:rFonts w:ascii="Arial" w:hAnsi="Arial" w:cs="Arial"/>
          <w:sz w:val="22"/>
          <w:szCs w:val="22"/>
        </w:rPr>
        <w:t xml:space="preserve">: Long Service Leave balances are not currently stored separately according to Post 93, </w:t>
      </w:r>
      <w:proofErr w:type="gramStart"/>
      <w:r>
        <w:rPr>
          <w:rFonts w:ascii="Arial" w:hAnsi="Arial" w:cs="Arial"/>
          <w:sz w:val="22"/>
          <w:szCs w:val="22"/>
        </w:rPr>
        <w:t>Pre 93</w:t>
      </w:r>
      <w:proofErr w:type="gramEnd"/>
      <w:r>
        <w:rPr>
          <w:rFonts w:ascii="Arial" w:hAnsi="Arial" w:cs="Arial"/>
          <w:sz w:val="22"/>
          <w:szCs w:val="22"/>
        </w:rPr>
        <w:t xml:space="preserve"> and Pre 78 entitlement in RMIT’s legacy system, however this will be required to be sourced and migrated via a Quota Correction (IT2003) as at Go-Live.</w:t>
      </w:r>
    </w:p>
    <w:p w14:paraId="1C07811F" w14:textId="77777777" w:rsidR="00747A60" w:rsidRDefault="00747A60" w:rsidP="003019F6">
      <w:pPr>
        <w:rPr>
          <w:rFonts w:ascii="Arial" w:hAnsi="Arial" w:cs="Arial"/>
          <w:sz w:val="22"/>
          <w:szCs w:val="22"/>
        </w:rPr>
      </w:pPr>
    </w:p>
    <w:p w14:paraId="66F15548" w14:textId="77777777" w:rsidR="00EE02C0" w:rsidRPr="00B4633D" w:rsidRDefault="00EE02C0" w:rsidP="00EE02C0">
      <w:pPr>
        <w:pStyle w:val="Heading3"/>
      </w:pPr>
      <w:bookmarkStart w:id="1282" w:name="_Toc20471445"/>
      <w:r w:rsidRPr="00B4633D">
        <w:t>Time in Lieu</w:t>
      </w:r>
      <w:bookmarkEnd w:id="1282"/>
      <w:r w:rsidRPr="00B4633D">
        <w:t xml:space="preserve"> </w:t>
      </w:r>
    </w:p>
    <w:p w14:paraId="53618EE3" w14:textId="77777777" w:rsidR="00A16CF2" w:rsidRDefault="00A16CF2" w:rsidP="00EE02C0">
      <w:pPr>
        <w:rPr>
          <w:rFonts w:ascii="Arial" w:hAnsi="Arial" w:cs="Arial"/>
          <w:sz w:val="22"/>
          <w:szCs w:val="22"/>
        </w:rPr>
      </w:pPr>
      <w:r w:rsidRPr="00A16CF2">
        <w:rPr>
          <w:rFonts w:ascii="Arial" w:hAnsi="Arial" w:cs="Arial"/>
          <w:sz w:val="22"/>
          <w:szCs w:val="22"/>
        </w:rPr>
        <w:t xml:space="preserve">Time in </w:t>
      </w:r>
      <w:r>
        <w:rPr>
          <w:rFonts w:ascii="Arial" w:hAnsi="Arial" w:cs="Arial"/>
          <w:sz w:val="22"/>
          <w:szCs w:val="22"/>
        </w:rPr>
        <w:t xml:space="preserve">Lieu can be requested as an Attendance, which depending on the employee will accrue to the TOIL bucket at either 100% or Overtime rates. The accrual rules are detailed against the Attendance, please refer to </w:t>
      </w:r>
      <w:r w:rsidRPr="008D76AF">
        <w:rPr>
          <w:rFonts w:ascii="Arial" w:hAnsi="Arial" w:cs="Arial"/>
          <w:sz w:val="22"/>
          <w:szCs w:val="22"/>
        </w:rPr>
        <w:t>‘</w:t>
      </w:r>
      <w:proofErr w:type="spellStart"/>
      <w:r w:rsidRPr="00ED4337">
        <w:rPr>
          <w:rFonts w:ascii="Arial" w:hAnsi="Arial" w:cs="Arial"/>
          <w:sz w:val="22"/>
          <w:szCs w:val="22"/>
        </w:rPr>
        <w:t>Overview_</w:t>
      </w:r>
      <w:r>
        <w:rPr>
          <w:rFonts w:ascii="Arial" w:hAnsi="Arial" w:cs="Arial"/>
          <w:sz w:val="22"/>
          <w:szCs w:val="22"/>
        </w:rPr>
        <w:t>Attendances</w:t>
      </w:r>
      <w:proofErr w:type="spellEnd"/>
      <w:r w:rsidRPr="008D76AF">
        <w:rPr>
          <w:rFonts w:ascii="Arial" w:hAnsi="Arial" w:cs="Arial"/>
          <w:sz w:val="22"/>
          <w:szCs w:val="22"/>
        </w:rPr>
        <w:t>’ tab</w:t>
      </w:r>
      <w:r>
        <w:rPr>
          <w:rFonts w:ascii="Arial" w:hAnsi="Arial" w:cs="Arial"/>
          <w:sz w:val="22"/>
          <w:szCs w:val="22"/>
        </w:rPr>
        <w:t xml:space="preserve"> for details. </w:t>
      </w:r>
    </w:p>
    <w:p w14:paraId="60B36B3C" w14:textId="77777777" w:rsidR="00AE511E" w:rsidRDefault="00AE511E" w:rsidP="00EE02C0">
      <w:pPr>
        <w:rPr>
          <w:rFonts w:ascii="Arial" w:hAnsi="Arial" w:cs="Arial"/>
          <w:sz w:val="22"/>
          <w:szCs w:val="22"/>
        </w:rPr>
      </w:pPr>
      <w:r>
        <w:rPr>
          <w:rFonts w:ascii="Arial" w:hAnsi="Arial" w:cs="Arial"/>
          <w:sz w:val="22"/>
          <w:szCs w:val="22"/>
        </w:rPr>
        <w:t xml:space="preserve">These leave balances will not be setup to expire automatically. If a payout is required after a certain </w:t>
      </w:r>
      <w:proofErr w:type="gramStart"/>
      <w:r>
        <w:rPr>
          <w:rFonts w:ascii="Arial" w:hAnsi="Arial" w:cs="Arial"/>
          <w:sz w:val="22"/>
          <w:szCs w:val="22"/>
        </w:rPr>
        <w:t>time period</w:t>
      </w:r>
      <w:proofErr w:type="gramEnd"/>
      <w:r>
        <w:rPr>
          <w:rFonts w:ascii="Arial" w:hAnsi="Arial" w:cs="Arial"/>
          <w:sz w:val="22"/>
          <w:szCs w:val="22"/>
        </w:rPr>
        <w:t xml:space="preserve"> (</w:t>
      </w:r>
      <w:proofErr w:type="spellStart"/>
      <w:r>
        <w:rPr>
          <w:rFonts w:ascii="Arial" w:hAnsi="Arial" w:cs="Arial"/>
          <w:sz w:val="22"/>
          <w:szCs w:val="22"/>
        </w:rPr>
        <w:t>eg.</w:t>
      </w:r>
      <w:proofErr w:type="spellEnd"/>
      <w:r>
        <w:rPr>
          <w:rFonts w:ascii="Arial" w:hAnsi="Arial" w:cs="Arial"/>
          <w:sz w:val="22"/>
          <w:szCs w:val="22"/>
        </w:rPr>
        <w:t xml:space="preserve"> 8wks) it will be a manual activity in </w:t>
      </w:r>
      <w:proofErr w:type="spellStart"/>
      <w:r>
        <w:rPr>
          <w:rFonts w:ascii="Arial" w:hAnsi="Arial" w:cs="Arial"/>
          <w:sz w:val="22"/>
          <w:szCs w:val="22"/>
        </w:rPr>
        <w:t>GlobalView</w:t>
      </w:r>
      <w:proofErr w:type="spellEnd"/>
      <w:r w:rsidRPr="00AE511E">
        <w:rPr>
          <w:rFonts w:ascii="Arial" w:hAnsi="Arial" w:cs="Arial"/>
          <w:sz w:val="22"/>
          <w:szCs w:val="22"/>
          <w:vertAlign w:val="superscript"/>
        </w:rPr>
        <w:t>®</w:t>
      </w:r>
      <w:r>
        <w:rPr>
          <w:rFonts w:ascii="Arial" w:hAnsi="Arial" w:cs="Arial"/>
          <w:sz w:val="22"/>
          <w:szCs w:val="22"/>
        </w:rPr>
        <w:t xml:space="preserve"> to either cash out this </w:t>
      </w:r>
      <w:r>
        <w:rPr>
          <w:rFonts w:ascii="Arial" w:hAnsi="Arial" w:cs="Arial"/>
          <w:sz w:val="22"/>
          <w:szCs w:val="22"/>
        </w:rPr>
        <w:lastRenderedPageBreak/>
        <w:t xml:space="preserve">balance to the employee (via </w:t>
      </w:r>
      <w:proofErr w:type="spellStart"/>
      <w:r>
        <w:rPr>
          <w:rFonts w:ascii="Arial" w:hAnsi="Arial" w:cs="Arial"/>
          <w:sz w:val="22"/>
          <w:szCs w:val="22"/>
        </w:rPr>
        <w:t>Infotype</w:t>
      </w:r>
      <w:proofErr w:type="spellEnd"/>
      <w:r>
        <w:rPr>
          <w:rFonts w:ascii="Arial" w:hAnsi="Arial" w:cs="Arial"/>
          <w:sz w:val="22"/>
          <w:szCs w:val="22"/>
        </w:rPr>
        <w:t xml:space="preserve"> 0416 – Quota Compensation) or reduce their balance without paying out (via </w:t>
      </w:r>
      <w:proofErr w:type="spellStart"/>
      <w:r>
        <w:rPr>
          <w:rFonts w:ascii="Arial" w:hAnsi="Arial" w:cs="Arial"/>
          <w:sz w:val="22"/>
          <w:szCs w:val="22"/>
        </w:rPr>
        <w:t>Infotype</w:t>
      </w:r>
      <w:proofErr w:type="spellEnd"/>
      <w:r>
        <w:rPr>
          <w:rFonts w:ascii="Arial" w:hAnsi="Arial" w:cs="Arial"/>
          <w:sz w:val="22"/>
          <w:szCs w:val="22"/>
        </w:rPr>
        <w:t xml:space="preserve"> 2013 – Quota Correction). </w:t>
      </w:r>
    </w:p>
    <w:p w14:paraId="5E25D5A8" w14:textId="77777777" w:rsidR="00AE511E" w:rsidRDefault="00AE511E" w:rsidP="00EE02C0">
      <w:pPr>
        <w:rPr>
          <w:rFonts w:ascii="Arial" w:hAnsi="Arial" w:cs="Arial"/>
          <w:sz w:val="22"/>
          <w:szCs w:val="22"/>
        </w:rPr>
      </w:pPr>
    </w:p>
    <w:p w14:paraId="6C826758" w14:textId="77777777" w:rsidR="00EE02C0" w:rsidRPr="00B4633D" w:rsidRDefault="00EE02C0" w:rsidP="00EE02C0">
      <w:pPr>
        <w:pStyle w:val="Heading3"/>
      </w:pPr>
      <w:bookmarkStart w:id="1283" w:name="_Toc20471446"/>
      <w:r w:rsidRPr="00B4633D">
        <w:t>VE Teaching Leave</w:t>
      </w:r>
      <w:bookmarkEnd w:id="1283"/>
      <w:r w:rsidRPr="00B4633D">
        <w:t xml:space="preserve">   </w:t>
      </w:r>
    </w:p>
    <w:p w14:paraId="61C38896" w14:textId="77777777" w:rsidR="00AE511E" w:rsidRDefault="00AE511E" w:rsidP="00AE511E">
      <w:pPr>
        <w:rPr>
          <w:rFonts w:ascii="Arial" w:hAnsi="Arial" w:cs="Arial"/>
          <w:sz w:val="22"/>
          <w:szCs w:val="22"/>
        </w:rPr>
      </w:pPr>
      <w:r>
        <w:rPr>
          <w:rFonts w:ascii="Arial" w:hAnsi="Arial" w:cs="Arial"/>
          <w:sz w:val="22"/>
          <w:szCs w:val="22"/>
        </w:rPr>
        <w:t>VE Teaching Leave conditions –</w:t>
      </w:r>
    </w:p>
    <w:p w14:paraId="255BD8CE" w14:textId="2C11851C" w:rsidR="00AE511E" w:rsidRDefault="00AE511E" w:rsidP="00AE511E">
      <w:pPr>
        <w:pStyle w:val="ListParagraph"/>
        <w:numPr>
          <w:ilvl w:val="0"/>
          <w:numId w:val="35"/>
        </w:numPr>
        <w:rPr>
          <w:rFonts w:ascii="Arial" w:hAnsi="Arial" w:cs="Arial"/>
          <w:sz w:val="22"/>
          <w:szCs w:val="22"/>
        </w:rPr>
      </w:pPr>
      <w:r>
        <w:rPr>
          <w:rFonts w:ascii="Arial" w:hAnsi="Arial" w:cs="Arial"/>
          <w:sz w:val="22"/>
          <w:szCs w:val="22"/>
        </w:rPr>
        <w:t>10</w:t>
      </w:r>
      <w:r w:rsidRPr="00AF6575">
        <w:rPr>
          <w:rFonts w:ascii="Arial" w:hAnsi="Arial" w:cs="Arial"/>
          <w:sz w:val="22"/>
          <w:szCs w:val="22"/>
        </w:rPr>
        <w:t xml:space="preserve"> days </w:t>
      </w:r>
      <w:r>
        <w:rPr>
          <w:rFonts w:ascii="Arial" w:hAnsi="Arial" w:cs="Arial"/>
          <w:sz w:val="22"/>
          <w:szCs w:val="22"/>
        </w:rPr>
        <w:t>G</w:t>
      </w:r>
      <w:r w:rsidRPr="00AF6575">
        <w:rPr>
          <w:rFonts w:ascii="Arial" w:hAnsi="Arial" w:cs="Arial"/>
          <w:sz w:val="22"/>
          <w:szCs w:val="22"/>
        </w:rPr>
        <w:t xml:space="preserve">ranted </w:t>
      </w:r>
      <w:r>
        <w:rPr>
          <w:rFonts w:ascii="Arial" w:hAnsi="Arial" w:cs="Arial"/>
          <w:sz w:val="22"/>
          <w:szCs w:val="22"/>
        </w:rPr>
        <w:t>U</w:t>
      </w:r>
      <w:r w:rsidRPr="00AF6575">
        <w:rPr>
          <w:rFonts w:ascii="Arial" w:hAnsi="Arial" w:cs="Arial"/>
          <w:sz w:val="22"/>
          <w:szCs w:val="22"/>
        </w:rPr>
        <w:t xml:space="preserve">pfront – entitlement is </w:t>
      </w:r>
      <w:r>
        <w:rPr>
          <w:rFonts w:ascii="Arial" w:hAnsi="Arial" w:cs="Arial"/>
          <w:sz w:val="22"/>
          <w:szCs w:val="22"/>
        </w:rPr>
        <w:t>granted</w:t>
      </w:r>
      <w:ins w:id="1284" w:author="Dawson, Bre (ESI)" w:date="2020-03-23T13:54:00Z">
        <w:r w:rsidR="00DC4700">
          <w:rPr>
            <w:rFonts w:ascii="Arial" w:hAnsi="Arial" w:cs="Arial"/>
            <w:sz w:val="22"/>
            <w:szCs w:val="22"/>
          </w:rPr>
          <w:t xml:space="preserve"> on 1 January each year and will expire at the end of the calendar year. Pro-rata entitlement will be granted on hire </w:t>
        </w:r>
      </w:ins>
      <w:del w:id="1285" w:author="Dawson, Bre (ESI)" w:date="2020-03-23T13:54:00Z">
        <w:r w:rsidDel="00DC4700">
          <w:rPr>
            <w:rFonts w:ascii="Arial" w:hAnsi="Arial" w:cs="Arial"/>
            <w:sz w:val="22"/>
            <w:szCs w:val="22"/>
          </w:rPr>
          <w:delText xml:space="preserve"> upfront on anniversary and expires if not used within the anniversary year (eg. no balance is accumulated year on year) </w:delText>
        </w:r>
      </w:del>
    </w:p>
    <w:p w14:paraId="4F992968" w14:textId="77777777" w:rsidR="00AE511E" w:rsidRDefault="00AE511E" w:rsidP="00AE511E">
      <w:pPr>
        <w:rPr>
          <w:rFonts w:ascii="Arial" w:hAnsi="Arial" w:cs="Arial"/>
          <w:sz w:val="22"/>
          <w:szCs w:val="22"/>
        </w:rPr>
      </w:pPr>
    </w:p>
    <w:p w14:paraId="41D65B10" w14:textId="77777777" w:rsidR="000008C3" w:rsidRDefault="00AE511E" w:rsidP="00AE511E">
      <w:pPr>
        <w:rPr>
          <w:rFonts w:ascii="Arial" w:hAnsi="Arial" w:cs="Arial"/>
          <w:sz w:val="22"/>
          <w:szCs w:val="22"/>
        </w:rPr>
      </w:pPr>
      <w:r>
        <w:rPr>
          <w:rFonts w:ascii="Arial" w:hAnsi="Arial" w:cs="Arial"/>
          <w:sz w:val="22"/>
          <w:szCs w:val="22"/>
        </w:rPr>
        <w:t>VE Teaching Leave absences are expected to be used for the Christmas closedown period. For RMIT employees</w:t>
      </w:r>
      <w:r w:rsidR="000008C3">
        <w:rPr>
          <w:rFonts w:ascii="Arial" w:hAnsi="Arial" w:cs="Arial"/>
          <w:sz w:val="22"/>
          <w:szCs w:val="22"/>
        </w:rPr>
        <w:t xml:space="preserve"> who are setup with a holiday calendar which considers the 3 Christmas Shutdown days as a Public Holiday, these days should still reduce from the VE Teaching Leave quota. </w:t>
      </w:r>
    </w:p>
    <w:p w14:paraId="57705E4F" w14:textId="77777777" w:rsidR="000008C3" w:rsidRDefault="000008C3" w:rsidP="00AE511E">
      <w:pPr>
        <w:rPr>
          <w:rFonts w:ascii="Arial" w:hAnsi="Arial" w:cs="Arial"/>
          <w:sz w:val="22"/>
          <w:szCs w:val="22"/>
        </w:rPr>
      </w:pPr>
    </w:p>
    <w:p w14:paraId="0CDEF350" w14:textId="56A8BEEE" w:rsidR="00B561BD" w:rsidRDefault="000008C3" w:rsidP="00AE511E">
      <w:pPr>
        <w:rPr>
          <w:rFonts w:ascii="Arial" w:hAnsi="Arial" w:cs="Arial"/>
          <w:sz w:val="22"/>
          <w:szCs w:val="22"/>
        </w:rPr>
      </w:pPr>
      <w:r>
        <w:rPr>
          <w:rFonts w:ascii="Arial" w:hAnsi="Arial" w:cs="Arial"/>
          <w:sz w:val="22"/>
          <w:szCs w:val="22"/>
        </w:rPr>
        <w:t>The VE Teaching Leave quota is applicable to</w:t>
      </w:r>
      <w:ins w:id="1286" w:author="Dawson, Bre (ESI)" w:date="2020-03-23T13:56:00Z">
        <w:r w:rsidR="00DC4700">
          <w:rPr>
            <w:rFonts w:ascii="Arial" w:hAnsi="Arial" w:cs="Arial"/>
            <w:sz w:val="22"/>
            <w:szCs w:val="22"/>
          </w:rPr>
          <w:t xml:space="preserve"> only RMIT and RMIT Online VE employees, </w:t>
        </w:r>
      </w:ins>
      <w:del w:id="1287" w:author="Dawson, Bre (ESI)" w:date="2020-03-23T13:56:00Z">
        <w:r w:rsidDel="00DC4700">
          <w:rPr>
            <w:rFonts w:ascii="Arial" w:hAnsi="Arial" w:cs="Arial"/>
            <w:sz w:val="22"/>
            <w:szCs w:val="22"/>
          </w:rPr>
          <w:delText xml:space="preserve"> all RMIT VE and RMIT Training VE employees</w:delText>
        </w:r>
        <w:r w:rsidR="00B561BD" w:rsidDel="00DC4700">
          <w:rPr>
            <w:rFonts w:ascii="Arial" w:hAnsi="Arial" w:cs="Arial"/>
            <w:sz w:val="22"/>
            <w:szCs w:val="22"/>
          </w:rPr>
          <w:delText xml:space="preserve">, </w:delText>
        </w:r>
      </w:del>
      <w:r w:rsidR="00B561BD">
        <w:rPr>
          <w:rFonts w:ascii="Arial" w:hAnsi="Arial" w:cs="Arial"/>
          <w:sz w:val="22"/>
          <w:szCs w:val="22"/>
        </w:rPr>
        <w:t>therefore all of the below identified exceptions will be excluded as they are not included in Employee Subgroup ‘QC – Vocational Education’</w:t>
      </w:r>
      <w:del w:id="1288" w:author="Dawson, Bre (ESI)" w:date="2020-03-23T13:56:00Z">
        <w:r w:rsidR="00B561BD" w:rsidDel="00DC4700">
          <w:rPr>
            <w:rFonts w:ascii="Arial" w:hAnsi="Arial" w:cs="Arial"/>
            <w:sz w:val="22"/>
            <w:szCs w:val="22"/>
          </w:rPr>
          <w:delText xml:space="preserve"> or ‘QD – RT Vocational Ed’ </w:delText>
        </w:r>
      </w:del>
      <w:ins w:id="1289" w:author="Dawson, Bre (ESI)" w:date="2020-03-23T13:56:00Z">
        <w:r w:rsidR="00DC4700">
          <w:rPr>
            <w:rFonts w:ascii="Arial" w:hAnsi="Arial" w:cs="Arial"/>
            <w:sz w:val="22"/>
            <w:szCs w:val="22"/>
          </w:rPr>
          <w:t xml:space="preserve"> </w:t>
        </w:r>
      </w:ins>
      <w:r w:rsidR="00B561BD">
        <w:rPr>
          <w:rFonts w:ascii="Arial" w:hAnsi="Arial" w:cs="Arial"/>
          <w:sz w:val="22"/>
          <w:szCs w:val="22"/>
        </w:rPr>
        <w:t xml:space="preserve">– </w:t>
      </w:r>
    </w:p>
    <w:p w14:paraId="60290C24" w14:textId="77777777" w:rsidR="00B4633D" w:rsidRPr="00B4633D" w:rsidRDefault="00B04936" w:rsidP="00DE6430">
      <w:pPr>
        <w:pStyle w:val="ListParagraph"/>
        <w:numPr>
          <w:ilvl w:val="0"/>
          <w:numId w:val="33"/>
        </w:numPr>
        <w:tabs>
          <w:tab w:val="left" w:pos="7112"/>
        </w:tabs>
        <w:rPr>
          <w:rFonts w:ascii="Arial" w:hAnsi="Arial" w:cs="Arial"/>
          <w:sz w:val="22"/>
          <w:szCs w:val="22"/>
        </w:rPr>
      </w:pPr>
      <w:r w:rsidRPr="00B4633D">
        <w:rPr>
          <w:rFonts w:ascii="Arial" w:hAnsi="Arial" w:cs="Arial"/>
          <w:sz w:val="22"/>
          <w:szCs w:val="22"/>
        </w:rPr>
        <w:t xml:space="preserve">Senior </w:t>
      </w:r>
      <w:r w:rsidR="00B4633D" w:rsidRPr="00B4633D">
        <w:rPr>
          <w:rFonts w:ascii="Arial" w:hAnsi="Arial" w:cs="Arial"/>
          <w:sz w:val="22"/>
          <w:szCs w:val="22"/>
        </w:rPr>
        <w:t>E</w:t>
      </w:r>
      <w:r w:rsidRPr="00B4633D">
        <w:rPr>
          <w:rFonts w:ascii="Arial" w:hAnsi="Arial" w:cs="Arial"/>
          <w:sz w:val="22"/>
          <w:szCs w:val="22"/>
        </w:rPr>
        <w:t xml:space="preserve">xecutive staff </w:t>
      </w:r>
    </w:p>
    <w:p w14:paraId="21C3B73E" w14:textId="77777777" w:rsidR="00B4633D" w:rsidRPr="00B4633D" w:rsidRDefault="00B04936" w:rsidP="00DE6430">
      <w:pPr>
        <w:pStyle w:val="ListParagraph"/>
        <w:numPr>
          <w:ilvl w:val="0"/>
          <w:numId w:val="33"/>
        </w:numPr>
        <w:tabs>
          <w:tab w:val="left" w:pos="7112"/>
        </w:tabs>
        <w:rPr>
          <w:rFonts w:ascii="Arial" w:hAnsi="Arial" w:cs="Arial"/>
          <w:sz w:val="22"/>
          <w:szCs w:val="22"/>
        </w:rPr>
      </w:pPr>
      <w:r w:rsidRPr="00B4633D">
        <w:rPr>
          <w:rFonts w:ascii="Arial" w:hAnsi="Arial" w:cs="Arial"/>
          <w:sz w:val="22"/>
          <w:szCs w:val="22"/>
        </w:rPr>
        <w:t xml:space="preserve">Professional staff </w:t>
      </w:r>
    </w:p>
    <w:p w14:paraId="6C598A28" w14:textId="77777777" w:rsidR="00B4633D" w:rsidRPr="00B561BD" w:rsidRDefault="00B04936" w:rsidP="00B561BD">
      <w:pPr>
        <w:pStyle w:val="ListParagraph"/>
        <w:numPr>
          <w:ilvl w:val="0"/>
          <w:numId w:val="33"/>
        </w:numPr>
        <w:tabs>
          <w:tab w:val="left" w:pos="7112"/>
        </w:tabs>
        <w:rPr>
          <w:rFonts w:ascii="Arial" w:hAnsi="Arial" w:cs="Arial"/>
          <w:sz w:val="22"/>
          <w:szCs w:val="22"/>
        </w:rPr>
      </w:pPr>
      <w:r w:rsidRPr="00B561BD">
        <w:rPr>
          <w:rFonts w:ascii="Arial" w:hAnsi="Arial" w:cs="Arial"/>
          <w:sz w:val="22"/>
          <w:szCs w:val="22"/>
        </w:rPr>
        <w:t>Security staff</w:t>
      </w:r>
      <w:r w:rsidR="00B561BD" w:rsidRPr="00B561BD">
        <w:rPr>
          <w:rFonts w:ascii="Arial" w:hAnsi="Arial" w:cs="Arial"/>
          <w:sz w:val="22"/>
          <w:szCs w:val="22"/>
        </w:rPr>
        <w:t xml:space="preserve"> </w:t>
      </w:r>
    </w:p>
    <w:p w14:paraId="4216090E" w14:textId="77777777" w:rsidR="00B4633D" w:rsidRPr="00B4633D" w:rsidRDefault="00B04936" w:rsidP="00DE6430">
      <w:pPr>
        <w:pStyle w:val="ListParagraph"/>
        <w:numPr>
          <w:ilvl w:val="0"/>
          <w:numId w:val="33"/>
        </w:numPr>
        <w:tabs>
          <w:tab w:val="left" w:pos="7112"/>
        </w:tabs>
        <w:rPr>
          <w:rFonts w:ascii="Arial" w:hAnsi="Arial" w:cs="Arial"/>
          <w:sz w:val="22"/>
          <w:szCs w:val="22"/>
        </w:rPr>
      </w:pPr>
      <w:r w:rsidRPr="00B4633D">
        <w:rPr>
          <w:rFonts w:ascii="Arial" w:hAnsi="Arial" w:cs="Arial"/>
          <w:sz w:val="22"/>
          <w:szCs w:val="22"/>
        </w:rPr>
        <w:t xml:space="preserve">Child care staff </w:t>
      </w:r>
    </w:p>
    <w:p w14:paraId="626646E9" w14:textId="77777777" w:rsidR="00B561BD" w:rsidRPr="00B561BD" w:rsidRDefault="00B04936" w:rsidP="00DE6430">
      <w:pPr>
        <w:pStyle w:val="ListParagraph"/>
        <w:numPr>
          <w:ilvl w:val="0"/>
          <w:numId w:val="33"/>
        </w:numPr>
        <w:tabs>
          <w:tab w:val="left" w:pos="7112"/>
        </w:tabs>
        <w:rPr>
          <w:rFonts w:ascii="Arial" w:hAnsi="Arial" w:cs="Arial"/>
          <w:sz w:val="22"/>
          <w:szCs w:val="22"/>
        </w:rPr>
      </w:pPr>
      <w:r w:rsidRPr="00B561BD">
        <w:rPr>
          <w:rFonts w:ascii="Arial" w:hAnsi="Arial" w:cs="Arial"/>
          <w:sz w:val="22"/>
          <w:szCs w:val="22"/>
        </w:rPr>
        <w:t xml:space="preserve">Vocational Education Head of School </w:t>
      </w:r>
    </w:p>
    <w:p w14:paraId="08BB36E8" w14:textId="77777777" w:rsidR="00B4633D" w:rsidRDefault="00B04936" w:rsidP="00B561BD">
      <w:pPr>
        <w:pStyle w:val="ListParagraph"/>
        <w:numPr>
          <w:ilvl w:val="0"/>
          <w:numId w:val="33"/>
        </w:numPr>
        <w:tabs>
          <w:tab w:val="left" w:pos="7112"/>
        </w:tabs>
      </w:pPr>
      <w:r w:rsidRPr="00B561BD">
        <w:rPr>
          <w:rFonts w:ascii="Arial" w:hAnsi="Arial" w:cs="Arial"/>
          <w:sz w:val="22"/>
          <w:szCs w:val="22"/>
        </w:rPr>
        <w:t>Senior educator Level 1-3</w:t>
      </w:r>
      <w:r w:rsidR="00B4633D" w:rsidRPr="00B561BD">
        <w:rPr>
          <w:rFonts w:ascii="Arial" w:hAnsi="Arial" w:cs="Arial"/>
          <w:sz w:val="22"/>
          <w:szCs w:val="22"/>
        </w:rPr>
        <w:t xml:space="preserve"> </w:t>
      </w:r>
    </w:p>
    <w:p w14:paraId="11362917" w14:textId="77777777" w:rsidR="00B561BD" w:rsidRPr="00B561BD" w:rsidRDefault="00B561BD" w:rsidP="00B561BD">
      <w:pPr>
        <w:tabs>
          <w:tab w:val="left" w:pos="7112"/>
        </w:tabs>
        <w:rPr>
          <w:rFonts w:ascii="Arial" w:hAnsi="Arial" w:cs="Arial"/>
          <w:sz w:val="22"/>
          <w:szCs w:val="22"/>
        </w:rPr>
      </w:pPr>
    </w:p>
    <w:p w14:paraId="65D323C8" w14:textId="57A6B4A1" w:rsidR="00B561BD" w:rsidRDefault="00B561BD" w:rsidP="00EE02C0">
      <w:pPr>
        <w:rPr>
          <w:ins w:id="1290" w:author="Dawson, Bre (ESI)" w:date="2020-03-23T13:57:00Z"/>
          <w:rFonts w:ascii="Arial" w:hAnsi="Arial" w:cs="Arial"/>
          <w:sz w:val="22"/>
          <w:szCs w:val="22"/>
        </w:rPr>
      </w:pPr>
      <w:proofErr w:type="gramStart"/>
      <w:r w:rsidRPr="00B561BD">
        <w:rPr>
          <w:rFonts w:ascii="Arial" w:hAnsi="Arial" w:cs="Arial"/>
          <w:sz w:val="22"/>
          <w:szCs w:val="22"/>
        </w:rPr>
        <w:t>Additionally</w:t>
      </w:r>
      <w:proofErr w:type="gramEnd"/>
      <w:r w:rsidRPr="00B561BD">
        <w:rPr>
          <w:rFonts w:ascii="Arial" w:hAnsi="Arial" w:cs="Arial"/>
          <w:sz w:val="22"/>
          <w:szCs w:val="22"/>
        </w:rPr>
        <w:t xml:space="preserve"> RMIT VE </w:t>
      </w:r>
      <w:del w:id="1291" w:author="Dawson, Bre (ESI)" w:date="2020-03-23T13:56:00Z">
        <w:r w:rsidRPr="00B561BD" w:rsidDel="00DC4700">
          <w:rPr>
            <w:rFonts w:ascii="Arial" w:hAnsi="Arial" w:cs="Arial"/>
            <w:sz w:val="22"/>
            <w:szCs w:val="22"/>
          </w:rPr>
          <w:delText xml:space="preserve">and RMIT Training VE </w:delText>
        </w:r>
      </w:del>
      <w:r w:rsidRPr="00B561BD">
        <w:rPr>
          <w:rFonts w:ascii="Arial" w:hAnsi="Arial" w:cs="Arial"/>
          <w:sz w:val="22"/>
          <w:szCs w:val="22"/>
        </w:rPr>
        <w:t xml:space="preserve">Casual staff will be excluded from this leave entitlement. </w:t>
      </w:r>
    </w:p>
    <w:p w14:paraId="316C6692" w14:textId="1E248CF4" w:rsidR="00DC4700" w:rsidRDefault="00DC4700" w:rsidP="00EE02C0">
      <w:pPr>
        <w:rPr>
          <w:ins w:id="1292" w:author="Dawson, Bre (ESI)" w:date="2020-03-23T13:57:00Z"/>
          <w:rFonts w:ascii="Arial" w:hAnsi="Arial" w:cs="Arial"/>
          <w:sz w:val="22"/>
          <w:szCs w:val="22"/>
        </w:rPr>
      </w:pPr>
    </w:p>
    <w:p w14:paraId="4C95910D" w14:textId="77777777" w:rsidR="00DC4700" w:rsidRDefault="00DC4700" w:rsidP="00EE02C0">
      <w:pPr>
        <w:rPr>
          <w:ins w:id="1293" w:author="Dawson, Bre (ESI)" w:date="2020-03-23T14:02:00Z"/>
          <w:rFonts w:ascii="Arial" w:hAnsi="Arial" w:cs="Arial"/>
          <w:sz w:val="22"/>
          <w:szCs w:val="22"/>
        </w:rPr>
      </w:pPr>
      <w:ins w:id="1294" w:author="Dawson, Bre (ESI)" w:date="2020-03-23T13:57:00Z">
        <w:r>
          <w:rPr>
            <w:rFonts w:ascii="Arial" w:hAnsi="Arial" w:cs="Arial"/>
            <w:sz w:val="22"/>
            <w:szCs w:val="22"/>
          </w:rPr>
          <w:t>RMIT Training VE employees are only entitled to this leave type</w:t>
        </w:r>
      </w:ins>
      <w:ins w:id="1295" w:author="Dawson, Bre (ESI)" w:date="2020-03-23T13:59:00Z">
        <w:r>
          <w:rPr>
            <w:rFonts w:ascii="Arial" w:hAnsi="Arial" w:cs="Arial"/>
            <w:sz w:val="22"/>
            <w:szCs w:val="22"/>
          </w:rPr>
          <w:t xml:space="preserve"> if they were engaged as a Fixed Term or Continuing employee on 15 January 2017.</w:t>
        </w:r>
      </w:ins>
      <w:ins w:id="1296" w:author="Dawson, Bre (ESI)" w:date="2020-03-23T14:00:00Z">
        <w:r>
          <w:rPr>
            <w:rFonts w:ascii="Arial" w:hAnsi="Arial" w:cs="Arial"/>
            <w:sz w:val="22"/>
            <w:szCs w:val="22"/>
          </w:rPr>
          <w:t xml:space="preserve"> Because there are too many variables to determine if an employee meets </w:t>
        </w:r>
        <w:proofErr w:type="gramStart"/>
        <w:r>
          <w:rPr>
            <w:rFonts w:ascii="Arial" w:hAnsi="Arial" w:cs="Arial"/>
            <w:sz w:val="22"/>
            <w:szCs w:val="22"/>
          </w:rPr>
          <w:t xml:space="preserve">this </w:t>
        </w:r>
      </w:ins>
      <w:ins w:id="1297" w:author="Dawson, Bre (ESI)" w:date="2020-03-23T14:01:00Z">
        <w:r>
          <w:rPr>
            <w:rFonts w:ascii="Arial" w:hAnsi="Arial" w:cs="Arial"/>
            <w:sz w:val="22"/>
            <w:szCs w:val="22"/>
          </w:rPr>
          <w:t>criteria</w:t>
        </w:r>
      </w:ins>
      <w:proofErr w:type="gramEnd"/>
      <w:ins w:id="1298" w:author="Dawson, Bre (ESI)" w:date="2020-03-23T14:00:00Z">
        <w:r>
          <w:rPr>
            <w:rFonts w:ascii="Arial" w:hAnsi="Arial" w:cs="Arial"/>
            <w:sz w:val="22"/>
            <w:szCs w:val="22"/>
          </w:rPr>
          <w:t>,</w:t>
        </w:r>
      </w:ins>
      <w:ins w:id="1299" w:author="Dawson, Bre (ESI)" w:date="2020-03-23T14:01:00Z">
        <w:r>
          <w:rPr>
            <w:rFonts w:ascii="Arial" w:hAnsi="Arial" w:cs="Arial"/>
            <w:sz w:val="22"/>
            <w:szCs w:val="22"/>
          </w:rPr>
          <w:t xml:space="preserve"> </w:t>
        </w:r>
      </w:ins>
      <w:ins w:id="1300" w:author="Dawson, Bre (ESI)" w:date="2020-03-23T14:00:00Z">
        <w:r>
          <w:rPr>
            <w:rFonts w:ascii="Arial" w:hAnsi="Arial" w:cs="Arial"/>
            <w:sz w:val="22"/>
            <w:szCs w:val="22"/>
          </w:rPr>
          <w:t>the RMIT Training VE subgroup (</w:t>
        </w:r>
      </w:ins>
      <w:ins w:id="1301" w:author="Dawson, Bre (ESI)" w:date="2020-03-23T14:01:00Z">
        <w:r>
          <w:rPr>
            <w:rFonts w:ascii="Arial" w:hAnsi="Arial" w:cs="Arial"/>
            <w:sz w:val="22"/>
            <w:szCs w:val="22"/>
          </w:rPr>
          <w:t>‘</w:t>
        </w:r>
      </w:ins>
      <w:ins w:id="1302" w:author="Dawson, Bre (ESI)" w:date="2020-03-23T14:00:00Z">
        <w:r>
          <w:rPr>
            <w:rFonts w:ascii="Arial" w:hAnsi="Arial" w:cs="Arial"/>
            <w:sz w:val="22"/>
            <w:szCs w:val="22"/>
          </w:rPr>
          <w:t xml:space="preserve">QD – </w:t>
        </w:r>
      </w:ins>
      <w:ins w:id="1303" w:author="Dawson, Bre (ESI)" w:date="2020-03-23T14:01:00Z">
        <w:r w:rsidRPr="00DC4700">
          <w:rPr>
            <w:rFonts w:ascii="Arial" w:hAnsi="Arial" w:cs="Arial"/>
            <w:sz w:val="22"/>
            <w:szCs w:val="22"/>
          </w:rPr>
          <w:t>RT Vocational Ed</w:t>
        </w:r>
        <w:r>
          <w:rPr>
            <w:rFonts w:ascii="Arial" w:hAnsi="Arial" w:cs="Arial"/>
            <w:sz w:val="22"/>
            <w:szCs w:val="22"/>
          </w:rPr>
          <w:t>’</w:t>
        </w:r>
      </w:ins>
      <w:ins w:id="1304" w:author="Dawson, Bre (ESI)" w:date="2020-03-23T14:00:00Z">
        <w:r>
          <w:rPr>
            <w:rFonts w:ascii="Arial" w:hAnsi="Arial" w:cs="Arial"/>
            <w:sz w:val="22"/>
            <w:szCs w:val="22"/>
          </w:rPr>
          <w:t>) will be setup</w:t>
        </w:r>
      </w:ins>
      <w:ins w:id="1305" w:author="Dawson, Bre (ESI)" w:date="2020-03-23T14:01:00Z">
        <w:r>
          <w:rPr>
            <w:rFonts w:ascii="Arial" w:hAnsi="Arial" w:cs="Arial"/>
            <w:sz w:val="22"/>
            <w:szCs w:val="22"/>
          </w:rPr>
          <w:t xml:space="preserve"> as not entitled by default and eligible employee’s will</w:t>
        </w:r>
      </w:ins>
      <w:ins w:id="1306" w:author="Dawson, Bre (ESI)" w:date="2020-03-23T14:00:00Z">
        <w:r>
          <w:rPr>
            <w:rFonts w:ascii="Arial" w:hAnsi="Arial" w:cs="Arial"/>
            <w:sz w:val="22"/>
            <w:szCs w:val="22"/>
          </w:rPr>
          <w:t xml:space="preserve"> </w:t>
        </w:r>
      </w:ins>
      <w:ins w:id="1307" w:author="Dawson, Bre (ESI)" w:date="2020-03-23T14:02:00Z">
        <w:r>
          <w:rPr>
            <w:rFonts w:ascii="Arial" w:hAnsi="Arial" w:cs="Arial"/>
            <w:sz w:val="22"/>
            <w:szCs w:val="22"/>
          </w:rPr>
          <w:t xml:space="preserve">need to hold an override flag to be considered eligible. This override flag will be stored directly within GV in </w:t>
        </w:r>
        <w:proofErr w:type="spellStart"/>
        <w:r>
          <w:rPr>
            <w:rFonts w:ascii="Arial" w:hAnsi="Arial" w:cs="Arial"/>
            <w:sz w:val="22"/>
            <w:szCs w:val="22"/>
          </w:rPr>
          <w:t>Infotype</w:t>
        </w:r>
        <w:proofErr w:type="spellEnd"/>
        <w:r>
          <w:rPr>
            <w:rFonts w:ascii="Arial" w:hAnsi="Arial" w:cs="Arial"/>
            <w:sz w:val="22"/>
            <w:szCs w:val="22"/>
          </w:rPr>
          <w:t xml:space="preserve"> 2012 – Time Transfer Specifications. </w:t>
        </w:r>
      </w:ins>
    </w:p>
    <w:p w14:paraId="3377A973" w14:textId="3D786FE3" w:rsidR="008876F7" w:rsidRDefault="008876F7" w:rsidP="008876F7">
      <w:pPr>
        <w:rPr>
          <w:ins w:id="1308" w:author="Dawson, Bre (ESI)" w:date="2020-03-23T14:02:00Z"/>
          <w:rFonts w:ascii="Arial" w:hAnsi="Arial" w:cs="Arial"/>
          <w:sz w:val="22"/>
          <w:szCs w:val="22"/>
        </w:rPr>
      </w:pPr>
      <w:ins w:id="1309" w:author="Dawson, Bre (ESI)" w:date="2020-03-23T14:02:00Z">
        <w:r w:rsidRPr="004C6C17">
          <w:rPr>
            <w:rFonts w:ascii="Arial" w:hAnsi="Arial" w:cs="Arial"/>
            <w:b/>
            <w:sz w:val="22"/>
            <w:szCs w:val="22"/>
          </w:rPr>
          <w:t xml:space="preserve">Data Migration </w:t>
        </w:r>
        <w:r>
          <w:rPr>
            <w:rFonts w:ascii="Arial" w:hAnsi="Arial" w:cs="Arial"/>
            <w:b/>
            <w:sz w:val="22"/>
            <w:szCs w:val="22"/>
          </w:rPr>
          <w:t>Note</w:t>
        </w:r>
        <w:r>
          <w:rPr>
            <w:rFonts w:ascii="Arial" w:hAnsi="Arial" w:cs="Arial"/>
            <w:sz w:val="22"/>
            <w:szCs w:val="22"/>
          </w:rPr>
          <w:t xml:space="preserve">: </w:t>
        </w:r>
      </w:ins>
      <w:ins w:id="1310" w:author="Dawson, Bre (ESI)" w:date="2020-03-23T14:03:00Z">
        <w:r>
          <w:rPr>
            <w:rFonts w:ascii="Arial" w:hAnsi="Arial" w:cs="Arial"/>
            <w:sz w:val="22"/>
            <w:szCs w:val="22"/>
          </w:rPr>
          <w:t xml:space="preserve">RMIT Training VE </w:t>
        </w:r>
        <w:proofErr w:type="spellStart"/>
        <w:r>
          <w:rPr>
            <w:rFonts w:ascii="Arial" w:hAnsi="Arial" w:cs="Arial"/>
            <w:sz w:val="22"/>
            <w:szCs w:val="22"/>
          </w:rPr>
          <w:t>employee’s</w:t>
        </w:r>
        <w:proofErr w:type="spellEnd"/>
        <w:r>
          <w:rPr>
            <w:rFonts w:ascii="Arial" w:hAnsi="Arial" w:cs="Arial"/>
            <w:sz w:val="22"/>
            <w:szCs w:val="22"/>
          </w:rPr>
          <w:t xml:space="preserve"> who are eligible for VE Teaching Leave should have Time Type </w:t>
        </w:r>
      </w:ins>
      <w:ins w:id="1311" w:author="Dawson, Bre (ESI)" w:date="2020-03-23T14:04:00Z">
        <w:r>
          <w:rPr>
            <w:rFonts w:ascii="Arial" w:hAnsi="Arial" w:cs="Arial"/>
            <w:sz w:val="22"/>
            <w:szCs w:val="22"/>
          </w:rPr>
          <w:t>‘</w:t>
        </w:r>
      </w:ins>
      <w:ins w:id="1312" w:author="Dawson, Bre (ESI)" w:date="2020-03-23T14:03:00Z">
        <w:r w:rsidRPr="008876F7">
          <w:rPr>
            <w:rFonts w:ascii="Arial" w:hAnsi="Arial" w:cs="Arial"/>
            <w:sz w:val="22"/>
            <w:szCs w:val="22"/>
          </w:rPr>
          <w:t>ZTT1</w:t>
        </w:r>
      </w:ins>
      <w:ins w:id="1313" w:author="Dawson, Bre (ESI)" w:date="2020-03-23T14:04:00Z">
        <w:r>
          <w:rPr>
            <w:rFonts w:ascii="Arial" w:hAnsi="Arial" w:cs="Arial"/>
            <w:sz w:val="22"/>
            <w:szCs w:val="22"/>
          </w:rPr>
          <w:t xml:space="preserve"> – </w:t>
        </w:r>
        <w:r w:rsidRPr="008876F7">
          <w:rPr>
            <w:rFonts w:ascii="Arial" w:hAnsi="Arial" w:cs="Arial"/>
            <w:sz w:val="22"/>
            <w:szCs w:val="22"/>
          </w:rPr>
          <w:t xml:space="preserve">VE Teaching </w:t>
        </w:r>
        <w:proofErr w:type="spellStart"/>
        <w:r w:rsidRPr="008876F7">
          <w:rPr>
            <w:rFonts w:ascii="Arial" w:hAnsi="Arial" w:cs="Arial"/>
            <w:sz w:val="22"/>
            <w:szCs w:val="22"/>
          </w:rPr>
          <w:t>Lve</w:t>
        </w:r>
        <w:proofErr w:type="spellEnd"/>
        <w:r w:rsidRPr="008876F7">
          <w:rPr>
            <w:rFonts w:ascii="Arial" w:hAnsi="Arial" w:cs="Arial"/>
            <w:sz w:val="22"/>
            <w:szCs w:val="22"/>
          </w:rPr>
          <w:t xml:space="preserve"> Ent. </w:t>
        </w:r>
        <w:proofErr w:type="spellStart"/>
        <w:r w:rsidRPr="008876F7">
          <w:rPr>
            <w:rFonts w:ascii="Arial" w:hAnsi="Arial" w:cs="Arial"/>
            <w:sz w:val="22"/>
            <w:szCs w:val="22"/>
          </w:rPr>
          <w:t>Ovrd</w:t>
        </w:r>
        <w:proofErr w:type="spellEnd"/>
        <w:r>
          <w:rPr>
            <w:rFonts w:ascii="Arial" w:hAnsi="Arial" w:cs="Arial"/>
            <w:sz w:val="22"/>
            <w:szCs w:val="22"/>
          </w:rPr>
          <w:t xml:space="preserve">’ with value of 1 loaded at </w:t>
        </w:r>
      </w:ins>
      <w:ins w:id="1314" w:author="Dawson, Bre (ESI)" w:date="2020-03-23T14:02:00Z">
        <w:r>
          <w:rPr>
            <w:rFonts w:ascii="Arial" w:hAnsi="Arial" w:cs="Arial"/>
            <w:sz w:val="22"/>
            <w:szCs w:val="22"/>
          </w:rPr>
          <w:t xml:space="preserve">Go-Live. </w:t>
        </w:r>
      </w:ins>
    </w:p>
    <w:p w14:paraId="287DAD0C" w14:textId="77777777" w:rsidR="00DC4700" w:rsidRDefault="00DC4700" w:rsidP="00EE02C0">
      <w:pPr>
        <w:rPr>
          <w:ins w:id="1315" w:author="Dawson, Bre (ESI)" w:date="2020-03-23T14:02:00Z"/>
          <w:rFonts w:ascii="Arial" w:hAnsi="Arial" w:cs="Arial"/>
          <w:sz w:val="22"/>
          <w:szCs w:val="22"/>
        </w:rPr>
      </w:pPr>
    </w:p>
    <w:p w14:paraId="7B402582" w14:textId="743B5E69" w:rsidR="00DC4700" w:rsidDel="00DC4700" w:rsidRDefault="00DC4700" w:rsidP="00EE02C0">
      <w:pPr>
        <w:rPr>
          <w:del w:id="1316" w:author="Dawson, Bre (ESI)" w:date="2020-03-23T14:02:00Z"/>
          <w:rFonts w:ascii="Arial" w:hAnsi="Arial" w:cs="Arial"/>
          <w:sz w:val="22"/>
          <w:szCs w:val="22"/>
        </w:rPr>
      </w:pPr>
    </w:p>
    <w:p w14:paraId="701093FC" w14:textId="2103599F" w:rsidR="00B561BD" w:rsidRPr="00B561BD" w:rsidDel="00DC4700" w:rsidRDefault="00B561BD" w:rsidP="00EE02C0">
      <w:pPr>
        <w:rPr>
          <w:del w:id="1317" w:author="Dawson, Bre (ESI)" w:date="2020-03-23T14:02:00Z"/>
          <w:rFonts w:ascii="Arial" w:hAnsi="Arial" w:cs="Arial"/>
          <w:sz w:val="22"/>
          <w:szCs w:val="22"/>
        </w:rPr>
      </w:pPr>
    </w:p>
    <w:p w14:paraId="470A0CB4" w14:textId="77777777" w:rsidR="00716854" w:rsidRPr="009344C4" w:rsidRDefault="00B561BD" w:rsidP="00716854">
      <w:pPr>
        <w:rPr>
          <w:rFonts w:ascii="Arial" w:hAnsi="Arial" w:cs="Arial"/>
          <w:sz w:val="22"/>
          <w:szCs w:val="22"/>
        </w:rPr>
      </w:pPr>
      <w:r>
        <w:rPr>
          <w:rFonts w:ascii="Arial" w:hAnsi="Arial" w:cs="Arial"/>
          <w:sz w:val="22"/>
          <w:szCs w:val="22"/>
        </w:rPr>
        <w:t>The entitlement balance will be included in the Leave Balance outbound integration to Workday</w:t>
      </w:r>
      <w:r w:rsidR="00716854" w:rsidRPr="00B561BD">
        <w:rPr>
          <w:rFonts w:ascii="Arial" w:hAnsi="Arial" w:cs="Arial"/>
          <w:sz w:val="22"/>
          <w:szCs w:val="22"/>
        </w:rPr>
        <w:t>.</w:t>
      </w:r>
      <w:r w:rsidR="00716854" w:rsidRPr="009344C4">
        <w:rPr>
          <w:rFonts w:ascii="Arial" w:hAnsi="Arial" w:cs="Arial"/>
          <w:sz w:val="22"/>
          <w:szCs w:val="22"/>
        </w:rPr>
        <w:t xml:space="preserve"> </w:t>
      </w:r>
    </w:p>
    <w:p w14:paraId="67962D6E" w14:textId="7887CD82" w:rsidR="000008C3" w:rsidRPr="00EE02C0" w:rsidDel="00B63727" w:rsidRDefault="000008C3" w:rsidP="00EE02C0">
      <w:pPr>
        <w:rPr>
          <w:del w:id="1318" w:author="Dawson, Bre (ESI)" w:date="2020-03-23T14:20:00Z"/>
        </w:rPr>
      </w:pPr>
    </w:p>
    <w:p w14:paraId="0759BF37" w14:textId="77777777" w:rsidR="00B4633D" w:rsidRDefault="00B4633D" w:rsidP="00B4633D">
      <w:pPr>
        <w:rPr>
          <w:rFonts w:ascii="Arial" w:hAnsi="Arial" w:cs="Arial"/>
          <w:sz w:val="22"/>
          <w:szCs w:val="22"/>
        </w:rPr>
      </w:pPr>
      <w:bookmarkStart w:id="1319" w:name="_GoBack"/>
      <w:bookmarkEnd w:id="1319"/>
      <w:r w:rsidRPr="0084520E">
        <w:rPr>
          <w:rFonts w:ascii="Arial" w:hAnsi="Arial" w:cs="Arial"/>
          <w:sz w:val="22"/>
          <w:szCs w:val="22"/>
        </w:rPr>
        <w:t>Please refer to the Time Blueprint Configuration Worksheet ‘Time Rule Overview’ and ‘</w:t>
      </w:r>
      <w:proofErr w:type="spellStart"/>
      <w:r w:rsidRPr="0084520E">
        <w:rPr>
          <w:rFonts w:ascii="Arial" w:hAnsi="Arial" w:cs="Arial"/>
          <w:sz w:val="22"/>
          <w:szCs w:val="22"/>
        </w:rPr>
        <w:t>Overview_</w:t>
      </w:r>
      <w:r>
        <w:rPr>
          <w:rFonts w:ascii="Arial" w:hAnsi="Arial" w:cs="Arial"/>
          <w:sz w:val="22"/>
          <w:szCs w:val="22"/>
        </w:rPr>
        <w:t>Quotas</w:t>
      </w:r>
      <w:proofErr w:type="spellEnd"/>
      <w:r w:rsidRPr="0084520E">
        <w:rPr>
          <w:rFonts w:ascii="Arial" w:hAnsi="Arial" w:cs="Arial"/>
          <w:sz w:val="22"/>
          <w:szCs w:val="22"/>
        </w:rPr>
        <w:t xml:space="preserve">’ tabs for details on </w:t>
      </w:r>
      <w:r>
        <w:rPr>
          <w:rFonts w:ascii="Arial" w:hAnsi="Arial" w:cs="Arial"/>
          <w:sz w:val="22"/>
          <w:szCs w:val="22"/>
        </w:rPr>
        <w:t xml:space="preserve">quota </w:t>
      </w:r>
      <w:r w:rsidRPr="0084520E">
        <w:rPr>
          <w:rFonts w:ascii="Arial" w:hAnsi="Arial" w:cs="Arial"/>
          <w:sz w:val="22"/>
          <w:szCs w:val="22"/>
        </w:rPr>
        <w:t xml:space="preserve">eligibility and </w:t>
      </w:r>
      <w:r>
        <w:rPr>
          <w:rFonts w:ascii="Arial" w:hAnsi="Arial" w:cs="Arial"/>
          <w:sz w:val="22"/>
          <w:szCs w:val="22"/>
        </w:rPr>
        <w:t xml:space="preserve">accrual rules. </w:t>
      </w:r>
    </w:p>
    <w:p w14:paraId="190943D3" w14:textId="77777777" w:rsidR="00C34581" w:rsidRDefault="00C34581" w:rsidP="004F23CE">
      <w:pPr>
        <w:rPr>
          <w:rFonts w:ascii="Arial" w:hAnsi="Arial" w:cs="Arial"/>
          <w:sz w:val="22"/>
          <w:szCs w:val="22"/>
        </w:rPr>
      </w:pPr>
    </w:p>
    <w:p w14:paraId="137BBAE4" w14:textId="77777777" w:rsidR="004F23CE" w:rsidRDefault="004F23CE" w:rsidP="00D66F94">
      <w:pPr>
        <w:pStyle w:val="Heading2"/>
        <w:numPr>
          <w:ilvl w:val="1"/>
          <w:numId w:val="17"/>
        </w:numPr>
      </w:pPr>
      <w:bookmarkStart w:id="1320" w:name="_Toc20471447"/>
      <w:r>
        <w:t>Leave Encashment</w:t>
      </w:r>
      <w:bookmarkEnd w:id="1320"/>
      <w:r>
        <w:t xml:space="preserve"> </w:t>
      </w:r>
    </w:p>
    <w:p w14:paraId="0CBD6A03" w14:textId="77777777" w:rsidR="004F23CE" w:rsidRDefault="00EE02C0" w:rsidP="004F23CE">
      <w:pPr>
        <w:rPr>
          <w:rFonts w:ascii="Arial" w:hAnsi="Arial" w:cs="Arial"/>
          <w:sz w:val="22"/>
          <w:szCs w:val="22"/>
          <w:lang w:eastAsia="zh-TW"/>
        </w:rPr>
      </w:pPr>
      <w:r>
        <w:rPr>
          <w:rFonts w:ascii="Arial" w:hAnsi="Arial" w:cs="Arial"/>
          <w:sz w:val="22"/>
          <w:szCs w:val="22"/>
          <w:lang w:eastAsia="zh-TW"/>
        </w:rPr>
        <w:t>Leave Encashment (</w:t>
      </w:r>
      <w:proofErr w:type="spellStart"/>
      <w:r>
        <w:rPr>
          <w:rFonts w:ascii="Arial" w:hAnsi="Arial" w:cs="Arial"/>
          <w:sz w:val="22"/>
          <w:szCs w:val="22"/>
          <w:lang w:eastAsia="zh-TW"/>
        </w:rPr>
        <w:t>Infotype</w:t>
      </w:r>
      <w:proofErr w:type="spellEnd"/>
      <w:r>
        <w:rPr>
          <w:rFonts w:ascii="Arial" w:hAnsi="Arial" w:cs="Arial"/>
          <w:sz w:val="22"/>
          <w:szCs w:val="22"/>
          <w:lang w:eastAsia="zh-TW"/>
        </w:rPr>
        <w:t xml:space="preserve"> 0416) will be used to support the manual cash out of leave in service as well as automatically upon termination. </w:t>
      </w:r>
    </w:p>
    <w:p w14:paraId="5998BCDF" w14:textId="77777777" w:rsidR="00EE02C0" w:rsidRDefault="00EE02C0" w:rsidP="004F23CE">
      <w:pPr>
        <w:rPr>
          <w:rFonts w:ascii="Arial" w:hAnsi="Arial" w:cs="Arial"/>
          <w:sz w:val="22"/>
          <w:szCs w:val="22"/>
          <w:lang w:eastAsia="zh-TW"/>
        </w:rPr>
      </w:pPr>
      <w:r>
        <w:rPr>
          <w:rFonts w:ascii="Arial" w:hAnsi="Arial" w:cs="Arial"/>
          <w:sz w:val="22"/>
          <w:szCs w:val="22"/>
          <w:lang w:eastAsia="zh-TW"/>
        </w:rPr>
        <w:t xml:space="preserve">These cash out requests should be requested directly through </w:t>
      </w:r>
      <w:proofErr w:type="spellStart"/>
      <w:r w:rsidRPr="00124149">
        <w:rPr>
          <w:rFonts w:ascii="Arial" w:hAnsi="Arial" w:cs="Arial"/>
          <w:sz w:val="22"/>
          <w:szCs w:val="22"/>
        </w:rPr>
        <w:t>GlobalView</w:t>
      </w:r>
      <w:proofErr w:type="spellEnd"/>
      <w:r w:rsidRPr="00124149">
        <w:rPr>
          <w:rFonts w:ascii="Arial" w:hAnsi="Arial" w:cs="Arial"/>
          <w:sz w:val="22"/>
          <w:szCs w:val="22"/>
          <w:vertAlign w:val="superscript"/>
        </w:rPr>
        <w:t>®</w:t>
      </w:r>
      <w:r>
        <w:rPr>
          <w:rFonts w:ascii="Arial" w:hAnsi="Arial" w:cs="Arial"/>
          <w:sz w:val="22"/>
          <w:szCs w:val="22"/>
          <w:lang w:eastAsia="zh-TW"/>
        </w:rPr>
        <w:t xml:space="preserve">, this will not be interfaced through from Workday. </w:t>
      </w:r>
    </w:p>
    <w:tbl>
      <w:tblPr>
        <w:tblW w:w="9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3119"/>
        <w:gridCol w:w="1276"/>
        <w:gridCol w:w="1843"/>
      </w:tblGrid>
      <w:tr w:rsidR="00EE02C0" w:rsidRPr="00F1402B" w14:paraId="734952E3" w14:textId="77777777" w:rsidTr="000008C3">
        <w:trPr>
          <w:cantSplit/>
          <w:trHeight w:val="353"/>
          <w:tblHeader/>
        </w:trPr>
        <w:tc>
          <w:tcPr>
            <w:tcW w:w="3402" w:type="dxa"/>
            <w:shd w:val="clear" w:color="auto" w:fill="17365D" w:themeFill="text2" w:themeFillShade="BF"/>
            <w:vAlign w:val="center"/>
          </w:tcPr>
          <w:p w14:paraId="5392914D" w14:textId="77777777" w:rsidR="00EE02C0" w:rsidRPr="00F1402B" w:rsidRDefault="00EE02C0" w:rsidP="00224BF6">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Compensation Method</w:t>
            </w:r>
          </w:p>
        </w:tc>
        <w:tc>
          <w:tcPr>
            <w:tcW w:w="3119" w:type="dxa"/>
            <w:shd w:val="clear" w:color="auto" w:fill="17365D" w:themeFill="text2" w:themeFillShade="BF"/>
            <w:vAlign w:val="center"/>
          </w:tcPr>
          <w:p w14:paraId="38DD0C18" w14:textId="77777777" w:rsidR="00EE02C0" w:rsidRDefault="00EE02C0" w:rsidP="00224BF6">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Absence Quota</w:t>
            </w:r>
          </w:p>
        </w:tc>
        <w:tc>
          <w:tcPr>
            <w:tcW w:w="1276" w:type="dxa"/>
            <w:shd w:val="clear" w:color="auto" w:fill="17365D" w:themeFill="text2" w:themeFillShade="BF"/>
          </w:tcPr>
          <w:p w14:paraId="1325B563" w14:textId="77777777" w:rsidR="00EE02C0" w:rsidRDefault="00EE02C0" w:rsidP="00224BF6">
            <w:pPr>
              <w:spacing w:before="40" w:after="40" w:line="240" w:lineRule="auto"/>
              <w:jc w:val="center"/>
              <w:rPr>
                <w:rFonts w:ascii="Arial" w:hAnsi="Arial" w:cs="Arial"/>
                <w:b/>
                <w:bCs/>
                <w:color w:val="FFFFFF"/>
                <w:sz w:val="20"/>
                <w:lang w:eastAsia="zh-TW"/>
              </w:rPr>
            </w:pPr>
            <w:r>
              <w:rPr>
                <w:rFonts w:ascii="Arial" w:hAnsi="Arial" w:cs="Arial"/>
                <w:b/>
                <w:bCs/>
                <w:color w:val="FFFFFF"/>
                <w:sz w:val="20"/>
                <w:lang w:eastAsia="zh-TW"/>
              </w:rPr>
              <w:t>Comp %’age</w:t>
            </w:r>
          </w:p>
        </w:tc>
        <w:tc>
          <w:tcPr>
            <w:tcW w:w="1843" w:type="dxa"/>
            <w:shd w:val="clear" w:color="auto" w:fill="17365D" w:themeFill="text2" w:themeFillShade="BF"/>
          </w:tcPr>
          <w:p w14:paraId="28AC4114" w14:textId="77777777" w:rsidR="00EE02C0" w:rsidRDefault="00EE02C0" w:rsidP="00224BF6">
            <w:pPr>
              <w:spacing w:before="40" w:after="40" w:line="240" w:lineRule="auto"/>
              <w:jc w:val="center"/>
              <w:rPr>
                <w:rFonts w:ascii="Arial" w:hAnsi="Arial" w:cs="Arial"/>
                <w:b/>
                <w:bCs/>
                <w:color w:val="FFFFFF"/>
                <w:sz w:val="20"/>
                <w:lang w:eastAsia="zh-TW"/>
              </w:rPr>
            </w:pPr>
            <w:r>
              <w:rPr>
                <w:rFonts w:ascii="Arial" w:hAnsi="Arial" w:cs="Arial"/>
                <w:b/>
                <w:bCs/>
                <w:color w:val="FFFFFF"/>
                <w:sz w:val="20"/>
                <w:lang w:eastAsia="zh-TW"/>
              </w:rPr>
              <w:t>Leave Payout WT</w:t>
            </w:r>
          </w:p>
        </w:tc>
      </w:tr>
      <w:tr w:rsidR="00EE02C0" w:rsidRPr="00F1402B" w14:paraId="40B549F9" w14:textId="77777777" w:rsidTr="000008C3">
        <w:trPr>
          <w:cantSplit/>
          <w:trHeight w:val="255"/>
        </w:trPr>
        <w:tc>
          <w:tcPr>
            <w:tcW w:w="3402" w:type="dxa"/>
            <w:vMerge w:val="restart"/>
            <w:shd w:val="clear" w:color="auto" w:fill="auto"/>
            <w:noWrap/>
            <w:vAlign w:val="center"/>
          </w:tcPr>
          <w:p w14:paraId="5EFDB843" w14:textId="77777777" w:rsidR="00EE02C0" w:rsidRPr="00962DF3" w:rsidRDefault="000008C3" w:rsidP="00224BF6">
            <w:pPr>
              <w:spacing w:before="40" w:after="40" w:line="240" w:lineRule="auto"/>
              <w:rPr>
                <w:rFonts w:ascii="Arial" w:hAnsi="Arial" w:cs="Arial"/>
                <w:sz w:val="20"/>
                <w:lang w:eastAsia="zh-TW"/>
              </w:rPr>
            </w:pPr>
            <w:r>
              <w:rPr>
                <w:rFonts w:ascii="Arial" w:hAnsi="Arial" w:cs="Arial"/>
                <w:sz w:val="20"/>
                <w:lang w:eastAsia="zh-TW"/>
              </w:rPr>
              <w:t>Q001 – Leave Encashment (Manual)</w:t>
            </w:r>
          </w:p>
        </w:tc>
        <w:tc>
          <w:tcPr>
            <w:tcW w:w="3119" w:type="dxa"/>
            <w:vAlign w:val="center"/>
          </w:tcPr>
          <w:p w14:paraId="4692CE76" w14:textId="77777777" w:rsidR="00EE02C0" w:rsidRPr="00962DF3" w:rsidRDefault="00EE02C0" w:rsidP="00224BF6">
            <w:pPr>
              <w:spacing w:before="40" w:after="40" w:line="240" w:lineRule="auto"/>
              <w:rPr>
                <w:rFonts w:ascii="Arial" w:hAnsi="Arial" w:cs="Arial"/>
                <w:sz w:val="20"/>
                <w:lang w:eastAsia="zh-TW"/>
              </w:rPr>
            </w:pPr>
            <w:r>
              <w:rPr>
                <w:rFonts w:ascii="Arial" w:hAnsi="Arial" w:cs="Arial"/>
                <w:sz w:val="20"/>
                <w:lang w:eastAsia="zh-TW"/>
              </w:rPr>
              <w:t xml:space="preserve">50 – Annual Leave </w:t>
            </w:r>
          </w:p>
        </w:tc>
        <w:tc>
          <w:tcPr>
            <w:tcW w:w="1276" w:type="dxa"/>
          </w:tcPr>
          <w:p w14:paraId="090762D5" w14:textId="77777777" w:rsidR="00EE02C0" w:rsidRDefault="00EE02C0" w:rsidP="00224BF6">
            <w:pPr>
              <w:spacing w:before="40" w:after="40" w:line="240" w:lineRule="auto"/>
              <w:jc w:val="center"/>
              <w:rPr>
                <w:rFonts w:ascii="Arial" w:hAnsi="Arial" w:cs="Arial"/>
                <w:sz w:val="20"/>
                <w:lang w:eastAsia="zh-TW"/>
              </w:rPr>
            </w:pPr>
            <w:r>
              <w:rPr>
                <w:rFonts w:ascii="Arial" w:hAnsi="Arial" w:cs="Arial"/>
                <w:sz w:val="20"/>
                <w:lang w:eastAsia="zh-TW"/>
              </w:rPr>
              <w:t>100%</w:t>
            </w:r>
          </w:p>
        </w:tc>
        <w:tc>
          <w:tcPr>
            <w:tcW w:w="1843" w:type="dxa"/>
          </w:tcPr>
          <w:p w14:paraId="7B67304F" w14:textId="77777777" w:rsidR="00EE02C0" w:rsidRPr="00C133F2" w:rsidRDefault="00C133F2" w:rsidP="00224BF6">
            <w:pPr>
              <w:spacing w:before="40" w:after="40" w:line="240" w:lineRule="auto"/>
              <w:jc w:val="center"/>
              <w:rPr>
                <w:rFonts w:ascii="Arial" w:hAnsi="Arial" w:cs="Arial"/>
                <w:sz w:val="20"/>
                <w:lang w:eastAsia="zh-TW"/>
              </w:rPr>
            </w:pPr>
            <w:r w:rsidRPr="00C133F2">
              <w:rPr>
                <w:rFonts w:ascii="Arial" w:hAnsi="Arial" w:cs="Arial"/>
                <w:sz w:val="20"/>
                <w:lang w:eastAsia="zh-TW"/>
              </w:rPr>
              <w:t>4250</w:t>
            </w:r>
          </w:p>
        </w:tc>
      </w:tr>
      <w:tr w:rsidR="00C133F2" w:rsidRPr="00F1402B" w14:paraId="014CBD35" w14:textId="77777777" w:rsidTr="000008C3">
        <w:trPr>
          <w:cantSplit/>
          <w:trHeight w:val="255"/>
        </w:trPr>
        <w:tc>
          <w:tcPr>
            <w:tcW w:w="3402" w:type="dxa"/>
            <w:vMerge/>
            <w:shd w:val="clear" w:color="auto" w:fill="auto"/>
            <w:noWrap/>
            <w:vAlign w:val="center"/>
          </w:tcPr>
          <w:p w14:paraId="67786B36" w14:textId="77777777" w:rsidR="00C133F2" w:rsidRPr="00962DF3" w:rsidRDefault="00C133F2" w:rsidP="00224BF6">
            <w:pPr>
              <w:spacing w:before="40" w:after="40" w:line="240" w:lineRule="auto"/>
              <w:rPr>
                <w:rFonts w:ascii="Arial" w:hAnsi="Arial" w:cs="Arial"/>
                <w:sz w:val="20"/>
                <w:lang w:eastAsia="zh-TW"/>
              </w:rPr>
            </w:pPr>
          </w:p>
        </w:tc>
        <w:tc>
          <w:tcPr>
            <w:tcW w:w="3119" w:type="dxa"/>
            <w:vAlign w:val="center"/>
          </w:tcPr>
          <w:p w14:paraId="11B5D913" w14:textId="77777777" w:rsidR="00C133F2" w:rsidRPr="00962DF3" w:rsidRDefault="00C133F2" w:rsidP="00224BF6">
            <w:pPr>
              <w:spacing w:before="40" w:after="40" w:line="240" w:lineRule="auto"/>
              <w:rPr>
                <w:rFonts w:ascii="Arial" w:hAnsi="Arial" w:cs="Arial"/>
                <w:sz w:val="20"/>
                <w:lang w:eastAsia="zh-TW"/>
              </w:rPr>
            </w:pPr>
            <w:r>
              <w:rPr>
                <w:rFonts w:ascii="Arial" w:hAnsi="Arial" w:cs="Arial"/>
                <w:sz w:val="20"/>
                <w:lang w:eastAsia="zh-TW"/>
              </w:rPr>
              <w:t xml:space="preserve">55 – Purchase Leave </w:t>
            </w:r>
          </w:p>
        </w:tc>
        <w:tc>
          <w:tcPr>
            <w:tcW w:w="1276" w:type="dxa"/>
          </w:tcPr>
          <w:p w14:paraId="08557B4F" w14:textId="77777777" w:rsidR="00C133F2" w:rsidRDefault="00C133F2" w:rsidP="00224BF6">
            <w:pPr>
              <w:spacing w:before="40" w:after="40" w:line="240" w:lineRule="auto"/>
              <w:jc w:val="center"/>
              <w:rPr>
                <w:rFonts w:ascii="Arial" w:hAnsi="Arial" w:cs="Arial"/>
                <w:sz w:val="20"/>
                <w:lang w:eastAsia="zh-TW"/>
              </w:rPr>
            </w:pPr>
            <w:r>
              <w:rPr>
                <w:rFonts w:ascii="Arial" w:hAnsi="Arial" w:cs="Arial"/>
                <w:sz w:val="20"/>
                <w:lang w:eastAsia="zh-TW"/>
              </w:rPr>
              <w:t>100%</w:t>
            </w:r>
          </w:p>
        </w:tc>
        <w:tc>
          <w:tcPr>
            <w:tcW w:w="1843" w:type="dxa"/>
          </w:tcPr>
          <w:p w14:paraId="52682B2A" w14:textId="77777777" w:rsidR="00C133F2" w:rsidRPr="00C133F2" w:rsidRDefault="00C133F2" w:rsidP="00C133F2">
            <w:pPr>
              <w:spacing w:before="40" w:after="40" w:line="240" w:lineRule="auto"/>
              <w:jc w:val="center"/>
              <w:rPr>
                <w:rFonts w:ascii="Arial" w:hAnsi="Arial" w:cs="Arial"/>
                <w:sz w:val="20"/>
                <w:lang w:eastAsia="zh-TW"/>
              </w:rPr>
            </w:pPr>
            <w:r w:rsidRPr="00C133F2">
              <w:rPr>
                <w:rFonts w:ascii="Arial" w:hAnsi="Arial" w:cs="Arial"/>
                <w:sz w:val="20"/>
                <w:lang w:eastAsia="zh-TW"/>
              </w:rPr>
              <w:t>4255</w:t>
            </w:r>
          </w:p>
        </w:tc>
      </w:tr>
      <w:tr w:rsidR="000008C3" w:rsidRPr="00F1402B" w14:paraId="534FEDF5" w14:textId="77777777" w:rsidTr="000008C3">
        <w:trPr>
          <w:cantSplit/>
          <w:trHeight w:val="255"/>
        </w:trPr>
        <w:tc>
          <w:tcPr>
            <w:tcW w:w="3402" w:type="dxa"/>
            <w:vMerge/>
            <w:shd w:val="clear" w:color="auto" w:fill="auto"/>
            <w:noWrap/>
            <w:vAlign w:val="center"/>
          </w:tcPr>
          <w:p w14:paraId="780350A6" w14:textId="77777777" w:rsidR="000008C3" w:rsidRPr="00962DF3" w:rsidRDefault="000008C3" w:rsidP="00224BF6">
            <w:pPr>
              <w:spacing w:before="40" w:after="40" w:line="240" w:lineRule="auto"/>
              <w:rPr>
                <w:rFonts w:ascii="Arial" w:hAnsi="Arial" w:cs="Arial"/>
                <w:sz w:val="20"/>
                <w:lang w:eastAsia="zh-TW"/>
              </w:rPr>
            </w:pPr>
          </w:p>
        </w:tc>
        <w:tc>
          <w:tcPr>
            <w:tcW w:w="3119" w:type="dxa"/>
            <w:vAlign w:val="center"/>
          </w:tcPr>
          <w:p w14:paraId="3239EB90" w14:textId="30512506" w:rsidR="000008C3" w:rsidRPr="006C31E8" w:rsidRDefault="000008C3" w:rsidP="004D5C95">
            <w:pPr>
              <w:spacing w:before="40" w:after="40" w:line="240" w:lineRule="auto"/>
              <w:rPr>
                <w:rFonts w:ascii="Arial" w:hAnsi="Arial" w:cs="Arial"/>
                <w:sz w:val="20"/>
                <w:lang w:eastAsia="zh-TW"/>
              </w:rPr>
            </w:pPr>
            <w:del w:id="1321" w:author="Dawson, Bre (ESI)" w:date="2020-03-23T14:05:00Z">
              <w:r w:rsidDel="008876F7">
                <w:rPr>
                  <w:rFonts w:ascii="Arial" w:hAnsi="Arial" w:cs="Arial"/>
                  <w:sz w:val="20"/>
                  <w:lang w:eastAsia="zh-TW"/>
                </w:rPr>
                <w:delText xml:space="preserve">80 </w:delText>
              </w:r>
            </w:del>
            <w:ins w:id="1322" w:author="Dawson, Bre (ESI)" w:date="2020-03-23T14:05:00Z">
              <w:r w:rsidR="008876F7">
                <w:rPr>
                  <w:rFonts w:ascii="Arial" w:hAnsi="Arial" w:cs="Arial"/>
                  <w:sz w:val="20"/>
                  <w:lang w:eastAsia="zh-TW"/>
                </w:rPr>
                <w:t xml:space="preserve">40 </w:t>
              </w:r>
            </w:ins>
            <w:r>
              <w:rPr>
                <w:rFonts w:ascii="Arial" w:hAnsi="Arial" w:cs="Arial"/>
                <w:sz w:val="20"/>
                <w:lang w:eastAsia="zh-TW"/>
              </w:rPr>
              <w:t xml:space="preserve">– Time in Lieu </w:t>
            </w:r>
          </w:p>
        </w:tc>
        <w:tc>
          <w:tcPr>
            <w:tcW w:w="1276" w:type="dxa"/>
          </w:tcPr>
          <w:p w14:paraId="730ED10C" w14:textId="77777777" w:rsidR="000008C3" w:rsidRDefault="000008C3" w:rsidP="004D5C95">
            <w:pPr>
              <w:spacing w:before="40" w:after="40" w:line="240" w:lineRule="auto"/>
              <w:jc w:val="center"/>
              <w:rPr>
                <w:rFonts w:ascii="Arial" w:hAnsi="Arial" w:cs="Arial"/>
                <w:sz w:val="20"/>
                <w:lang w:eastAsia="zh-TW"/>
              </w:rPr>
            </w:pPr>
            <w:r>
              <w:rPr>
                <w:rFonts w:ascii="Arial" w:hAnsi="Arial" w:cs="Arial"/>
                <w:sz w:val="20"/>
                <w:lang w:eastAsia="zh-TW"/>
              </w:rPr>
              <w:t>100%</w:t>
            </w:r>
          </w:p>
        </w:tc>
        <w:tc>
          <w:tcPr>
            <w:tcW w:w="1843" w:type="dxa"/>
          </w:tcPr>
          <w:p w14:paraId="1A769C1E" w14:textId="716D1BB4" w:rsidR="000008C3" w:rsidRPr="00C133F2" w:rsidRDefault="000008C3" w:rsidP="004D5C95">
            <w:pPr>
              <w:spacing w:before="40" w:after="40" w:line="240" w:lineRule="auto"/>
              <w:jc w:val="center"/>
              <w:rPr>
                <w:rFonts w:ascii="Arial" w:hAnsi="Arial" w:cs="Arial"/>
                <w:sz w:val="20"/>
                <w:lang w:eastAsia="zh-TW"/>
              </w:rPr>
            </w:pPr>
            <w:del w:id="1323" w:author="Dawson, Bre (ESI)" w:date="2020-03-23T14:05:00Z">
              <w:r w:rsidRPr="00C133F2" w:rsidDel="008876F7">
                <w:rPr>
                  <w:rFonts w:ascii="Arial" w:hAnsi="Arial" w:cs="Arial"/>
                  <w:sz w:val="20"/>
                  <w:lang w:eastAsia="zh-TW"/>
                </w:rPr>
                <w:delText>4280</w:delText>
              </w:r>
            </w:del>
            <w:ins w:id="1324" w:author="Dawson, Bre (ESI)" w:date="2020-03-23T14:05:00Z">
              <w:r w:rsidR="008876F7" w:rsidRPr="00C133F2">
                <w:rPr>
                  <w:rFonts w:ascii="Arial" w:hAnsi="Arial" w:cs="Arial"/>
                  <w:sz w:val="20"/>
                  <w:lang w:eastAsia="zh-TW"/>
                </w:rPr>
                <w:t>42</w:t>
              </w:r>
              <w:r w:rsidR="008876F7">
                <w:rPr>
                  <w:rFonts w:ascii="Arial" w:hAnsi="Arial" w:cs="Arial"/>
                  <w:sz w:val="20"/>
                  <w:lang w:eastAsia="zh-TW"/>
                </w:rPr>
                <w:t>4</w:t>
              </w:r>
              <w:r w:rsidR="008876F7" w:rsidRPr="00C133F2">
                <w:rPr>
                  <w:rFonts w:ascii="Arial" w:hAnsi="Arial" w:cs="Arial"/>
                  <w:sz w:val="20"/>
                  <w:lang w:eastAsia="zh-TW"/>
                </w:rPr>
                <w:t>0</w:t>
              </w:r>
            </w:ins>
          </w:p>
        </w:tc>
      </w:tr>
      <w:tr w:rsidR="00C133F2" w:rsidRPr="00F1402B" w14:paraId="7DF1B06A" w14:textId="77777777" w:rsidTr="000008C3">
        <w:trPr>
          <w:cantSplit/>
          <w:trHeight w:val="255"/>
        </w:trPr>
        <w:tc>
          <w:tcPr>
            <w:tcW w:w="3402" w:type="dxa"/>
            <w:vMerge w:val="restart"/>
            <w:shd w:val="clear" w:color="auto" w:fill="auto"/>
            <w:noWrap/>
            <w:vAlign w:val="center"/>
          </w:tcPr>
          <w:p w14:paraId="3C68BFA6" w14:textId="77777777" w:rsidR="00C133F2" w:rsidRPr="00962DF3" w:rsidRDefault="00C133F2" w:rsidP="00224BF6">
            <w:pPr>
              <w:spacing w:before="40" w:after="40" w:line="240" w:lineRule="auto"/>
              <w:rPr>
                <w:rFonts w:ascii="Arial" w:hAnsi="Arial" w:cs="Arial"/>
                <w:sz w:val="20"/>
                <w:lang w:eastAsia="zh-TW"/>
              </w:rPr>
            </w:pPr>
            <w:r>
              <w:rPr>
                <w:rFonts w:ascii="Arial" w:hAnsi="Arial" w:cs="Arial"/>
                <w:sz w:val="20"/>
                <w:lang w:eastAsia="zh-TW"/>
              </w:rPr>
              <w:t>1301 – Terminations Quota Comp</w:t>
            </w:r>
          </w:p>
        </w:tc>
        <w:tc>
          <w:tcPr>
            <w:tcW w:w="3119" w:type="dxa"/>
            <w:vAlign w:val="center"/>
          </w:tcPr>
          <w:p w14:paraId="198D0F82" w14:textId="77777777" w:rsidR="00C133F2" w:rsidRPr="00962DF3" w:rsidRDefault="00C133F2" w:rsidP="00224BF6">
            <w:pPr>
              <w:spacing w:before="40" w:after="40" w:line="240" w:lineRule="auto"/>
              <w:rPr>
                <w:rFonts w:ascii="Arial" w:hAnsi="Arial" w:cs="Arial"/>
                <w:sz w:val="20"/>
                <w:lang w:eastAsia="zh-TW"/>
              </w:rPr>
            </w:pPr>
            <w:r>
              <w:rPr>
                <w:rFonts w:ascii="Arial" w:hAnsi="Arial" w:cs="Arial"/>
                <w:sz w:val="20"/>
                <w:lang w:eastAsia="zh-TW"/>
              </w:rPr>
              <w:t xml:space="preserve">50 – Annual Leave </w:t>
            </w:r>
          </w:p>
        </w:tc>
        <w:tc>
          <w:tcPr>
            <w:tcW w:w="1276" w:type="dxa"/>
            <w:vAlign w:val="center"/>
          </w:tcPr>
          <w:p w14:paraId="5398BDA6" w14:textId="77777777" w:rsidR="00C133F2" w:rsidRDefault="00C133F2" w:rsidP="00C133F2">
            <w:pPr>
              <w:spacing w:before="40" w:after="40" w:line="240" w:lineRule="auto"/>
              <w:jc w:val="center"/>
              <w:rPr>
                <w:rFonts w:ascii="Arial" w:hAnsi="Arial" w:cs="Arial"/>
                <w:sz w:val="20"/>
                <w:lang w:eastAsia="zh-TW"/>
              </w:rPr>
            </w:pPr>
            <w:r>
              <w:rPr>
                <w:rFonts w:ascii="Arial" w:hAnsi="Arial" w:cs="Arial"/>
                <w:sz w:val="20"/>
                <w:lang w:eastAsia="zh-TW"/>
              </w:rPr>
              <w:t>100%</w:t>
            </w:r>
          </w:p>
        </w:tc>
        <w:tc>
          <w:tcPr>
            <w:tcW w:w="1843" w:type="dxa"/>
          </w:tcPr>
          <w:p w14:paraId="25B077D3" w14:textId="77777777" w:rsidR="00C133F2" w:rsidRPr="00C133F2" w:rsidRDefault="00C133F2" w:rsidP="00224BF6">
            <w:pPr>
              <w:spacing w:before="40" w:after="40" w:line="240" w:lineRule="auto"/>
              <w:jc w:val="center"/>
              <w:rPr>
                <w:rFonts w:ascii="Arial" w:hAnsi="Arial" w:cs="Arial"/>
                <w:sz w:val="20"/>
                <w:lang w:eastAsia="zh-TW"/>
              </w:rPr>
            </w:pPr>
            <w:r w:rsidRPr="00C133F2">
              <w:rPr>
                <w:rFonts w:ascii="Arial" w:hAnsi="Arial" w:cs="Arial"/>
                <w:sz w:val="20"/>
                <w:lang w:eastAsia="zh-TW"/>
              </w:rPr>
              <w:t>5002, 5004, 5041</w:t>
            </w:r>
          </w:p>
        </w:tc>
      </w:tr>
      <w:tr w:rsidR="00C133F2" w:rsidRPr="00F1402B" w14:paraId="30806AF8" w14:textId="77777777" w:rsidTr="000008C3">
        <w:trPr>
          <w:cantSplit/>
          <w:trHeight w:val="255"/>
        </w:trPr>
        <w:tc>
          <w:tcPr>
            <w:tcW w:w="3402" w:type="dxa"/>
            <w:vMerge/>
            <w:shd w:val="clear" w:color="auto" w:fill="auto"/>
            <w:noWrap/>
            <w:vAlign w:val="center"/>
          </w:tcPr>
          <w:p w14:paraId="530AE075" w14:textId="77777777" w:rsidR="00C133F2" w:rsidRPr="00962DF3" w:rsidRDefault="00C133F2" w:rsidP="00224BF6">
            <w:pPr>
              <w:spacing w:before="40" w:after="40" w:line="240" w:lineRule="auto"/>
              <w:rPr>
                <w:rFonts w:ascii="Arial" w:hAnsi="Arial" w:cs="Arial"/>
                <w:sz w:val="20"/>
                <w:lang w:eastAsia="zh-TW"/>
              </w:rPr>
            </w:pPr>
          </w:p>
        </w:tc>
        <w:tc>
          <w:tcPr>
            <w:tcW w:w="3119" w:type="dxa"/>
            <w:vAlign w:val="center"/>
          </w:tcPr>
          <w:p w14:paraId="6351C3B1" w14:textId="77777777" w:rsidR="00C133F2" w:rsidRPr="00962DF3" w:rsidRDefault="00C133F2" w:rsidP="00224BF6">
            <w:pPr>
              <w:spacing w:before="40" w:after="40" w:line="240" w:lineRule="auto"/>
              <w:rPr>
                <w:rFonts w:ascii="Arial" w:hAnsi="Arial" w:cs="Arial"/>
                <w:sz w:val="20"/>
                <w:lang w:eastAsia="zh-TW"/>
              </w:rPr>
            </w:pPr>
            <w:r>
              <w:rPr>
                <w:rFonts w:ascii="Arial" w:hAnsi="Arial" w:cs="Arial"/>
                <w:sz w:val="20"/>
                <w:lang w:eastAsia="zh-TW"/>
              </w:rPr>
              <w:t xml:space="preserve">55 – Purchase Leave </w:t>
            </w:r>
          </w:p>
        </w:tc>
        <w:tc>
          <w:tcPr>
            <w:tcW w:w="1276" w:type="dxa"/>
            <w:vAlign w:val="center"/>
          </w:tcPr>
          <w:p w14:paraId="52CD3950" w14:textId="77777777" w:rsidR="00C133F2" w:rsidRDefault="00C133F2" w:rsidP="00C133F2">
            <w:pPr>
              <w:spacing w:before="40" w:after="40" w:line="240" w:lineRule="auto"/>
              <w:jc w:val="center"/>
              <w:rPr>
                <w:rFonts w:ascii="Arial" w:hAnsi="Arial" w:cs="Arial"/>
                <w:sz w:val="20"/>
                <w:lang w:eastAsia="zh-TW"/>
              </w:rPr>
            </w:pPr>
            <w:r>
              <w:rPr>
                <w:rFonts w:ascii="Arial" w:hAnsi="Arial" w:cs="Arial"/>
                <w:sz w:val="20"/>
                <w:lang w:eastAsia="zh-TW"/>
              </w:rPr>
              <w:t>100%</w:t>
            </w:r>
          </w:p>
        </w:tc>
        <w:tc>
          <w:tcPr>
            <w:tcW w:w="1843" w:type="dxa"/>
          </w:tcPr>
          <w:p w14:paraId="261C8E00" w14:textId="77777777" w:rsidR="00C133F2" w:rsidRPr="00C133F2" w:rsidRDefault="00C133F2" w:rsidP="003877E0">
            <w:pPr>
              <w:spacing w:before="40" w:after="40" w:line="240" w:lineRule="auto"/>
              <w:jc w:val="center"/>
              <w:rPr>
                <w:rFonts w:ascii="Arial" w:hAnsi="Arial" w:cs="Arial"/>
                <w:sz w:val="20"/>
                <w:lang w:eastAsia="zh-TW"/>
              </w:rPr>
            </w:pPr>
            <w:r w:rsidRPr="00C133F2">
              <w:rPr>
                <w:rFonts w:ascii="Arial" w:hAnsi="Arial" w:cs="Arial"/>
                <w:sz w:val="20"/>
                <w:lang w:eastAsia="zh-TW"/>
              </w:rPr>
              <w:t>5002, 5004, 5041</w:t>
            </w:r>
          </w:p>
        </w:tc>
      </w:tr>
      <w:tr w:rsidR="00C133F2" w:rsidRPr="00F1402B" w14:paraId="3E5F0F83" w14:textId="77777777" w:rsidTr="000008C3">
        <w:trPr>
          <w:cantSplit/>
          <w:trHeight w:val="255"/>
        </w:trPr>
        <w:tc>
          <w:tcPr>
            <w:tcW w:w="3402" w:type="dxa"/>
            <w:vMerge/>
            <w:shd w:val="clear" w:color="auto" w:fill="auto"/>
            <w:noWrap/>
            <w:vAlign w:val="center"/>
          </w:tcPr>
          <w:p w14:paraId="71AADA33" w14:textId="77777777" w:rsidR="00C133F2" w:rsidRPr="00962DF3" w:rsidRDefault="00C133F2" w:rsidP="00224BF6">
            <w:pPr>
              <w:spacing w:before="40" w:after="40" w:line="240" w:lineRule="auto"/>
              <w:rPr>
                <w:rFonts w:ascii="Arial" w:hAnsi="Arial" w:cs="Arial"/>
                <w:sz w:val="20"/>
                <w:lang w:eastAsia="zh-TW"/>
              </w:rPr>
            </w:pPr>
          </w:p>
        </w:tc>
        <w:tc>
          <w:tcPr>
            <w:tcW w:w="3119" w:type="dxa"/>
            <w:vAlign w:val="center"/>
          </w:tcPr>
          <w:p w14:paraId="4281CB0A" w14:textId="77777777" w:rsidR="00C133F2" w:rsidRPr="00A074A4" w:rsidRDefault="00C133F2" w:rsidP="00224BF6">
            <w:pPr>
              <w:spacing w:before="40" w:after="40" w:line="240" w:lineRule="auto"/>
              <w:rPr>
                <w:rFonts w:ascii="Arial" w:hAnsi="Arial" w:cs="Arial"/>
                <w:sz w:val="20"/>
                <w:lang w:eastAsia="zh-TW"/>
              </w:rPr>
            </w:pPr>
            <w:r w:rsidRPr="00A074A4">
              <w:rPr>
                <w:rFonts w:ascii="Arial" w:hAnsi="Arial" w:cs="Arial"/>
                <w:sz w:val="20"/>
                <w:lang w:eastAsia="zh-TW"/>
              </w:rPr>
              <w:t xml:space="preserve">70 – Long Service Leave </w:t>
            </w:r>
          </w:p>
        </w:tc>
        <w:tc>
          <w:tcPr>
            <w:tcW w:w="1276" w:type="dxa"/>
            <w:vAlign w:val="center"/>
          </w:tcPr>
          <w:p w14:paraId="085729DC" w14:textId="77777777" w:rsidR="00C133F2" w:rsidRPr="00A074A4" w:rsidRDefault="00C133F2" w:rsidP="00C133F2">
            <w:pPr>
              <w:spacing w:before="40" w:after="40" w:line="240" w:lineRule="auto"/>
              <w:jc w:val="center"/>
              <w:rPr>
                <w:rFonts w:ascii="Arial" w:hAnsi="Arial" w:cs="Arial"/>
                <w:sz w:val="20"/>
                <w:lang w:eastAsia="zh-TW"/>
              </w:rPr>
            </w:pPr>
            <w:r w:rsidRPr="00A074A4">
              <w:rPr>
                <w:rFonts w:ascii="Arial" w:hAnsi="Arial" w:cs="Arial"/>
                <w:sz w:val="20"/>
                <w:lang w:eastAsia="zh-TW"/>
              </w:rPr>
              <w:t>100%</w:t>
            </w:r>
          </w:p>
        </w:tc>
        <w:tc>
          <w:tcPr>
            <w:tcW w:w="1843" w:type="dxa"/>
          </w:tcPr>
          <w:p w14:paraId="12ED8DA1" w14:textId="77777777" w:rsidR="00C133F2" w:rsidRPr="00C133F2" w:rsidRDefault="00C133F2" w:rsidP="00224BF6">
            <w:pPr>
              <w:spacing w:before="40" w:after="40" w:line="240" w:lineRule="auto"/>
              <w:jc w:val="center"/>
              <w:rPr>
                <w:rFonts w:ascii="Arial" w:hAnsi="Arial" w:cs="Arial"/>
                <w:sz w:val="20"/>
                <w:lang w:eastAsia="zh-TW"/>
              </w:rPr>
            </w:pPr>
            <w:r w:rsidRPr="00C133F2">
              <w:rPr>
                <w:rFonts w:ascii="Arial" w:hAnsi="Arial" w:cs="Arial"/>
                <w:sz w:val="20"/>
                <w:lang w:eastAsia="zh-TW"/>
              </w:rPr>
              <w:t>5001, 5003, 5042</w:t>
            </w:r>
          </w:p>
        </w:tc>
      </w:tr>
      <w:tr w:rsidR="00C133F2" w:rsidRPr="00F1402B" w14:paraId="0D573C7F" w14:textId="77777777" w:rsidTr="000008C3">
        <w:trPr>
          <w:cantSplit/>
          <w:trHeight w:val="255"/>
        </w:trPr>
        <w:tc>
          <w:tcPr>
            <w:tcW w:w="3402" w:type="dxa"/>
            <w:vMerge/>
            <w:shd w:val="clear" w:color="auto" w:fill="auto"/>
            <w:noWrap/>
            <w:vAlign w:val="center"/>
          </w:tcPr>
          <w:p w14:paraId="5FE2ED01" w14:textId="77777777" w:rsidR="00C133F2" w:rsidRPr="00962DF3" w:rsidRDefault="00C133F2" w:rsidP="00224BF6">
            <w:pPr>
              <w:spacing w:before="40" w:after="40" w:line="240" w:lineRule="auto"/>
              <w:rPr>
                <w:rFonts w:ascii="Arial" w:hAnsi="Arial" w:cs="Arial"/>
                <w:sz w:val="20"/>
                <w:lang w:eastAsia="zh-TW"/>
              </w:rPr>
            </w:pPr>
          </w:p>
        </w:tc>
        <w:tc>
          <w:tcPr>
            <w:tcW w:w="3119" w:type="dxa"/>
            <w:vAlign w:val="center"/>
          </w:tcPr>
          <w:p w14:paraId="1FAB2618" w14:textId="77777777" w:rsidR="00C133F2" w:rsidRPr="00A074A4" w:rsidRDefault="00C133F2" w:rsidP="00224BF6">
            <w:pPr>
              <w:spacing w:before="40" w:after="40" w:line="240" w:lineRule="auto"/>
              <w:rPr>
                <w:rFonts w:ascii="Arial" w:hAnsi="Arial" w:cs="Arial"/>
                <w:sz w:val="20"/>
                <w:lang w:eastAsia="zh-TW"/>
              </w:rPr>
            </w:pPr>
            <w:r w:rsidRPr="00A074A4">
              <w:rPr>
                <w:rFonts w:ascii="Arial" w:hAnsi="Arial" w:cs="Arial"/>
                <w:sz w:val="20"/>
                <w:lang w:eastAsia="zh-TW"/>
              </w:rPr>
              <w:t>71 – Long Service Leave Pre 93</w:t>
            </w:r>
          </w:p>
        </w:tc>
        <w:tc>
          <w:tcPr>
            <w:tcW w:w="1276" w:type="dxa"/>
            <w:vAlign w:val="center"/>
          </w:tcPr>
          <w:p w14:paraId="03E11B53" w14:textId="77777777" w:rsidR="00C133F2" w:rsidRPr="00A074A4" w:rsidRDefault="00C133F2" w:rsidP="00C133F2">
            <w:pPr>
              <w:spacing w:before="40" w:after="40" w:line="240" w:lineRule="auto"/>
              <w:jc w:val="center"/>
              <w:rPr>
                <w:rFonts w:ascii="Arial" w:hAnsi="Arial" w:cs="Arial"/>
                <w:sz w:val="20"/>
                <w:lang w:eastAsia="zh-TW"/>
              </w:rPr>
            </w:pPr>
            <w:r w:rsidRPr="00A074A4">
              <w:rPr>
                <w:rFonts w:ascii="Arial" w:hAnsi="Arial" w:cs="Arial"/>
                <w:sz w:val="20"/>
                <w:lang w:eastAsia="zh-TW"/>
              </w:rPr>
              <w:t>100%</w:t>
            </w:r>
          </w:p>
        </w:tc>
        <w:tc>
          <w:tcPr>
            <w:tcW w:w="1843" w:type="dxa"/>
          </w:tcPr>
          <w:p w14:paraId="6DE1DFE5" w14:textId="77777777" w:rsidR="00C133F2" w:rsidRPr="00C133F2" w:rsidRDefault="00C133F2" w:rsidP="00224BF6">
            <w:pPr>
              <w:spacing w:before="40" w:after="40" w:line="240" w:lineRule="auto"/>
              <w:jc w:val="center"/>
              <w:rPr>
                <w:rFonts w:ascii="Arial" w:hAnsi="Arial" w:cs="Arial"/>
                <w:sz w:val="20"/>
                <w:lang w:eastAsia="zh-TW"/>
              </w:rPr>
            </w:pPr>
            <w:r w:rsidRPr="00C133F2">
              <w:rPr>
                <w:rFonts w:ascii="Arial" w:hAnsi="Arial" w:cs="Arial"/>
                <w:sz w:val="20"/>
                <w:lang w:eastAsia="zh-TW"/>
              </w:rPr>
              <w:t>5001, 5003</w:t>
            </w:r>
          </w:p>
        </w:tc>
      </w:tr>
      <w:tr w:rsidR="00C133F2" w:rsidRPr="00F1402B" w14:paraId="2367E35C" w14:textId="77777777" w:rsidTr="000008C3">
        <w:trPr>
          <w:cantSplit/>
          <w:trHeight w:val="255"/>
        </w:trPr>
        <w:tc>
          <w:tcPr>
            <w:tcW w:w="3402" w:type="dxa"/>
            <w:vMerge/>
            <w:shd w:val="clear" w:color="auto" w:fill="auto"/>
            <w:noWrap/>
            <w:vAlign w:val="center"/>
          </w:tcPr>
          <w:p w14:paraId="66B8819E" w14:textId="77777777" w:rsidR="00C133F2" w:rsidRPr="00962DF3" w:rsidRDefault="00C133F2" w:rsidP="00224BF6">
            <w:pPr>
              <w:spacing w:before="40" w:after="40" w:line="240" w:lineRule="auto"/>
              <w:rPr>
                <w:rFonts w:ascii="Arial" w:hAnsi="Arial" w:cs="Arial"/>
                <w:sz w:val="20"/>
                <w:lang w:eastAsia="zh-TW"/>
              </w:rPr>
            </w:pPr>
          </w:p>
        </w:tc>
        <w:tc>
          <w:tcPr>
            <w:tcW w:w="3119" w:type="dxa"/>
            <w:vAlign w:val="center"/>
          </w:tcPr>
          <w:p w14:paraId="4F516E0D" w14:textId="77777777" w:rsidR="00C133F2" w:rsidRPr="00A074A4" w:rsidRDefault="00C133F2" w:rsidP="00224BF6">
            <w:pPr>
              <w:spacing w:before="40" w:after="40" w:line="240" w:lineRule="auto"/>
              <w:rPr>
                <w:rFonts w:ascii="Arial" w:hAnsi="Arial" w:cs="Arial"/>
                <w:sz w:val="20"/>
                <w:lang w:eastAsia="zh-TW"/>
              </w:rPr>
            </w:pPr>
            <w:r w:rsidRPr="00A074A4">
              <w:rPr>
                <w:rFonts w:ascii="Arial" w:hAnsi="Arial" w:cs="Arial"/>
                <w:sz w:val="20"/>
                <w:lang w:eastAsia="zh-TW"/>
              </w:rPr>
              <w:t>72 – Long Service Leave Pre 78</w:t>
            </w:r>
          </w:p>
        </w:tc>
        <w:tc>
          <w:tcPr>
            <w:tcW w:w="1276" w:type="dxa"/>
            <w:vAlign w:val="center"/>
          </w:tcPr>
          <w:p w14:paraId="01F7D8E5" w14:textId="77777777" w:rsidR="00C133F2" w:rsidRPr="00A074A4" w:rsidRDefault="00C133F2" w:rsidP="00C133F2">
            <w:pPr>
              <w:spacing w:before="40" w:after="40" w:line="240" w:lineRule="auto"/>
              <w:jc w:val="center"/>
              <w:rPr>
                <w:rFonts w:ascii="Arial" w:hAnsi="Arial" w:cs="Arial"/>
                <w:sz w:val="20"/>
                <w:lang w:eastAsia="zh-TW"/>
              </w:rPr>
            </w:pPr>
            <w:r w:rsidRPr="00A074A4">
              <w:rPr>
                <w:rFonts w:ascii="Arial" w:hAnsi="Arial" w:cs="Arial"/>
                <w:sz w:val="20"/>
                <w:lang w:eastAsia="zh-TW"/>
              </w:rPr>
              <w:t>100%</w:t>
            </w:r>
          </w:p>
        </w:tc>
        <w:tc>
          <w:tcPr>
            <w:tcW w:w="1843" w:type="dxa"/>
          </w:tcPr>
          <w:p w14:paraId="1C487973" w14:textId="77777777" w:rsidR="00C133F2" w:rsidRPr="00C133F2" w:rsidRDefault="00C133F2" w:rsidP="00224BF6">
            <w:pPr>
              <w:spacing w:before="40" w:after="40" w:line="240" w:lineRule="auto"/>
              <w:jc w:val="center"/>
              <w:rPr>
                <w:rFonts w:ascii="Arial" w:hAnsi="Arial" w:cs="Arial"/>
                <w:sz w:val="20"/>
                <w:lang w:eastAsia="zh-TW"/>
              </w:rPr>
            </w:pPr>
            <w:r w:rsidRPr="00C133F2">
              <w:rPr>
                <w:rFonts w:ascii="Arial" w:hAnsi="Arial" w:cs="Arial"/>
                <w:sz w:val="20"/>
                <w:lang w:eastAsia="zh-TW"/>
              </w:rPr>
              <w:t>5004, 5011</w:t>
            </w:r>
          </w:p>
        </w:tc>
      </w:tr>
      <w:tr w:rsidR="00C133F2" w:rsidRPr="00F1402B" w14:paraId="26C29614" w14:textId="77777777" w:rsidTr="000008C3">
        <w:trPr>
          <w:cantSplit/>
          <w:trHeight w:val="255"/>
        </w:trPr>
        <w:tc>
          <w:tcPr>
            <w:tcW w:w="3402" w:type="dxa"/>
            <w:vMerge/>
            <w:shd w:val="clear" w:color="auto" w:fill="auto"/>
            <w:noWrap/>
            <w:vAlign w:val="center"/>
          </w:tcPr>
          <w:p w14:paraId="79E11CC1" w14:textId="77777777" w:rsidR="00C133F2" w:rsidRPr="00962DF3" w:rsidRDefault="00C133F2" w:rsidP="00224BF6">
            <w:pPr>
              <w:spacing w:before="40" w:after="40" w:line="240" w:lineRule="auto"/>
              <w:rPr>
                <w:rFonts w:ascii="Arial" w:hAnsi="Arial" w:cs="Arial"/>
                <w:sz w:val="20"/>
                <w:lang w:eastAsia="zh-TW"/>
              </w:rPr>
            </w:pPr>
          </w:p>
        </w:tc>
        <w:tc>
          <w:tcPr>
            <w:tcW w:w="3119" w:type="dxa"/>
            <w:vAlign w:val="center"/>
          </w:tcPr>
          <w:p w14:paraId="4C191DDC" w14:textId="51B663A4" w:rsidR="00C133F2" w:rsidRPr="006C31E8" w:rsidRDefault="00C133F2" w:rsidP="00224BF6">
            <w:pPr>
              <w:spacing w:before="40" w:after="40" w:line="240" w:lineRule="auto"/>
              <w:rPr>
                <w:rFonts w:ascii="Arial" w:hAnsi="Arial" w:cs="Arial"/>
                <w:sz w:val="20"/>
                <w:lang w:eastAsia="zh-TW"/>
              </w:rPr>
            </w:pPr>
            <w:del w:id="1325" w:author="Dawson, Bre (ESI)" w:date="2020-03-23T14:05:00Z">
              <w:r w:rsidDel="008876F7">
                <w:rPr>
                  <w:rFonts w:ascii="Arial" w:hAnsi="Arial" w:cs="Arial"/>
                  <w:sz w:val="20"/>
                  <w:lang w:eastAsia="zh-TW"/>
                </w:rPr>
                <w:delText xml:space="preserve">80 </w:delText>
              </w:r>
            </w:del>
            <w:ins w:id="1326" w:author="Dawson, Bre (ESI)" w:date="2020-03-23T14:05:00Z">
              <w:r w:rsidR="008876F7">
                <w:rPr>
                  <w:rFonts w:ascii="Arial" w:hAnsi="Arial" w:cs="Arial"/>
                  <w:sz w:val="20"/>
                  <w:lang w:eastAsia="zh-TW"/>
                </w:rPr>
                <w:t xml:space="preserve">40 </w:t>
              </w:r>
            </w:ins>
            <w:r>
              <w:rPr>
                <w:rFonts w:ascii="Arial" w:hAnsi="Arial" w:cs="Arial"/>
                <w:sz w:val="20"/>
                <w:lang w:eastAsia="zh-TW"/>
              </w:rPr>
              <w:t xml:space="preserve">– Time in Lieu </w:t>
            </w:r>
          </w:p>
        </w:tc>
        <w:tc>
          <w:tcPr>
            <w:tcW w:w="1276" w:type="dxa"/>
          </w:tcPr>
          <w:p w14:paraId="7A9B6399" w14:textId="77777777" w:rsidR="00C133F2" w:rsidRDefault="00C133F2" w:rsidP="00224BF6">
            <w:pPr>
              <w:spacing w:before="40" w:after="40" w:line="240" w:lineRule="auto"/>
              <w:jc w:val="center"/>
              <w:rPr>
                <w:rFonts w:ascii="Arial" w:hAnsi="Arial" w:cs="Arial"/>
                <w:sz w:val="20"/>
                <w:lang w:eastAsia="zh-TW"/>
              </w:rPr>
            </w:pPr>
            <w:r>
              <w:rPr>
                <w:rFonts w:ascii="Arial" w:hAnsi="Arial" w:cs="Arial"/>
                <w:sz w:val="20"/>
                <w:lang w:eastAsia="zh-TW"/>
              </w:rPr>
              <w:t>100%</w:t>
            </w:r>
          </w:p>
        </w:tc>
        <w:tc>
          <w:tcPr>
            <w:tcW w:w="1843" w:type="dxa"/>
          </w:tcPr>
          <w:p w14:paraId="3648ED41" w14:textId="4192F807" w:rsidR="00C133F2" w:rsidRPr="00C133F2" w:rsidRDefault="00C133F2" w:rsidP="00224BF6">
            <w:pPr>
              <w:spacing w:before="40" w:after="40" w:line="240" w:lineRule="auto"/>
              <w:jc w:val="center"/>
              <w:rPr>
                <w:rFonts w:ascii="Arial" w:hAnsi="Arial" w:cs="Arial"/>
                <w:sz w:val="20"/>
                <w:lang w:eastAsia="zh-TW"/>
              </w:rPr>
            </w:pPr>
            <w:del w:id="1327" w:author="Dawson, Bre (ESI)" w:date="2020-03-23T14:05:00Z">
              <w:r w:rsidRPr="00C133F2" w:rsidDel="008876F7">
                <w:rPr>
                  <w:rFonts w:ascii="Arial" w:hAnsi="Arial" w:cs="Arial"/>
                  <w:sz w:val="20"/>
                  <w:lang w:eastAsia="zh-TW"/>
                </w:rPr>
                <w:delText>4280</w:delText>
              </w:r>
            </w:del>
            <w:ins w:id="1328" w:author="Dawson, Bre (ESI)" w:date="2020-03-23T14:05:00Z">
              <w:r w:rsidR="008876F7" w:rsidRPr="00C133F2">
                <w:rPr>
                  <w:rFonts w:ascii="Arial" w:hAnsi="Arial" w:cs="Arial"/>
                  <w:sz w:val="20"/>
                  <w:lang w:eastAsia="zh-TW"/>
                </w:rPr>
                <w:t>42</w:t>
              </w:r>
              <w:r w:rsidR="008876F7">
                <w:rPr>
                  <w:rFonts w:ascii="Arial" w:hAnsi="Arial" w:cs="Arial"/>
                  <w:sz w:val="20"/>
                  <w:lang w:eastAsia="zh-TW"/>
                </w:rPr>
                <w:t>4</w:t>
              </w:r>
              <w:r w:rsidR="008876F7" w:rsidRPr="00C133F2">
                <w:rPr>
                  <w:rFonts w:ascii="Arial" w:hAnsi="Arial" w:cs="Arial"/>
                  <w:sz w:val="20"/>
                  <w:lang w:eastAsia="zh-TW"/>
                </w:rPr>
                <w:t>0</w:t>
              </w:r>
            </w:ins>
          </w:p>
        </w:tc>
      </w:tr>
    </w:tbl>
    <w:p w14:paraId="12045157" w14:textId="77777777" w:rsidR="00EE02C0" w:rsidRDefault="00EE02C0" w:rsidP="004F23CE">
      <w:pPr>
        <w:rPr>
          <w:rFonts w:ascii="Arial" w:hAnsi="Arial" w:cs="Arial"/>
          <w:sz w:val="22"/>
          <w:szCs w:val="22"/>
          <w:lang w:eastAsia="zh-TW"/>
        </w:rPr>
      </w:pPr>
    </w:p>
    <w:p w14:paraId="4AB12270" w14:textId="1AD7C7C8" w:rsidR="00A074A4" w:rsidRDefault="007F2B19" w:rsidP="004F23CE">
      <w:pPr>
        <w:rPr>
          <w:rFonts w:ascii="Arial" w:hAnsi="Arial" w:cs="Arial"/>
          <w:sz w:val="22"/>
          <w:szCs w:val="22"/>
          <w:lang w:eastAsia="zh-TW"/>
        </w:rPr>
      </w:pPr>
      <w:del w:id="1329" w:author="Dawson, Bre (ESI)" w:date="2020-03-23T14:07:00Z">
        <w:r w:rsidDel="008876F7">
          <w:rPr>
            <w:rFonts w:ascii="Arial" w:hAnsi="Arial" w:cs="Arial"/>
            <w:sz w:val="22"/>
            <w:szCs w:val="22"/>
            <w:vertAlign w:val="superscript"/>
            <w:lang w:eastAsia="zh-TW"/>
          </w:rPr>
          <w:delText>12</w:delText>
        </w:r>
        <w:r w:rsidDel="008876F7">
          <w:rPr>
            <w:rFonts w:ascii="Arial" w:hAnsi="Arial" w:cs="Arial"/>
            <w:sz w:val="22"/>
            <w:szCs w:val="22"/>
            <w:lang w:eastAsia="zh-TW"/>
          </w:rPr>
          <w:delText xml:space="preserve"> </w:delText>
        </w:r>
      </w:del>
      <w:r w:rsidR="00A074A4">
        <w:rPr>
          <w:rFonts w:ascii="Arial" w:hAnsi="Arial" w:cs="Arial"/>
          <w:sz w:val="22"/>
          <w:szCs w:val="22"/>
          <w:lang w:eastAsia="zh-TW"/>
        </w:rPr>
        <w:t xml:space="preserve">Sick Leave Quota </w:t>
      </w:r>
      <w:ins w:id="1330" w:author="Dawson, Bre (ESI)" w:date="2020-03-23T14:07:00Z">
        <w:r w:rsidR="008876F7">
          <w:rPr>
            <w:rFonts w:ascii="Arial" w:hAnsi="Arial" w:cs="Arial"/>
            <w:sz w:val="22"/>
            <w:szCs w:val="22"/>
            <w:lang w:eastAsia="zh-TW"/>
          </w:rPr>
          <w:t xml:space="preserve">(60) </w:t>
        </w:r>
      </w:ins>
      <w:r w:rsidR="00A074A4">
        <w:rPr>
          <w:rFonts w:ascii="Arial" w:hAnsi="Arial" w:cs="Arial"/>
          <w:sz w:val="22"/>
          <w:szCs w:val="22"/>
          <w:lang w:eastAsia="zh-TW"/>
        </w:rPr>
        <w:t xml:space="preserve">will be available for cash out on termination only </w:t>
      </w:r>
      <w:proofErr w:type="gramStart"/>
      <w:r w:rsidR="00A074A4">
        <w:rPr>
          <w:rFonts w:ascii="Arial" w:hAnsi="Arial" w:cs="Arial"/>
          <w:sz w:val="22"/>
          <w:szCs w:val="22"/>
          <w:lang w:eastAsia="zh-TW"/>
        </w:rPr>
        <w:t>for the purpose of</w:t>
      </w:r>
      <w:proofErr w:type="gramEnd"/>
      <w:r w:rsidR="00A074A4">
        <w:rPr>
          <w:rFonts w:ascii="Arial" w:hAnsi="Arial" w:cs="Arial"/>
          <w:sz w:val="22"/>
          <w:szCs w:val="22"/>
          <w:lang w:eastAsia="zh-TW"/>
        </w:rPr>
        <w:t xml:space="preserve"> recovering sick leave which has been taken in advance of entitlement. There will be no payout of unused sick leave. </w:t>
      </w:r>
      <w:ins w:id="1331" w:author="Dawson, Bre (ESI)" w:date="2020-03-23T14:07:00Z">
        <w:r w:rsidR="008876F7">
          <w:rPr>
            <w:rFonts w:ascii="Arial" w:hAnsi="Arial" w:cs="Arial"/>
            <w:sz w:val="22"/>
            <w:szCs w:val="22"/>
            <w:lang w:eastAsia="zh-TW"/>
          </w:rPr>
          <w:t xml:space="preserve">Recovery should be entered as hours into </w:t>
        </w:r>
        <w:proofErr w:type="spellStart"/>
        <w:r w:rsidR="008876F7">
          <w:rPr>
            <w:rFonts w:ascii="Arial" w:hAnsi="Arial" w:cs="Arial"/>
            <w:sz w:val="22"/>
            <w:szCs w:val="22"/>
            <w:lang w:eastAsia="zh-TW"/>
          </w:rPr>
          <w:t>Infotype</w:t>
        </w:r>
        <w:proofErr w:type="spellEnd"/>
        <w:r w:rsidR="008876F7">
          <w:rPr>
            <w:rFonts w:ascii="Arial" w:hAnsi="Arial" w:cs="Arial"/>
            <w:sz w:val="22"/>
            <w:szCs w:val="22"/>
            <w:lang w:eastAsia="zh-TW"/>
          </w:rPr>
          <w:t xml:space="preserve"> 0015. </w:t>
        </w:r>
      </w:ins>
    </w:p>
    <w:p w14:paraId="0883067F" w14:textId="77777777" w:rsidR="004339BC" w:rsidRDefault="004339BC" w:rsidP="006568B3">
      <w:pPr>
        <w:rPr>
          <w:rFonts w:ascii="Arial" w:hAnsi="Arial" w:cs="Arial"/>
          <w:sz w:val="22"/>
          <w:szCs w:val="22"/>
        </w:rPr>
      </w:pPr>
    </w:p>
    <w:p w14:paraId="259CE784" w14:textId="77777777" w:rsidR="004F23CE" w:rsidRDefault="004F23CE" w:rsidP="00D66F94">
      <w:pPr>
        <w:pStyle w:val="Heading2"/>
        <w:numPr>
          <w:ilvl w:val="1"/>
          <w:numId w:val="17"/>
        </w:numPr>
      </w:pPr>
      <w:bookmarkStart w:id="1332" w:name="_XSS_Functionality"/>
      <w:bookmarkStart w:id="1333" w:name="_Toc20471448"/>
      <w:bookmarkStart w:id="1334" w:name="_Toc73610204"/>
      <w:bookmarkStart w:id="1335" w:name="_Toc120703687"/>
      <w:bookmarkStart w:id="1336" w:name="_Toc200178136"/>
      <w:bookmarkStart w:id="1337" w:name="_Toc417995101"/>
      <w:bookmarkStart w:id="1338" w:name="_Toc517444286"/>
      <w:bookmarkEnd w:id="1332"/>
      <w:r>
        <w:t>Time Transfer Specifications</w:t>
      </w:r>
      <w:bookmarkEnd w:id="1333"/>
      <w:r>
        <w:t xml:space="preserve"> </w:t>
      </w:r>
    </w:p>
    <w:p w14:paraId="0F6A8155" w14:textId="465CA027" w:rsidR="003E6BF6" w:rsidRDefault="003E6BF6" w:rsidP="004F23CE">
      <w:pPr>
        <w:rPr>
          <w:ins w:id="1339" w:author="Dawson, Bre (ESI)" w:date="2020-03-23T14:08:00Z"/>
          <w:rFonts w:ascii="Arial" w:hAnsi="Arial" w:cs="Arial"/>
          <w:sz w:val="22"/>
          <w:szCs w:val="22"/>
        </w:rPr>
      </w:pPr>
      <w:r>
        <w:rPr>
          <w:rFonts w:ascii="Arial" w:hAnsi="Arial" w:cs="Arial"/>
          <w:sz w:val="22"/>
          <w:szCs w:val="22"/>
        </w:rPr>
        <w:t>Time Transfer Specifications (</w:t>
      </w:r>
      <w:proofErr w:type="spellStart"/>
      <w:r>
        <w:rPr>
          <w:rFonts w:ascii="Arial" w:hAnsi="Arial" w:cs="Arial"/>
          <w:sz w:val="22"/>
          <w:szCs w:val="22"/>
        </w:rPr>
        <w:t>Infotype</w:t>
      </w:r>
      <w:proofErr w:type="spellEnd"/>
      <w:r>
        <w:rPr>
          <w:rFonts w:ascii="Arial" w:hAnsi="Arial" w:cs="Arial"/>
          <w:sz w:val="22"/>
          <w:szCs w:val="22"/>
        </w:rPr>
        <w:t xml:space="preserve"> 2012) can be used as flags to alter processing, achieve special outcomes or fulfil complex business requirements. </w:t>
      </w:r>
    </w:p>
    <w:p w14:paraId="2B8DBDC6" w14:textId="4754A7D9" w:rsidR="008876F7" w:rsidRDefault="008876F7" w:rsidP="008876F7">
      <w:pPr>
        <w:rPr>
          <w:ins w:id="1340" w:author="Dawson, Bre (ESI)" w:date="2020-03-23T14:09:00Z"/>
          <w:rFonts w:ascii="Arial" w:hAnsi="Arial" w:cs="Arial"/>
          <w:sz w:val="22"/>
          <w:szCs w:val="22"/>
        </w:rPr>
      </w:pPr>
      <w:ins w:id="1341" w:author="Dawson, Bre (ESI)" w:date="2020-03-23T14:08:00Z">
        <w:r w:rsidRPr="00752FEF">
          <w:rPr>
            <w:rFonts w:ascii="Arial" w:hAnsi="Arial" w:cs="Arial"/>
            <w:sz w:val="22"/>
            <w:szCs w:val="22"/>
          </w:rPr>
          <w:t xml:space="preserve">For </w:t>
        </w:r>
        <w:r w:rsidRPr="00752FEF">
          <w:rPr>
            <w:rFonts w:ascii="Arial" w:hAnsi="Arial" w:cs="Arial"/>
            <w:sz w:val="22"/>
            <w:szCs w:val="22"/>
          </w:rPr>
          <w:fldChar w:fldCharType="begin"/>
        </w:r>
        <w:r w:rsidRPr="00752FEF">
          <w:rPr>
            <w:rFonts w:ascii="Arial" w:hAnsi="Arial" w:cs="Arial"/>
            <w:sz w:val="22"/>
            <w:szCs w:val="22"/>
          </w:rPr>
          <w:instrText xml:space="preserve"> STYLEREF  ClientName-Ref  \* MERGEFORMAT </w:instrText>
        </w:r>
        <w:r w:rsidRPr="00752FEF">
          <w:rPr>
            <w:rFonts w:ascii="Arial" w:hAnsi="Arial" w:cs="Arial"/>
            <w:sz w:val="22"/>
            <w:szCs w:val="22"/>
          </w:rPr>
          <w:fldChar w:fldCharType="separate"/>
        </w:r>
        <w:r w:rsidRPr="00752FEF">
          <w:rPr>
            <w:rFonts w:ascii="Arial" w:hAnsi="Arial" w:cs="Arial"/>
            <w:noProof/>
            <w:sz w:val="22"/>
            <w:szCs w:val="22"/>
          </w:rPr>
          <w:t>RMIT Australia</w:t>
        </w:r>
        <w:r w:rsidRPr="00752FEF">
          <w:rPr>
            <w:rFonts w:ascii="Arial" w:hAnsi="Arial" w:cs="Arial"/>
            <w:sz w:val="22"/>
            <w:szCs w:val="22"/>
          </w:rPr>
          <w:fldChar w:fldCharType="end"/>
        </w:r>
        <w:r w:rsidRPr="00752FEF">
          <w:rPr>
            <w:rFonts w:ascii="Arial" w:hAnsi="Arial" w:cs="Arial"/>
            <w:sz w:val="22"/>
            <w:szCs w:val="22"/>
          </w:rPr>
          <w:t xml:space="preserve"> the</w:t>
        </w:r>
        <w:r>
          <w:rPr>
            <w:rFonts w:ascii="Arial" w:hAnsi="Arial" w:cs="Arial"/>
            <w:sz w:val="22"/>
            <w:szCs w:val="22"/>
          </w:rPr>
          <w:t xml:space="preserve"> below is the only requirement for Time Transfer Specs</w:t>
        </w:r>
      </w:ins>
      <w:ins w:id="1342" w:author="Dawson, Bre (ESI)" w:date="2020-03-23T14:09:00Z">
        <w:r>
          <w:rPr>
            <w:rFonts w:ascii="Arial" w:hAnsi="Arial" w:cs="Arial"/>
            <w:sz w:val="22"/>
            <w:szCs w:val="22"/>
          </w:rPr>
          <w:t xml:space="preserve">. This should be migrated at Go-Live only, there’s no requirement for ongoing maintenance – </w:t>
        </w:r>
      </w:ins>
    </w:p>
    <w:p w14:paraId="163BA7E4" w14:textId="77777777" w:rsidR="008876F7" w:rsidRDefault="008876F7" w:rsidP="008876F7">
      <w:pPr>
        <w:pStyle w:val="ListParagraph"/>
        <w:numPr>
          <w:ilvl w:val="0"/>
          <w:numId w:val="43"/>
        </w:numPr>
        <w:rPr>
          <w:ins w:id="1343" w:author="Dawson, Bre (ESI)" w:date="2020-03-23T14:09:00Z"/>
          <w:rFonts w:ascii="Arial" w:hAnsi="Arial" w:cs="Arial"/>
          <w:sz w:val="22"/>
          <w:szCs w:val="22"/>
        </w:rPr>
      </w:pPr>
      <w:ins w:id="1344" w:author="Dawson, Bre (ESI)" w:date="2020-03-23T14:09:00Z">
        <w:r w:rsidRPr="008876F7">
          <w:rPr>
            <w:rFonts w:ascii="Arial" w:hAnsi="Arial" w:cs="Arial"/>
            <w:sz w:val="22"/>
            <w:szCs w:val="22"/>
          </w:rPr>
          <w:t>ZTT1</w:t>
        </w:r>
        <w:r>
          <w:rPr>
            <w:rFonts w:ascii="Arial" w:hAnsi="Arial" w:cs="Arial"/>
            <w:sz w:val="22"/>
            <w:szCs w:val="22"/>
          </w:rPr>
          <w:t xml:space="preserve"> </w:t>
        </w:r>
        <w:r w:rsidRPr="008876F7">
          <w:rPr>
            <w:rFonts w:ascii="Arial" w:hAnsi="Arial" w:cs="Arial"/>
            <w:sz w:val="22"/>
            <w:szCs w:val="22"/>
          </w:rPr>
          <w:t xml:space="preserve">VE Teaching </w:t>
        </w:r>
        <w:proofErr w:type="spellStart"/>
        <w:r w:rsidRPr="008876F7">
          <w:rPr>
            <w:rFonts w:ascii="Arial" w:hAnsi="Arial" w:cs="Arial"/>
            <w:sz w:val="22"/>
            <w:szCs w:val="22"/>
          </w:rPr>
          <w:t>Lve</w:t>
        </w:r>
        <w:proofErr w:type="spellEnd"/>
        <w:r w:rsidRPr="008876F7">
          <w:rPr>
            <w:rFonts w:ascii="Arial" w:hAnsi="Arial" w:cs="Arial"/>
            <w:sz w:val="22"/>
            <w:szCs w:val="22"/>
          </w:rPr>
          <w:t xml:space="preserve"> Ent. </w:t>
        </w:r>
        <w:proofErr w:type="spellStart"/>
        <w:r w:rsidRPr="008876F7">
          <w:rPr>
            <w:rFonts w:ascii="Arial" w:hAnsi="Arial" w:cs="Arial"/>
            <w:sz w:val="22"/>
            <w:szCs w:val="22"/>
          </w:rPr>
          <w:t>Ovrd</w:t>
        </w:r>
      </w:ins>
      <w:proofErr w:type="spellEnd"/>
      <w:ins w:id="1345" w:author="Dawson, Bre (ESI)" w:date="2020-03-23T14:08:00Z">
        <w:r w:rsidRPr="00AB7C50">
          <w:rPr>
            <w:rFonts w:ascii="Arial" w:hAnsi="Arial" w:cs="Arial"/>
            <w:sz w:val="22"/>
            <w:szCs w:val="22"/>
          </w:rPr>
          <w:t xml:space="preserve"> – Used to</w:t>
        </w:r>
      </w:ins>
      <w:ins w:id="1346" w:author="Dawson, Bre (ESI)" w:date="2020-03-23T14:09:00Z">
        <w:r>
          <w:rPr>
            <w:rFonts w:ascii="Arial" w:hAnsi="Arial" w:cs="Arial"/>
            <w:sz w:val="22"/>
            <w:szCs w:val="22"/>
          </w:rPr>
          <w:t xml:space="preserve"> drive eligibility for VE Teaching Leave </w:t>
        </w:r>
      </w:ins>
    </w:p>
    <w:p w14:paraId="6A78C5DE" w14:textId="3807A477" w:rsidR="008876F7" w:rsidDel="008876F7" w:rsidRDefault="008876F7" w:rsidP="004F23CE">
      <w:pPr>
        <w:rPr>
          <w:del w:id="1347" w:author="Dawson, Bre (ESI)" w:date="2020-03-23T14:09:00Z"/>
          <w:rFonts w:ascii="Arial" w:hAnsi="Arial" w:cs="Arial"/>
          <w:sz w:val="22"/>
          <w:szCs w:val="22"/>
        </w:rPr>
      </w:pPr>
    </w:p>
    <w:p w14:paraId="03F04D35" w14:textId="702FC69E" w:rsidR="00966A7B" w:rsidDel="008876F7" w:rsidRDefault="00966A7B" w:rsidP="004F23CE">
      <w:pPr>
        <w:rPr>
          <w:del w:id="1348" w:author="Dawson, Bre (ESI)" w:date="2020-03-23T14:09:00Z"/>
          <w:rFonts w:ascii="Arial" w:hAnsi="Arial" w:cs="Arial"/>
          <w:sz w:val="22"/>
          <w:szCs w:val="22"/>
        </w:rPr>
      </w:pPr>
      <w:del w:id="1349" w:author="Dawson, Bre (ESI)" w:date="2020-03-23T14:09:00Z">
        <w:r w:rsidRPr="00752FEF" w:rsidDel="008876F7">
          <w:rPr>
            <w:rFonts w:ascii="Arial" w:hAnsi="Arial" w:cs="Arial"/>
            <w:sz w:val="22"/>
            <w:szCs w:val="22"/>
          </w:rPr>
          <w:delText xml:space="preserve">For </w:delText>
        </w:r>
      </w:del>
      <w:del w:id="1350" w:author="Dawson, Bre (ESI)" w:date="2020-03-23T14:08:00Z">
        <w:r w:rsidRPr="00752FEF" w:rsidDel="008876F7">
          <w:rPr>
            <w:rFonts w:ascii="Arial" w:hAnsi="Arial" w:cs="Arial"/>
            <w:sz w:val="22"/>
            <w:szCs w:val="22"/>
          </w:rPr>
          <w:fldChar w:fldCharType="begin"/>
        </w:r>
        <w:r w:rsidRPr="00752FEF" w:rsidDel="008876F7">
          <w:rPr>
            <w:rFonts w:ascii="Arial" w:hAnsi="Arial" w:cs="Arial"/>
            <w:sz w:val="22"/>
            <w:szCs w:val="22"/>
          </w:rPr>
          <w:delInstrText xml:space="preserve"> STYLEREF  ClientName-Ref  \* MERGEFORMAT </w:delInstrText>
        </w:r>
        <w:r w:rsidRPr="00752FEF" w:rsidDel="008876F7">
          <w:rPr>
            <w:rFonts w:ascii="Arial" w:hAnsi="Arial" w:cs="Arial"/>
            <w:sz w:val="22"/>
            <w:szCs w:val="22"/>
          </w:rPr>
          <w:fldChar w:fldCharType="separate"/>
        </w:r>
        <w:r w:rsidRPr="00752FEF" w:rsidDel="008876F7">
          <w:rPr>
            <w:rFonts w:ascii="Arial" w:hAnsi="Arial" w:cs="Arial"/>
            <w:noProof/>
            <w:sz w:val="22"/>
            <w:szCs w:val="22"/>
          </w:rPr>
          <w:delText>RMIT Australia</w:delText>
        </w:r>
        <w:r w:rsidRPr="00752FEF" w:rsidDel="008876F7">
          <w:rPr>
            <w:rFonts w:ascii="Arial" w:hAnsi="Arial" w:cs="Arial"/>
            <w:sz w:val="22"/>
            <w:szCs w:val="22"/>
          </w:rPr>
          <w:fldChar w:fldCharType="end"/>
        </w:r>
        <w:r w:rsidRPr="00752FEF" w:rsidDel="008876F7">
          <w:rPr>
            <w:rFonts w:ascii="Arial" w:hAnsi="Arial" w:cs="Arial"/>
            <w:sz w:val="22"/>
            <w:szCs w:val="22"/>
          </w:rPr>
          <w:delText xml:space="preserve"> there </w:delText>
        </w:r>
      </w:del>
      <w:del w:id="1351" w:author="Dawson, Bre (ESI)" w:date="2020-03-23T14:09:00Z">
        <w:r w:rsidRPr="00752FEF" w:rsidDel="008876F7">
          <w:rPr>
            <w:rFonts w:ascii="Arial" w:hAnsi="Arial" w:cs="Arial"/>
            <w:sz w:val="22"/>
            <w:szCs w:val="22"/>
          </w:rPr>
          <w:delText>are currently no Time Transfer Specs noted as required.</w:delText>
        </w:r>
        <w:r w:rsidDel="008876F7">
          <w:rPr>
            <w:rFonts w:ascii="Arial" w:hAnsi="Arial" w:cs="Arial"/>
            <w:sz w:val="22"/>
            <w:szCs w:val="22"/>
          </w:rPr>
          <w:delText xml:space="preserve"> </w:delText>
        </w:r>
      </w:del>
    </w:p>
    <w:p w14:paraId="34CEADFD" w14:textId="77777777" w:rsidR="0082238F" w:rsidRDefault="0082238F" w:rsidP="004F23CE">
      <w:pPr>
        <w:rPr>
          <w:rFonts w:ascii="Arial" w:hAnsi="Arial" w:cs="Arial"/>
          <w:sz w:val="22"/>
          <w:szCs w:val="22"/>
        </w:rPr>
      </w:pPr>
    </w:p>
    <w:p w14:paraId="77F5A48A" w14:textId="77777777" w:rsidR="004F23CE" w:rsidRPr="002B0DC0" w:rsidRDefault="004F23CE" w:rsidP="00D66F94">
      <w:pPr>
        <w:pStyle w:val="Heading2"/>
        <w:numPr>
          <w:ilvl w:val="1"/>
          <w:numId w:val="17"/>
        </w:numPr>
      </w:pPr>
      <w:bookmarkStart w:id="1352" w:name="_Toc20471449"/>
      <w:r w:rsidRPr="002B0DC0">
        <w:lastRenderedPageBreak/>
        <w:t xml:space="preserve">Collision Between Time </w:t>
      </w:r>
      <w:proofErr w:type="spellStart"/>
      <w:r w:rsidRPr="002B0DC0">
        <w:t>Infotypes</w:t>
      </w:r>
      <w:bookmarkEnd w:id="1352"/>
      <w:proofErr w:type="spellEnd"/>
      <w:r w:rsidRPr="002B0DC0">
        <w:t xml:space="preserve"> </w:t>
      </w:r>
    </w:p>
    <w:p w14:paraId="25B635F9" w14:textId="77777777" w:rsidR="003E6BF6" w:rsidRDefault="003E6BF6" w:rsidP="003E6BF6">
      <w:pPr>
        <w:rPr>
          <w:rFonts w:ascii="Arial" w:hAnsi="Arial" w:cs="Arial"/>
          <w:sz w:val="22"/>
          <w:szCs w:val="22"/>
        </w:rPr>
      </w:pPr>
      <w:r>
        <w:rPr>
          <w:rFonts w:ascii="Arial" w:hAnsi="Arial" w:cs="Arial"/>
          <w:sz w:val="22"/>
          <w:szCs w:val="22"/>
        </w:rPr>
        <w:t xml:space="preserve">For </w:t>
      </w:r>
      <w:proofErr w:type="gramStart"/>
      <w:r>
        <w:rPr>
          <w:rFonts w:ascii="Arial" w:hAnsi="Arial" w:cs="Arial"/>
          <w:sz w:val="22"/>
          <w:szCs w:val="22"/>
        </w:rPr>
        <w:t>a number of</w:t>
      </w:r>
      <w:proofErr w:type="gramEnd"/>
      <w:r>
        <w:rPr>
          <w:rFonts w:ascii="Arial" w:hAnsi="Arial" w:cs="Arial"/>
          <w:sz w:val="22"/>
          <w:szCs w:val="22"/>
        </w:rPr>
        <w:t xml:space="preserve"> time management </w:t>
      </w:r>
      <w:proofErr w:type="spellStart"/>
      <w:r>
        <w:rPr>
          <w:rFonts w:ascii="Arial" w:hAnsi="Arial" w:cs="Arial"/>
          <w:sz w:val="22"/>
          <w:szCs w:val="22"/>
        </w:rPr>
        <w:t>infotypes</w:t>
      </w:r>
      <w:proofErr w:type="spellEnd"/>
      <w:r>
        <w:rPr>
          <w:rFonts w:ascii="Arial" w:hAnsi="Arial" w:cs="Arial"/>
          <w:sz w:val="22"/>
          <w:szCs w:val="22"/>
        </w:rPr>
        <w:t xml:space="preserve">, it is important to determine how the system should react when one record is created that overlaps either partially or completely with an existing record of the same </w:t>
      </w:r>
      <w:proofErr w:type="spellStart"/>
      <w:r w:rsidR="00B4633D">
        <w:rPr>
          <w:rFonts w:ascii="Arial" w:hAnsi="Arial" w:cs="Arial"/>
          <w:sz w:val="22"/>
          <w:szCs w:val="22"/>
        </w:rPr>
        <w:t>I</w:t>
      </w:r>
      <w:r>
        <w:rPr>
          <w:rFonts w:ascii="Arial" w:hAnsi="Arial" w:cs="Arial"/>
          <w:sz w:val="22"/>
          <w:szCs w:val="22"/>
        </w:rPr>
        <w:t>nfotype</w:t>
      </w:r>
      <w:proofErr w:type="spellEnd"/>
      <w:r>
        <w:rPr>
          <w:rFonts w:ascii="Arial" w:hAnsi="Arial" w:cs="Arial"/>
          <w:sz w:val="22"/>
          <w:szCs w:val="22"/>
        </w:rPr>
        <w:t xml:space="preserve"> and Subtype, a different Subtype or an entirely different </w:t>
      </w:r>
      <w:proofErr w:type="spellStart"/>
      <w:r w:rsidR="00B4633D">
        <w:rPr>
          <w:rFonts w:ascii="Arial" w:hAnsi="Arial" w:cs="Arial"/>
          <w:sz w:val="22"/>
          <w:szCs w:val="22"/>
        </w:rPr>
        <w:t>i</w:t>
      </w:r>
      <w:r>
        <w:rPr>
          <w:rFonts w:ascii="Arial" w:hAnsi="Arial" w:cs="Arial"/>
          <w:sz w:val="22"/>
          <w:szCs w:val="22"/>
        </w:rPr>
        <w:t>nfotype</w:t>
      </w:r>
      <w:proofErr w:type="spellEnd"/>
      <w:r>
        <w:rPr>
          <w:rFonts w:ascii="Arial" w:hAnsi="Arial" w:cs="Arial"/>
          <w:sz w:val="22"/>
          <w:szCs w:val="22"/>
        </w:rPr>
        <w:t xml:space="preserve">. </w:t>
      </w:r>
    </w:p>
    <w:p w14:paraId="5A416467" w14:textId="77777777" w:rsidR="003E6BF6" w:rsidRDefault="003E6BF6" w:rsidP="003E6BF6">
      <w:pPr>
        <w:rPr>
          <w:rFonts w:ascii="Arial" w:hAnsi="Arial" w:cs="Arial"/>
          <w:sz w:val="22"/>
          <w:szCs w:val="22"/>
        </w:rPr>
      </w:pPr>
      <w:r>
        <w:rPr>
          <w:rFonts w:ascii="Arial" w:hAnsi="Arial" w:cs="Arial"/>
          <w:sz w:val="22"/>
          <w:szCs w:val="22"/>
        </w:rPr>
        <w:t xml:space="preserve">Handling collisions between time management </w:t>
      </w:r>
      <w:proofErr w:type="spellStart"/>
      <w:r w:rsidR="00416A95">
        <w:rPr>
          <w:rFonts w:ascii="Arial" w:hAnsi="Arial" w:cs="Arial"/>
          <w:sz w:val="22"/>
          <w:szCs w:val="22"/>
        </w:rPr>
        <w:t>i</w:t>
      </w:r>
      <w:r>
        <w:rPr>
          <w:rFonts w:ascii="Arial" w:hAnsi="Arial" w:cs="Arial"/>
          <w:sz w:val="22"/>
          <w:szCs w:val="22"/>
        </w:rPr>
        <w:t>nfotypes</w:t>
      </w:r>
      <w:proofErr w:type="spellEnd"/>
      <w:r>
        <w:rPr>
          <w:rFonts w:ascii="Arial" w:hAnsi="Arial" w:cs="Arial"/>
          <w:sz w:val="22"/>
          <w:szCs w:val="22"/>
        </w:rPr>
        <w:t xml:space="preserve"> is based upon time constraint classes. </w:t>
      </w:r>
      <w:proofErr w:type="spellStart"/>
      <w:r>
        <w:rPr>
          <w:rFonts w:ascii="Arial" w:hAnsi="Arial" w:cs="Arial"/>
          <w:sz w:val="22"/>
          <w:szCs w:val="22"/>
        </w:rPr>
        <w:t>Infotypes</w:t>
      </w:r>
      <w:proofErr w:type="spellEnd"/>
      <w:r>
        <w:rPr>
          <w:rFonts w:ascii="Arial" w:hAnsi="Arial" w:cs="Arial"/>
          <w:sz w:val="22"/>
          <w:szCs w:val="22"/>
        </w:rPr>
        <w:t xml:space="preserve"> considered include – </w:t>
      </w:r>
    </w:p>
    <w:p w14:paraId="19B5A02F" w14:textId="77777777" w:rsidR="003E6BF6" w:rsidRPr="003E6BF6" w:rsidRDefault="003E6BF6" w:rsidP="00DE6430">
      <w:pPr>
        <w:pStyle w:val="ListParagraph"/>
        <w:numPr>
          <w:ilvl w:val="0"/>
          <w:numId w:val="23"/>
        </w:numPr>
        <w:rPr>
          <w:rFonts w:ascii="Arial" w:hAnsi="Arial" w:cs="Arial"/>
          <w:sz w:val="22"/>
          <w:szCs w:val="22"/>
        </w:rPr>
      </w:pPr>
      <w:proofErr w:type="spellStart"/>
      <w:r w:rsidRPr="003E6BF6">
        <w:rPr>
          <w:rFonts w:ascii="Arial" w:hAnsi="Arial" w:cs="Arial"/>
          <w:sz w:val="22"/>
          <w:szCs w:val="22"/>
        </w:rPr>
        <w:t>Infotype</w:t>
      </w:r>
      <w:proofErr w:type="spellEnd"/>
      <w:r w:rsidRPr="003E6BF6">
        <w:rPr>
          <w:rFonts w:ascii="Arial" w:hAnsi="Arial" w:cs="Arial"/>
          <w:sz w:val="22"/>
          <w:szCs w:val="22"/>
        </w:rPr>
        <w:t xml:space="preserve"> 2001 – Absences </w:t>
      </w:r>
    </w:p>
    <w:p w14:paraId="67CED99A" w14:textId="77777777" w:rsidR="003E6BF6" w:rsidRPr="003E6BF6" w:rsidRDefault="003E6BF6" w:rsidP="00DE6430">
      <w:pPr>
        <w:pStyle w:val="ListParagraph"/>
        <w:numPr>
          <w:ilvl w:val="0"/>
          <w:numId w:val="23"/>
        </w:numPr>
        <w:rPr>
          <w:rFonts w:ascii="Arial" w:hAnsi="Arial" w:cs="Arial"/>
          <w:sz w:val="22"/>
          <w:szCs w:val="22"/>
        </w:rPr>
      </w:pPr>
      <w:proofErr w:type="spellStart"/>
      <w:r w:rsidRPr="003E6BF6">
        <w:rPr>
          <w:rFonts w:ascii="Arial" w:hAnsi="Arial" w:cs="Arial"/>
          <w:sz w:val="22"/>
          <w:szCs w:val="22"/>
        </w:rPr>
        <w:t>Infotype</w:t>
      </w:r>
      <w:proofErr w:type="spellEnd"/>
      <w:r w:rsidRPr="003E6BF6">
        <w:rPr>
          <w:rFonts w:ascii="Arial" w:hAnsi="Arial" w:cs="Arial"/>
          <w:sz w:val="22"/>
          <w:szCs w:val="22"/>
        </w:rPr>
        <w:t xml:space="preserve"> 2002 – Attendances </w:t>
      </w:r>
    </w:p>
    <w:p w14:paraId="057EE16F" w14:textId="77777777" w:rsidR="003E6BF6" w:rsidRPr="003E6BF6" w:rsidRDefault="003E6BF6" w:rsidP="00DE6430">
      <w:pPr>
        <w:pStyle w:val="ListParagraph"/>
        <w:numPr>
          <w:ilvl w:val="0"/>
          <w:numId w:val="23"/>
        </w:numPr>
        <w:rPr>
          <w:rFonts w:ascii="Arial" w:hAnsi="Arial" w:cs="Arial"/>
          <w:sz w:val="22"/>
          <w:szCs w:val="22"/>
        </w:rPr>
      </w:pPr>
      <w:proofErr w:type="spellStart"/>
      <w:r w:rsidRPr="003E6BF6">
        <w:rPr>
          <w:rFonts w:ascii="Arial" w:hAnsi="Arial" w:cs="Arial"/>
          <w:sz w:val="22"/>
          <w:szCs w:val="22"/>
        </w:rPr>
        <w:t>Infotype</w:t>
      </w:r>
      <w:proofErr w:type="spellEnd"/>
      <w:r w:rsidRPr="003E6BF6">
        <w:rPr>
          <w:rFonts w:ascii="Arial" w:hAnsi="Arial" w:cs="Arial"/>
          <w:sz w:val="22"/>
          <w:szCs w:val="22"/>
        </w:rPr>
        <w:t xml:space="preserve"> 2003 – Substitutions </w:t>
      </w:r>
    </w:p>
    <w:p w14:paraId="6F9B15CB" w14:textId="77777777" w:rsidR="003E6BF6" w:rsidRDefault="003E6BF6" w:rsidP="003E6BF6">
      <w:pPr>
        <w:rPr>
          <w:rFonts w:ascii="Arial" w:hAnsi="Arial" w:cs="Arial"/>
          <w:sz w:val="22"/>
          <w:szCs w:val="22"/>
        </w:rPr>
      </w:pPr>
    </w:p>
    <w:p w14:paraId="2BA00EF9" w14:textId="77777777" w:rsidR="002B0DC0" w:rsidRDefault="00B4633D" w:rsidP="002B0DC0">
      <w:pPr>
        <w:tabs>
          <w:tab w:val="left" w:pos="7112"/>
        </w:tabs>
        <w:rPr>
          <w:rFonts w:ascii="Arial" w:hAnsi="Arial" w:cs="Arial"/>
          <w:sz w:val="22"/>
          <w:szCs w:val="22"/>
        </w:rPr>
      </w:pPr>
      <w:r>
        <w:rPr>
          <w:rFonts w:ascii="Arial" w:hAnsi="Arial" w:cs="Arial"/>
          <w:sz w:val="22"/>
          <w:szCs w:val="22"/>
        </w:rPr>
        <w:t>All collision</w:t>
      </w:r>
      <w:r w:rsidR="002B0DC0">
        <w:rPr>
          <w:rFonts w:ascii="Arial" w:hAnsi="Arial" w:cs="Arial"/>
          <w:sz w:val="22"/>
          <w:szCs w:val="22"/>
        </w:rPr>
        <w:t xml:space="preserve"> rules within </w:t>
      </w:r>
      <w:proofErr w:type="spellStart"/>
      <w:r w:rsidR="002B0DC0">
        <w:rPr>
          <w:rFonts w:ascii="Arial" w:hAnsi="Arial" w:cs="Arial"/>
          <w:sz w:val="22"/>
          <w:szCs w:val="22"/>
        </w:rPr>
        <w:t>GlobalView</w:t>
      </w:r>
      <w:proofErr w:type="spellEnd"/>
      <w:r w:rsidR="002B0DC0" w:rsidRPr="003F141A">
        <w:rPr>
          <w:rFonts w:ascii="Arial" w:hAnsi="Arial" w:cs="Arial"/>
          <w:sz w:val="22"/>
          <w:szCs w:val="22"/>
          <w:vertAlign w:val="superscript"/>
        </w:rPr>
        <w:t>®</w:t>
      </w:r>
      <w:r w:rsidR="002B0DC0">
        <w:rPr>
          <w:rFonts w:ascii="Arial" w:hAnsi="Arial" w:cs="Arial"/>
          <w:sz w:val="22"/>
          <w:szCs w:val="22"/>
        </w:rPr>
        <w:t xml:space="preserve"> will be set to Warning only to allow entries to be loaded from Workday. It is assumed that any restrictions required will be built into Workday as the input system </w:t>
      </w:r>
    </w:p>
    <w:p w14:paraId="366B349C" w14:textId="77777777" w:rsidR="00B561BD" w:rsidRDefault="00B561BD" w:rsidP="002B0DC0">
      <w:pPr>
        <w:tabs>
          <w:tab w:val="left" w:pos="7112"/>
        </w:tabs>
        <w:rPr>
          <w:rFonts w:ascii="Arial" w:hAnsi="Arial" w:cs="Arial"/>
          <w:sz w:val="22"/>
          <w:szCs w:val="22"/>
        </w:rPr>
      </w:pPr>
    </w:p>
    <w:p w14:paraId="49CE0975" w14:textId="77777777" w:rsidR="00B561BD" w:rsidRDefault="00B561BD" w:rsidP="002B0DC0">
      <w:pPr>
        <w:tabs>
          <w:tab w:val="left" w:pos="7112"/>
        </w:tabs>
        <w:rPr>
          <w:rFonts w:ascii="Arial" w:hAnsi="Arial" w:cs="Arial"/>
          <w:sz w:val="22"/>
          <w:szCs w:val="22"/>
        </w:rPr>
      </w:pPr>
    </w:p>
    <w:p w14:paraId="004D9D9B" w14:textId="77777777" w:rsidR="00B561BD" w:rsidRDefault="00B561BD" w:rsidP="002B0DC0">
      <w:pPr>
        <w:tabs>
          <w:tab w:val="left" w:pos="7112"/>
        </w:tabs>
        <w:rPr>
          <w:rFonts w:ascii="Arial" w:hAnsi="Arial" w:cs="Arial"/>
          <w:sz w:val="22"/>
          <w:szCs w:val="22"/>
        </w:rPr>
      </w:pPr>
    </w:p>
    <w:p w14:paraId="3CA3FD74" w14:textId="77777777" w:rsidR="004F23CE" w:rsidRPr="008472D4" w:rsidRDefault="004F23CE" w:rsidP="00580A08">
      <w:pPr>
        <w:pStyle w:val="Heading1"/>
      </w:pPr>
      <w:bookmarkStart w:id="1353" w:name="_Toc20471450"/>
      <w:r w:rsidRPr="008472D4">
        <w:lastRenderedPageBreak/>
        <w:t>Other Time Payments</w:t>
      </w:r>
      <w:bookmarkEnd w:id="1353"/>
      <w:r w:rsidRPr="008472D4">
        <w:t xml:space="preserve"> </w:t>
      </w:r>
    </w:p>
    <w:p w14:paraId="7A3F232E" w14:textId="77777777" w:rsidR="0031160D" w:rsidRDefault="004F17C8" w:rsidP="0031160D">
      <w:pPr>
        <w:pStyle w:val="Heading2"/>
        <w:numPr>
          <w:ilvl w:val="1"/>
          <w:numId w:val="17"/>
        </w:numPr>
      </w:pPr>
      <w:bookmarkStart w:id="1354" w:name="_Employee_Remuneration_Info"/>
      <w:bookmarkStart w:id="1355" w:name="_Toc20471451"/>
      <w:bookmarkEnd w:id="1354"/>
      <w:r>
        <w:t>Employee Remuneration Info</w:t>
      </w:r>
      <w:bookmarkEnd w:id="1355"/>
      <w:r w:rsidR="0031160D">
        <w:t xml:space="preserve"> </w:t>
      </w:r>
    </w:p>
    <w:p w14:paraId="63359458" w14:textId="77777777" w:rsidR="006C2419" w:rsidRDefault="006C2419" w:rsidP="006C2419">
      <w:pPr>
        <w:rPr>
          <w:rFonts w:ascii="Arial" w:hAnsi="Arial" w:cs="Arial"/>
          <w:sz w:val="22"/>
          <w:szCs w:val="22"/>
        </w:rPr>
      </w:pPr>
      <w:r>
        <w:rPr>
          <w:rFonts w:ascii="Arial" w:hAnsi="Arial" w:cs="Arial"/>
          <w:sz w:val="22"/>
          <w:szCs w:val="22"/>
        </w:rPr>
        <w:t>Employee Remuneration Info (</w:t>
      </w:r>
      <w:proofErr w:type="spellStart"/>
      <w:r>
        <w:rPr>
          <w:rFonts w:ascii="Arial" w:hAnsi="Arial" w:cs="Arial"/>
          <w:sz w:val="22"/>
          <w:szCs w:val="22"/>
        </w:rPr>
        <w:t>Infotype</w:t>
      </w:r>
      <w:proofErr w:type="spellEnd"/>
      <w:r>
        <w:rPr>
          <w:rFonts w:ascii="Arial" w:hAnsi="Arial" w:cs="Arial"/>
          <w:sz w:val="22"/>
          <w:szCs w:val="22"/>
        </w:rPr>
        <w:t xml:space="preserve"> 2010) will be used to store any </w:t>
      </w:r>
      <w:proofErr w:type="gramStart"/>
      <w:r>
        <w:rPr>
          <w:rFonts w:ascii="Arial" w:hAnsi="Arial" w:cs="Arial"/>
          <w:sz w:val="22"/>
          <w:szCs w:val="22"/>
        </w:rPr>
        <w:t>time based</w:t>
      </w:r>
      <w:proofErr w:type="gramEnd"/>
      <w:r>
        <w:rPr>
          <w:rFonts w:ascii="Arial" w:hAnsi="Arial" w:cs="Arial"/>
          <w:sz w:val="22"/>
          <w:szCs w:val="22"/>
        </w:rPr>
        <w:t xml:space="preserve"> allowances which are submitted in the employee timesheet. </w:t>
      </w:r>
    </w:p>
    <w:p w14:paraId="1988DEE5" w14:textId="77777777" w:rsidR="006C2419" w:rsidRDefault="006C2419" w:rsidP="006C2419">
      <w:pPr>
        <w:rPr>
          <w:rFonts w:ascii="Arial" w:hAnsi="Arial" w:cs="Arial"/>
          <w:sz w:val="22"/>
          <w:szCs w:val="22"/>
        </w:rPr>
      </w:pPr>
      <w:r>
        <w:rPr>
          <w:rFonts w:ascii="Arial" w:hAnsi="Arial" w:cs="Arial"/>
          <w:sz w:val="22"/>
          <w:szCs w:val="22"/>
        </w:rPr>
        <w:t xml:space="preserve">This will include Broken Shift and On Call Allowances. For </w:t>
      </w:r>
      <w:proofErr w:type="gramStart"/>
      <w:r>
        <w:rPr>
          <w:rFonts w:ascii="Arial" w:hAnsi="Arial" w:cs="Arial"/>
          <w:sz w:val="22"/>
          <w:szCs w:val="22"/>
        </w:rPr>
        <w:t>On</w:t>
      </w:r>
      <w:proofErr w:type="gramEnd"/>
      <w:r>
        <w:rPr>
          <w:rFonts w:ascii="Arial" w:hAnsi="Arial" w:cs="Arial"/>
          <w:sz w:val="22"/>
          <w:szCs w:val="22"/>
        </w:rPr>
        <w:t xml:space="preserve"> Call Allowances, these will be read into time evaluation to calculate the appropriate rate based on the day the claim is made. Broken Shift claims will be imported directly into payroll for payment. </w:t>
      </w:r>
    </w:p>
    <w:p w14:paraId="32DBB263" w14:textId="77777777" w:rsidR="00504EEE" w:rsidRDefault="00504EEE" w:rsidP="006C2419">
      <w:pPr>
        <w:rPr>
          <w:rFonts w:ascii="Arial" w:hAnsi="Arial" w:cs="Arial"/>
          <w:sz w:val="22"/>
          <w:szCs w:val="22"/>
        </w:rPr>
      </w:pPr>
      <w:r>
        <w:rPr>
          <w:rFonts w:ascii="Arial" w:hAnsi="Arial" w:cs="Arial"/>
          <w:sz w:val="22"/>
          <w:szCs w:val="22"/>
        </w:rPr>
        <w:t>All wage types generated by attendance entries (</w:t>
      </w:r>
      <w:proofErr w:type="spellStart"/>
      <w:r>
        <w:rPr>
          <w:rFonts w:ascii="Arial" w:hAnsi="Arial" w:cs="Arial"/>
          <w:sz w:val="22"/>
          <w:szCs w:val="22"/>
        </w:rPr>
        <w:t>Infotype</w:t>
      </w:r>
      <w:proofErr w:type="spellEnd"/>
      <w:r>
        <w:rPr>
          <w:rFonts w:ascii="Arial" w:hAnsi="Arial" w:cs="Arial"/>
          <w:sz w:val="22"/>
          <w:szCs w:val="22"/>
        </w:rPr>
        <w:t xml:space="preserve"> 2002) will be made available in </w:t>
      </w:r>
      <w:proofErr w:type="spellStart"/>
      <w:r>
        <w:rPr>
          <w:rFonts w:ascii="Arial" w:hAnsi="Arial" w:cs="Arial"/>
          <w:sz w:val="22"/>
          <w:szCs w:val="22"/>
        </w:rPr>
        <w:t>Infotype</w:t>
      </w:r>
      <w:proofErr w:type="spellEnd"/>
      <w:r>
        <w:rPr>
          <w:rFonts w:ascii="Arial" w:hAnsi="Arial" w:cs="Arial"/>
          <w:sz w:val="22"/>
          <w:szCs w:val="22"/>
        </w:rPr>
        <w:t xml:space="preserve"> 2010 as well to enable manual payments, if required. </w:t>
      </w:r>
    </w:p>
    <w:p w14:paraId="31574679" w14:textId="77777777" w:rsidR="006C2419" w:rsidRDefault="006C2419" w:rsidP="006C2419">
      <w:pPr>
        <w:rPr>
          <w:rFonts w:ascii="Arial" w:hAnsi="Arial" w:cs="Arial"/>
          <w:sz w:val="22"/>
          <w:szCs w:val="22"/>
        </w:rPr>
      </w:pPr>
      <w:r w:rsidRPr="0084520E">
        <w:rPr>
          <w:rFonts w:ascii="Arial" w:hAnsi="Arial" w:cs="Arial"/>
          <w:sz w:val="22"/>
          <w:szCs w:val="22"/>
        </w:rPr>
        <w:t>Please refer to the Time Blueprint Configuration Worksheet ‘Time Rule Overview’ and ‘</w:t>
      </w:r>
      <w:proofErr w:type="spellStart"/>
      <w:r w:rsidRPr="0084520E">
        <w:rPr>
          <w:rFonts w:ascii="Arial" w:hAnsi="Arial" w:cs="Arial"/>
          <w:sz w:val="22"/>
          <w:szCs w:val="22"/>
        </w:rPr>
        <w:t>Overview_</w:t>
      </w:r>
      <w:r>
        <w:rPr>
          <w:rFonts w:ascii="Arial" w:hAnsi="Arial" w:cs="Arial"/>
          <w:sz w:val="22"/>
          <w:szCs w:val="22"/>
        </w:rPr>
        <w:t>Allowances</w:t>
      </w:r>
      <w:proofErr w:type="spellEnd"/>
      <w:r w:rsidRPr="0084520E">
        <w:rPr>
          <w:rFonts w:ascii="Arial" w:hAnsi="Arial" w:cs="Arial"/>
          <w:sz w:val="22"/>
          <w:szCs w:val="22"/>
        </w:rPr>
        <w:t xml:space="preserve">’ tabs for details on </w:t>
      </w:r>
      <w:r>
        <w:rPr>
          <w:rFonts w:ascii="Arial" w:hAnsi="Arial" w:cs="Arial"/>
          <w:sz w:val="22"/>
          <w:szCs w:val="22"/>
        </w:rPr>
        <w:t xml:space="preserve">quota </w:t>
      </w:r>
      <w:r w:rsidRPr="0084520E">
        <w:rPr>
          <w:rFonts w:ascii="Arial" w:hAnsi="Arial" w:cs="Arial"/>
          <w:sz w:val="22"/>
          <w:szCs w:val="22"/>
        </w:rPr>
        <w:t xml:space="preserve">eligibility and </w:t>
      </w:r>
      <w:r>
        <w:rPr>
          <w:rFonts w:ascii="Arial" w:hAnsi="Arial" w:cs="Arial"/>
          <w:sz w:val="22"/>
          <w:szCs w:val="22"/>
        </w:rPr>
        <w:t xml:space="preserve">accrual rules. </w:t>
      </w:r>
    </w:p>
    <w:p w14:paraId="7C3766DF" w14:textId="77777777" w:rsidR="006C2419" w:rsidRDefault="006C2419" w:rsidP="004F23CE">
      <w:pPr>
        <w:rPr>
          <w:rFonts w:ascii="Arial" w:hAnsi="Arial" w:cs="Arial"/>
          <w:sz w:val="22"/>
          <w:szCs w:val="22"/>
        </w:rPr>
      </w:pPr>
    </w:p>
    <w:p w14:paraId="74726DD2" w14:textId="77777777" w:rsidR="004F17C8" w:rsidRDefault="004F17C8" w:rsidP="004F17C8">
      <w:pPr>
        <w:pStyle w:val="Heading2"/>
        <w:numPr>
          <w:ilvl w:val="1"/>
          <w:numId w:val="17"/>
        </w:numPr>
      </w:pPr>
      <w:bookmarkStart w:id="1356" w:name="_Toc20471452"/>
      <w:r>
        <w:t>Payment in Arrears</w:t>
      </w:r>
      <w:bookmarkEnd w:id="1356"/>
      <w:r>
        <w:t xml:space="preserve"> </w:t>
      </w:r>
    </w:p>
    <w:p w14:paraId="64EC1862" w14:textId="77777777" w:rsidR="006C2419" w:rsidRDefault="006C2419" w:rsidP="006C2419">
      <w:pPr>
        <w:rPr>
          <w:rFonts w:ascii="Arial" w:hAnsi="Arial" w:cs="Arial"/>
          <w:sz w:val="22"/>
          <w:szCs w:val="22"/>
        </w:rPr>
      </w:pPr>
      <w:r>
        <w:rPr>
          <w:rFonts w:ascii="Arial" w:hAnsi="Arial" w:cs="Arial"/>
          <w:sz w:val="22"/>
          <w:szCs w:val="22"/>
        </w:rPr>
        <w:t xml:space="preserve">The payroll cycle for </w:t>
      </w:r>
      <w:r w:rsidRPr="00752FEF">
        <w:rPr>
          <w:rFonts w:ascii="Arial" w:hAnsi="Arial" w:cs="Arial"/>
          <w:sz w:val="22"/>
          <w:szCs w:val="22"/>
        </w:rPr>
        <w:fldChar w:fldCharType="begin"/>
      </w:r>
      <w:r w:rsidRPr="00752FEF">
        <w:rPr>
          <w:rFonts w:ascii="Arial" w:hAnsi="Arial" w:cs="Arial"/>
          <w:sz w:val="22"/>
          <w:szCs w:val="22"/>
        </w:rPr>
        <w:instrText xml:space="preserve"> STYLEREF  ClientName-Ref  \* MERGEFORMAT </w:instrText>
      </w:r>
      <w:r w:rsidRPr="00752FEF">
        <w:rPr>
          <w:rFonts w:ascii="Arial" w:hAnsi="Arial" w:cs="Arial"/>
          <w:sz w:val="22"/>
          <w:szCs w:val="22"/>
        </w:rPr>
        <w:fldChar w:fldCharType="separate"/>
      </w:r>
      <w:r w:rsidRPr="00752FEF">
        <w:rPr>
          <w:rFonts w:ascii="Arial" w:hAnsi="Arial" w:cs="Arial"/>
          <w:noProof/>
          <w:sz w:val="22"/>
          <w:szCs w:val="22"/>
        </w:rPr>
        <w:t>RMIT Australia</w:t>
      </w:r>
      <w:r w:rsidRPr="00752FEF">
        <w:rPr>
          <w:rFonts w:ascii="Arial" w:hAnsi="Arial" w:cs="Arial"/>
          <w:sz w:val="22"/>
          <w:szCs w:val="22"/>
        </w:rPr>
        <w:fldChar w:fldCharType="end"/>
      </w:r>
      <w:r w:rsidRPr="00752FEF">
        <w:rPr>
          <w:rFonts w:ascii="Arial" w:hAnsi="Arial" w:cs="Arial"/>
          <w:sz w:val="22"/>
          <w:szCs w:val="22"/>
        </w:rPr>
        <w:t xml:space="preserve"> </w:t>
      </w:r>
      <w:r>
        <w:rPr>
          <w:rFonts w:ascii="Arial" w:hAnsi="Arial" w:cs="Arial"/>
          <w:sz w:val="22"/>
          <w:szCs w:val="22"/>
        </w:rPr>
        <w:t xml:space="preserve">is fortnightly Sunday to Saturday, with the pay day the second Thursday of the fortnight. </w:t>
      </w:r>
    </w:p>
    <w:p w14:paraId="5070549F" w14:textId="77777777" w:rsidR="006C2419" w:rsidRDefault="006C2419" w:rsidP="006C2419">
      <w:pPr>
        <w:rPr>
          <w:rFonts w:ascii="Arial" w:hAnsi="Arial" w:cs="Arial"/>
          <w:sz w:val="22"/>
          <w:szCs w:val="22"/>
        </w:rPr>
      </w:pPr>
      <w:r>
        <w:rPr>
          <w:rFonts w:ascii="Arial" w:hAnsi="Arial" w:cs="Arial"/>
          <w:sz w:val="22"/>
          <w:szCs w:val="22"/>
        </w:rPr>
        <w:t>Only approved timesheets entries will be interfaced from Workday to GlobalView</w:t>
      </w:r>
      <w:r w:rsidRPr="003F141A">
        <w:rPr>
          <w:rFonts w:ascii="Arial" w:hAnsi="Arial" w:cs="Arial"/>
          <w:sz w:val="22"/>
          <w:szCs w:val="22"/>
          <w:vertAlign w:val="superscript"/>
        </w:rPr>
        <w:t>®</w:t>
      </w:r>
      <w:r>
        <w:rPr>
          <w:rFonts w:ascii="Arial" w:hAnsi="Arial" w:cs="Arial"/>
          <w:sz w:val="22"/>
          <w:szCs w:val="22"/>
        </w:rPr>
        <w:t xml:space="preserve"> prior to the close of pay, which will not include entries submitted in the last week of the fortnight. </w:t>
      </w:r>
    </w:p>
    <w:p w14:paraId="006B3C9F" w14:textId="77777777" w:rsidR="008472D4" w:rsidRDefault="008472D4" w:rsidP="006C2419">
      <w:pPr>
        <w:rPr>
          <w:rFonts w:ascii="Arial" w:hAnsi="Arial" w:cs="Arial"/>
          <w:sz w:val="22"/>
          <w:szCs w:val="22"/>
        </w:rPr>
      </w:pPr>
      <w:r>
        <w:rPr>
          <w:rFonts w:ascii="Arial" w:hAnsi="Arial" w:cs="Arial"/>
          <w:sz w:val="22"/>
          <w:szCs w:val="22"/>
        </w:rPr>
        <w:t xml:space="preserve">This will mean each period any </w:t>
      </w:r>
      <w:proofErr w:type="gramStart"/>
      <w:r>
        <w:rPr>
          <w:rFonts w:ascii="Arial" w:hAnsi="Arial" w:cs="Arial"/>
          <w:sz w:val="22"/>
          <w:szCs w:val="22"/>
        </w:rPr>
        <w:t>time based</w:t>
      </w:r>
      <w:proofErr w:type="gramEnd"/>
      <w:r>
        <w:rPr>
          <w:rFonts w:ascii="Arial" w:hAnsi="Arial" w:cs="Arial"/>
          <w:sz w:val="22"/>
          <w:szCs w:val="22"/>
        </w:rPr>
        <w:t xml:space="preserve"> payments will be paid 1 week in the current period and 1 period in arrears for the last week of the prior pay period. This will include all payments for casuals who are paid only based on timesheet hours entered, as well as any full time or part time employee who is entitled to claim any exception time such as overtime, on call, etc. </w:t>
      </w:r>
    </w:p>
    <w:p w14:paraId="2D013F9C" w14:textId="77777777" w:rsidR="008472D4" w:rsidRDefault="008472D4" w:rsidP="006C2419">
      <w:pPr>
        <w:rPr>
          <w:rFonts w:ascii="Arial" w:hAnsi="Arial" w:cs="Arial"/>
          <w:sz w:val="22"/>
          <w:szCs w:val="22"/>
        </w:rPr>
      </w:pPr>
      <w:r w:rsidRPr="000008C3">
        <w:rPr>
          <w:rFonts w:ascii="Arial" w:hAnsi="Arial" w:cs="Arial"/>
          <w:sz w:val="22"/>
          <w:szCs w:val="22"/>
        </w:rPr>
        <w:t>For full time or part time employees who are eligible for shift loading payments, as these are paid based on the employee’s work schedule rule some payments may be paid prior to being worked.</w:t>
      </w:r>
      <w:r w:rsidR="00276620" w:rsidRPr="000008C3">
        <w:rPr>
          <w:rFonts w:ascii="Arial" w:hAnsi="Arial" w:cs="Arial"/>
          <w:sz w:val="22"/>
          <w:szCs w:val="22"/>
        </w:rPr>
        <w:t xml:space="preserve"> </w:t>
      </w:r>
    </w:p>
    <w:p w14:paraId="23F1FEB8" w14:textId="77777777" w:rsidR="00463A36" w:rsidRDefault="00463A36" w:rsidP="00463A36">
      <w:pPr>
        <w:rPr>
          <w:rFonts w:ascii="Arial" w:hAnsi="Arial" w:cs="Arial"/>
          <w:sz w:val="22"/>
          <w:szCs w:val="22"/>
        </w:rPr>
      </w:pPr>
    </w:p>
    <w:p w14:paraId="15C59CEB" w14:textId="77777777" w:rsidR="00504EEE" w:rsidRDefault="00504EEE" w:rsidP="00504EEE">
      <w:pPr>
        <w:pStyle w:val="Heading2"/>
        <w:numPr>
          <w:ilvl w:val="1"/>
          <w:numId w:val="17"/>
        </w:numPr>
      </w:pPr>
      <w:bookmarkStart w:id="1357" w:name="_Toc20471453"/>
      <w:r>
        <w:t>Multiple Positions</w:t>
      </w:r>
      <w:bookmarkEnd w:id="1357"/>
      <w:r>
        <w:t xml:space="preserve">  </w:t>
      </w:r>
    </w:p>
    <w:p w14:paraId="5921AAD0" w14:textId="77777777" w:rsidR="00504EEE" w:rsidRDefault="007A3F29" w:rsidP="00504EEE">
      <w:pPr>
        <w:rPr>
          <w:rFonts w:ascii="Arial" w:hAnsi="Arial" w:cs="Arial"/>
          <w:sz w:val="22"/>
          <w:szCs w:val="22"/>
        </w:rPr>
      </w:pPr>
      <w:r>
        <w:rPr>
          <w:rFonts w:ascii="Arial" w:hAnsi="Arial" w:cs="Arial"/>
          <w:sz w:val="22"/>
          <w:szCs w:val="22"/>
        </w:rPr>
        <w:t xml:space="preserve">Summary time requirements to support multiple position solution includes the below – </w:t>
      </w:r>
    </w:p>
    <w:p w14:paraId="7BA2E209" w14:textId="3D278763" w:rsidR="007A3F29" w:rsidRDefault="007A3F29" w:rsidP="006F4D27">
      <w:pPr>
        <w:pStyle w:val="ListParagraph"/>
        <w:numPr>
          <w:ilvl w:val="0"/>
          <w:numId w:val="41"/>
        </w:numPr>
        <w:rPr>
          <w:ins w:id="1358" w:author="Dawson, Bre (ESI)" w:date="2020-03-23T14:11:00Z"/>
          <w:rFonts w:ascii="Arial" w:hAnsi="Arial" w:cs="Arial"/>
          <w:sz w:val="22"/>
          <w:szCs w:val="22"/>
        </w:rPr>
      </w:pPr>
      <w:r w:rsidRPr="006F4D27">
        <w:rPr>
          <w:rFonts w:ascii="Arial" w:hAnsi="Arial" w:cs="Arial"/>
          <w:sz w:val="22"/>
          <w:szCs w:val="22"/>
        </w:rPr>
        <w:t>Separate Casual Hours attendances for different EAs</w:t>
      </w:r>
    </w:p>
    <w:p w14:paraId="3081B975" w14:textId="1AA517F0" w:rsidR="008876F7" w:rsidRPr="006F4D27" w:rsidRDefault="008876F7" w:rsidP="006F4D27">
      <w:pPr>
        <w:pStyle w:val="ListParagraph"/>
        <w:numPr>
          <w:ilvl w:val="0"/>
          <w:numId w:val="41"/>
        </w:numPr>
        <w:rPr>
          <w:rFonts w:ascii="Arial" w:hAnsi="Arial" w:cs="Arial"/>
          <w:sz w:val="22"/>
          <w:szCs w:val="22"/>
        </w:rPr>
      </w:pPr>
      <w:ins w:id="1359" w:author="Dawson, Bre (ESI)" w:date="2020-03-23T14:11:00Z">
        <w:r>
          <w:rPr>
            <w:rFonts w:ascii="Arial" w:hAnsi="Arial" w:cs="Arial"/>
            <w:sz w:val="22"/>
            <w:szCs w:val="22"/>
          </w:rPr>
          <w:t xml:space="preserve">Payment of Casual attendances to be based on attendance type rather than employee groupings </w:t>
        </w:r>
      </w:ins>
    </w:p>
    <w:p w14:paraId="32C66E27" w14:textId="66954DA7" w:rsidR="007A3F29" w:rsidRDefault="007A3F29" w:rsidP="006F4D27">
      <w:pPr>
        <w:pStyle w:val="ListParagraph"/>
        <w:numPr>
          <w:ilvl w:val="0"/>
          <w:numId w:val="41"/>
        </w:numPr>
        <w:rPr>
          <w:ins w:id="1360" w:author="Dawson, Bre (ESI)" w:date="2020-03-23T14:10:00Z"/>
          <w:rFonts w:ascii="Arial" w:hAnsi="Arial" w:cs="Arial"/>
          <w:sz w:val="22"/>
          <w:szCs w:val="22"/>
        </w:rPr>
      </w:pPr>
      <w:r w:rsidRPr="006F4D27">
        <w:rPr>
          <w:rFonts w:ascii="Arial" w:hAnsi="Arial" w:cs="Arial"/>
          <w:sz w:val="22"/>
          <w:szCs w:val="22"/>
        </w:rPr>
        <w:t xml:space="preserve">Rate included in Casual Hour attendance integration from Workday </w:t>
      </w:r>
    </w:p>
    <w:p w14:paraId="08D0DE02" w14:textId="7E2F9921" w:rsidR="008876F7" w:rsidRPr="006F4D27" w:rsidDel="008876F7" w:rsidRDefault="008876F7" w:rsidP="006F4D27">
      <w:pPr>
        <w:pStyle w:val="ListParagraph"/>
        <w:numPr>
          <w:ilvl w:val="0"/>
          <w:numId w:val="41"/>
        </w:numPr>
        <w:rPr>
          <w:del w:id="1361" w:author="Dawson, Bre (ESI)" w:date="2020-03-23T14:11:00Z"/>
          <w:rFonts w:ascii="Arial" w:hAnsi="Arial" w:cs="Arial"/>
          <w:sz w:val="22"/>
          <w:szCs w:val="22"/>
        </w:rPr>
      </w:pPr>
    </w:p>
    <w:p w14:paraId="017CA3D1" w14:textId="2D67F7AD" w:rsidR="007A3F29" w:rsidRPr="006F4D27" w:rsidDel="008876F7" w:rsidRDefault="007A3F29" w:rsidP="006F4D27">
      <w:pPr>
        <w:pStyle w:val="ListParagraph"/>
        <w:numPr>
          <w:ilvl w:val="0"/>
          <w:numId w:val="41"/>
        </w:numPr>
        <w:rPr>
          <w:del w:id="1362" w:author="Dawson, Bre (ESI)" w:date="2020-03-23T14:11:00Z"/>
          <w:rFonts w:ascii="Arial" w:hAnsi="Arial" w:cs="Arial"/>
          <w:sz w:val="22"/>
          <w:szCs w:val="22"/>
        </w:rPr>
      </w:pPr>
      <w:del w:id="1363" w:author="Dawson, Bre (ESI)" w:date="2020-03-23T14:11:00Z">
        <w:r w:rsidRPr="006F4D27" w:rsidDel="008876F7">
          <w:rPr>
            <w:rFonts w:ascii="Arial" w:hAnsi="Arial" w:cs="Arial"/>
            <w:sz w:val="22"/>
            <w:szCs w:val="22"/>
          </w:rPr>
          <w:delText xml:space="preserve">Separate Casual Long Service Leave quota balance </w:delText>
        </w:r>
      </w:del>
    </w:p>
    <w:p w14:paraId="25A52DA5" w14:textId="08958031" w:rsidR="007A3F29" w:rsidRPr="006F4D27" w:rsidDel="008876F7" w:rsidRDefault="007A3F29" w:rsidP="006F4D27">
      <w:pPr>
        <w:pStyle w:val="ListParagraph"/>
        <w:numPr>
          <w:ilvl w:val="0"/>
          <w:numId w:val="41"/>
        </w:numPr>
        <w:rPr>
          <w:del w:id="1364" w:author="Dawson, Bre (ESI)" w:date="2020-03-23T14:11:00Z"/>
          <w:rFonts w:ascii="Arial" w:hAnsi="Arial" w:cs="Arial"/>
          <w:sz w:val="22"/>
          <w:szCs w:val="22"/>
        </w:rPr>
      </w:pPr>
      <w:del w:id="1365" w:author="Dawson, Bre (ESI)" w:date="2020-03-23T14:11:00Z">
        <w:r w:rsidRPr="006F4D27" w:rsidDel="008876F7">
          <w:rPr>
            <w:rFonts w:ascii="Arial" w:hAnsi="Arial" w:cs="Arial"/>
            <w:sz w:val="22"/>
            <w:szCs w:val="22"/>
          </w:rPr>
          <w:delText xml:space="preserve">Separate Casual Long Service Leave </w:delText>
        </w:r>
      </w:del>
    </w:p>
    <w:p w14:paraId="71680E1B" w14:textId="77777777" w:rsidR="008876F7" w:rsidRDefault="008876F7" w:rsidP="00504EEE">
      <w:pPr>
        <w:rPr>
          <w:ins w:id="1366" w:author="Dawson, Bre (ESI)" w:date="2020-03-23T14:11:00Z"/>
          <w:rFonts w:ascii="Arial" w:hAnsi="Arial" w:cs="Arial"/>
          <w:sz w:val="22"/>
          <w:szCs w:val="22"/>
          <w:highlight w:val="yellow"/>
        </w:rPr>
      </w:pPr>
    </w:p>
    <w:p w14:paraId="4CD4C691" w14:textId="1F112FEB" w:rsidR="007A3F29" w:rsidRDefault="007A3F29" w:rsidP="00504EEE">
      <w:pPr>
        <w:rPr>
          <w:rFonts w:ascii="Arial" w:hAnsi="Arial" w:cs="Arial"/>
          <w:sz w:val="22"/>
          <w:szCs w:val="22"/>
        </w:rPr>
      </w:pPr>
      <w:r w:rsidRPr="008876F7">
        <w:rPr>
          <w:rFonts w:ascii="Arial" w:hAnsi="Arial" w:cs="Arial"/>
          <w:sz w:val="22"/>
          <w:szCs w:val="22"/>
          <w:rPrChange w:id="1367" w:author="Dawson, Bre (ESI)" w:date="2020-03-23T14:12:00Z">
            <w:rPr>
              <w:rFonts w:ascii="Arial" w:hAnsi="Arial" w:cs="Arial"/>
              <w:sz w:val="22"/>
              <w:szCs w:val="22"/>
              <w:highlight w:val="yellow"/>
            </w:rPr>
          </w:rPrChange>
        </w:rPr>
        <w:t>The full requirement overview is included in the attached</w:t>
      </w:r>
      <w:r w:rsidRPr="00B63727">
        <w:rPr>
          <w:rFonts w:ascii="Arial" w:hAnsi="Arial" w:cs="Arial"/>
          <w:sz w:val="22"/>
          <w:szCs w:val="22"/>
        </w:rPr>
        <w:t>.</w:t>
      </w:r>
      <w:r>
        <w:rPr>
          <w:rFonts w:ascii="Arial" w:hAnsi="Arial" w:cs="Arial"/>
          <w:sz w:val="22"/>
          <w:szCs w:val="22"/>
        </w:rPr>
        <w:t xml:space="preserve"> </w:t>
      </w:r>
    </w:p>
    <w:p w14:paraId="19D293CA" w14:textId="650CA43A" w:rsidR="00931018" w:rsidRDefault="0037587D" w:rsidP="00504EEE">
      <w:pPr>
        <w:rPr>
          <w:rFonts w:ascii="Arial" w:hAnsi="Arial" w:cs="Arial"/>
          <w:sz w:val="22"/>
          <w:szCs w:val="22"/>
        </w:rPr>
      </w:pPr>
      <w:del w:id="1368" w:author="Dawson, Bre (ESI)" w:date="2020-03-23T14:12:00Z">
        <w:r w:rsidDel="008876F7">
          <w:rPr>
            <w:rFonts w:ascii="Arial" w:hAnsi="Arial" w:cs="Arial"/>
            <w:sz w:val="22"/>
            <w:szCs w:val="22"/>
          </w:rPr>
          <w:object w:dxaOrig="1531" w:dyaOrig="990" w14:anchorId="172142B2">
            <v:shape id="_x0000_i1026" type="#_x0000_t75" style="width:76.4pt;height:49.45pt" o:ole="">
              <v:imagedata r:id="rId19" o:title=""/>
            </v:shape>
            <o:OLEObject Type="Embed" ProgID="Excel.Sheet.12" ShapeID="_x0000_i1026" DrawAspect="Icon" ObjectID="_1646478441" r:id="rId20"/>
          </w:object>
        </w:r>
      </w:del>
      <w:ins w:id="1369" w:author="Dawson, Bre (ESI)" w:date="2020-03-23T14:13:00Z">
        <w:r w:rsidR="008876F7">
          <w:rPr>
            <w:rFonts w:ascii="Arial" w:hAnsi="Arial" w:cs="Arial"/>
            <w:sz w:val="22"/>
            <w:szCs w:val="22"/>
          </w:rPr>
          <w:object w:dxaOrig="1540" w:dyaOrig="997" w14:anchorId="31051FF6">
            <v:shape id="_x0000_i1032" type="#_x0000_t75" style="width:77pt;height:50.1pt" o:ole="">
              <v:imagedata r:id="rId21" o:title=""/>
            </v:shape>
            <o:OLEObject Type="Embed" ProgID="Excel.Sheet.12" ShapeID="_x0000_i1032" DrawAspect="Icon" ObjectID="_1646478442" r:id="rId22"/>
          </w:object>
        </w:r>
      </w:ins>
    </w:p>
    <w:p w14:paraId="3E7C65C7" w14:textId="77777777" w:rsidR="007A3F29" w:rsidRDefault="007A3F29" w:rsidP="00504EEE">
      <w:pPr>
        <w:rPr>
          <w:rFonts w:ascii="Arial" w:hAnsi="Arial" w:cs="Arial"/>
          <w:sz w:val="22"/>
          <w:szCs w:val="22"/>
        </w:rPr>
      </w:pPr>
    </w:p>
    <w:p w14:paraId="45596261" w14:textId="77777777" w:rsidR="009722C9" w:rsidRDefault="009722C9" w:rsidP="009722C9">
      <w:pPr>
        <w:pStyle w:val="Heading2"/>
        <w:numPr>
          <w:ilvl w:val="1"/>
          <w:numId w:val="17"/>
        </w:numPr>
      </w:pPr>
      <w:bookmarkStart w:id="1370" w:name="_Toc20471454"/>
      <w:r>
        <w:t xml:space="preserve">Leave </w:t>
      </w:r>
      <w:proofErr w:type="gramStart"/>
      <w:r>
        <w:t>In</w:t>
      </w:r>
      <w:proofErr w:type="gramEnd"/>
      <w:r>
        <w:t xml:space="preserve"> Advance</w:t>
      </w:r>
      <w:bookmarkEnd w:id="1370"/>
      <w:r>
        <w:t xml:space="preserve">  </w:t>
      </w:r>
    </w:p>
    <w:p w14:paraId="111FE9F9" w14:textId="77777777" w:rsidR="009722C9" w:rsidRDefault="009722C9" w:rsidP="009722C9">
      <w:pPr>
        <w:rPr>
          <w:rFonts w:ascii="Arial" w:hAnsi="Arial" w:cs="Arial"/>
          <w:sz w:val="22"/>
          <w:szCs w:val="22"/>
        </w:rPr>
      </w:pPr>
      <w:r>
        <w:rPr>
          <w:rFonts w:ascii="Arial" w:hAnsi="Arial" w:cs="Arial"/>
          <w:sz w:val="22"/>
          <w:szCs w:val="22"/>
        </w:rPr>
        <w:t>RMIT Training EA (</w:t>
      </w:r>
      <w:r w:rsidRPr="009722C9">
        <w:rPr>
          <w:rFonts w:ascii="Arial" w:hAnsi="Arial" w:cs="Arial"/>
          <w:sz w:val="22"/>
          <w:szCs w:val="22"/>
        </w:rPr>
        <w:t>RT NTEU 2016</w:t>
      </w:r>
      <w:r>
        <w:rPr>
          <w:rFonts w:ascii="Arial" w:hAnsi="Arial" w:cs="Arial"/>
          <w:sz w:val="22"/>
          <w:szCs w:val="22"/>
        </w:rPr>
        <w:t>) allows for employees to request to be paid leave in advance. Due to limited take up of this, this will be expected to be handled manually within GlobalView</w:t>
      </w:r>
      <w:r w:rsidRPr="006F4D27">
        <w:rPr>
          <w:rFonts w:ascii="Arial" w:hAnsi="Arial" w:cs="Arial"/>
          <w:sz w:val="22"/>
          <w:szCs w:val="22"/>
          <w:vertAlign w:val="superscript"/>
        </w:rPr>
        <w:t>®</w:t>
      </w:r>
      <w:r>
        <w:rPr>
          <w:rFonts w:ascii="Arial" w:hAnsi="Arial" w:cs="Arial"/>
          <w:sz w:val="22"/>
          <w:szCs w:val="22"/>
        </w:rPr>
        <w:t xml:space="preserve">. This will include – </w:t>
      </w:r>
    </w:p>
    <w:p w14:paraId="105FBAEB" w14:textId="77777777" w:rsidR="009722C9" w:rsidRPr="006F4D27" w:rsidRDefault="009722C9" w:rsidP="006F4D27">
      <w:pPr>
        <w:pStyle w:val="ListParagraph"/>
        <w:numPr>
          <w:ilvl w:val="0"/>
          <w:numId w:val="42"/>
        </w:numPr>
        <w:rPr>
          <w:rFonts w:ascii="Arial" w:hAnsi="Arial" w:cs="Arial"/>
          <w:sz w:val="22"/>
          <w:szCs w:val="22"/>
        </w:rPr>
      </w:pPr>
      <w:r w:rsidRPr="006F4D27">
        <w:rPr>
          <w:rFonts w:ascii="Arial" w:hAnsi="Arial" w:cs="Arial"/>
          <w:sz w:val="22"/>
          <w:szCs w:val="22"/>
        </w:rPr>
        <w:t xml:space="preserve">Input requested hours into Infotype </w:t>
      </w:r>
      <w:r w:rsidR="0029174D">
        <w:rPr>
          <w:rFonts w:ascii="Arial" w:hAnsi="Arial" w:cs="Arial"/>
          <w:sz w:val="22"/>
          <w:szCs w:val="22"/>
        </w:rPr>
        <w:t xml:space="preserve">2010 </w:t>
      </w:r>
      <w:r w:rsidRPr="006F4D27">
        <w:rPr>
          <w:rFonts w:ascii="Arial" w:hAnsi="Arial" w:cs="Arial"/>
          <w:sz w:val="22"/>
          <w:szCs w:val="22"/>
        </w:rPr>
        <w:t>(</w:t>
      </w:r>
      <w:r w:rsidR="00167060" w:rsidRPr="006F4D27">
        <w:rPr>
          <w:rFonts w:ascii="Arial" w:hAnsi="Arial" w:cs="Arial"/>
          <w:sz w:val="22"/>
          <w:szCs w:val="22"/>
        </w:rPr>
        <w:t>WT</w:t>
      </w:r>
      <w:r w:rsidR="00167060">
        <w:rPr>
          <w:rFonts w:ascii="Arial" w:hAnsi="Arial" w:cs="Arial"/>
          <w:sz w:val="22"/>
          <w:szCs w:val="22"/>
        </w:rPr>
        <w:t>2455</w:t>
      </w:r>
      <w:r w:rsidR="00167060" w:rsidRPr="006F4D27">
        <w:rPr>
          <w:rFonts w:ascii="Arial" w:hAnsi="Arial" w:cs="Arial"/>
          <w:sz w:val="22"/>
          <w:szCs w:val="22"/>
        </w:rPr>
        <w:t xml:space="preserve"> </w:t>
      </w:r>
      <w:r w:rsidRPr="006F4D27">
        <w:rPr>
          <w:rFonts w:ascii="Arial" w:hAnsi="Arial" w:cs="Arial"/>
          <w:sz w:val="22"/>
          <w:szCs w:val="22"/>
        </w:rPr>
        <w:t xml:space="preserve">– Leave in Advance) – This will pay at 100% Ordinary Hours </w:t>
      </w:r>
      <w:r w:rsidR="0029174D">
        <w:rPr>
          <w:rFonts w:ascii="Arial" w:hAnsi="Arial" w:cs="Arial"/>
          <w:sz w:val="22"/>
          <w:szCs w:val="22"/>
        </w:rPr>
        <w:t xml:space="preserve">and will accrue all relevant leave types  </w:t>
      </w:r>
    </w:p>
    <w:p w14:paraId="43928B75" w14:textId="77777777" w:rsidR="009722C9" w:rsidRPr="006F4D27" w:rsidRDefault="009722C9" w:rsidP="006F4D27">
      <w:pPr>
        <w:pStyle w:val="ListParagraph"/>
        <w:numPr>
          <w:ilvl w:val="0"/>
          <w:numId w:val="42"/>
        </w:numPr>
        <w:rPr>
          <w:rFonts w:ascii="Arial" w:hAnsi="Arial" w:cs="Arial"/>
          <w:sz w:val="22"/>
          <w:szCs w:val="22"/>
        </w:rPr>
      </w:pPr>
      <w:r w:rsidRPr="006F4D27">
        <w:rPr>
          <w:rFonts w:ascii="Arial" w:hAnsi="Arial" w:cs="Arial"/>
          <w:sz w:val="22"/>
          <w:szCs w:val="22"/>
        </w:rPr>
        <w:t>Enter Leave Without Pay</w:t>
      </w:r>
      <w:r w:rsidR="0029174D">
        <w:rPr>
          <w:rFonts w:ascii="Arial" w:hAnsi="Arial" w:cs="Arial"/>
          <w:sz w:val="22"/>
          <w:szCs w:val="22"/>
        </w:rPr>
        <w:t xml:space="preserve"> (No Accrual)</w:t>
      </w:r>
      <w:r w:rsidRPr="006F4D27">
        <w:rPr>
          <w:rFonts w:ascii="Arial" w:hAnsi="Arial" w:cs="Arial"/>
          <w:sz w:val="22"/>
          <w:szCs w:val="22"/>
        </w:rPr>
        <w:t xml:space="preserve"> for the duration of the advance leave to ensure no salary paid </w:t>
      </w:r>
    </w:p>
    <w:p w14:paraId="67FCE949" w14:textId="77777777" w:rsidR="009722C9" w:rsidRPr="006F4D27" w:rsidRDefault="009722C9" w:rsidP="006F4D27">
      <w:pPr>
        <w:pStyle w:val="ListParagraph"/>
        <w:numPr>
          <w:ilvl w:val="0"/>
          <w:numId w:val="42"/>
        </w:numPr>
        <w:rPr>
          <w:rFonts w:ascii="Arial" w:hAnsi="Arial" w:cs="Arial"/>
          <w:sz w:val="22"/>
          <w:szCs w:val="22"/>
        </w:rPr>
      </w:pPr>
      <w:r w:rsidRPr="006F4D27">
        <w:rPr>
          <w:rFonts w:ascii="Arial" w:hAnsi="Arial" w:cs="Arial"/>
          <w:sz w:val="22"/>
          <w:szCs w:val="22"/>
        </w:rPr>
        <w:t xml:space="preserve">Reduce employee’s leave balance via Infotype 2013 Quota Correction </w:t>
      </w:r>
    </w:p>
    <w:p w14:paraId="6C8E70EE" w14:textId="77777777" w:rsidR="007A3F29" w:rsidRDefault="009722C9" w:rsidP="00504EEE">
      <w:pPr>
        <w:rPr>
          <w:rFonts w:ascii="Arial" w:hAnsi="Arial" w:cs="Arial"/>
          <w:sz w:val="22"/>
          <w:szCs w:val="22"/>
        </w:rPr>
      </w:pPr>
      <w:r>
        <w:rPr>
          <w:rFonts w:ascii="Arial" w:hAnsi="Arial" w:cs="Arial"/>
          <w:sz w:val="22"/>
          <w:szCs w:val="22"/>
        </w:rPr>
        <w:t xml:space="preserve"> </w:t>
      </w:r>
    </w:p>
    <w:p w14:paraId="2F8F4B61" w14:textId="77777777" w:rsidR="009722C9" w:rsidRDefault="009722C9" w:rsidP="009722C9">
      <w:pPr>
        <w:pStyle w:val="Heading2"/>
        <w:numPr>
          <w:ilvl w:val="1"/>
          <w:numId w:val="17"/>
        </w:numPr>
      </w:pPr>
      <w:bookmarkStart w:id="1371" w:name="_Toc20471455"/>
      <w:r>
        <w:t>Annualised / Part Year Employees</w:t>
      </w:r>
      <w:bookmarkEnd w:id="1371"/>
      <w:r>
        <w:t xml:space="preserve">   </w:t>
      </w:r>
    </w:p>
    <w:p w14:paraId="274B97E4" w14:textId="740F2FFE" w:rsidR="003C6BCE" w:rsidRDefault="009722C9" w:rsidP="009722C9">
      <w:pPr>
        <w:rPr>
          <w:rFonts w:ascii="Arial" w:hAnsi="Arial" w:cs="Arial"/>
          <w:sz w:val="22"/>
          <w:szCs w:val="22"/>
        </w:rPr>
      </w:pPr>
      <w:r>
        <w:rPr>
          <w:rFonts w:ascii="Arial" w:hAnsi="Arial" w:cs="Arial"/>
          <w:sz w:val="22"/>
          <w:szCs w:val="22"/>
        </w:rPr>
        <w:t xml:space="preserve">Annualised / Part Year employees </w:t>
      </w:r>
      <w:r w:rsidR="003C6BCE">
        <w:rPr>
          <w:rFonts w:ascii="Arial" w:hAnsi="Arial" w:cs="Arial"/>
          <w:sz w:val="22"/>
          <w:szCs w:val="22"/>
        </w:rPr>
        <w:t xml:space="preserve">should be paid a reduced salary and accrue based on reduced hours. It is expected that their salary and work schedule will be setup with the </w:t>
      </w:r>
      <w:proofErr w:type="gramStart"/>
      <w:r w:rsidR="003C6BCE">
        <w:rPr>
          <w:rFonts w:ascii="Arial" w:hAnsi="Arial" w:cs="Arial"/>
          <w:sz w:val="22"/>
          <w:szCs w:val="22"/>
        </w:rPr>
        <w:t>full time</w:t>
      </w:r>
      <w:proofErr w:type="gramEnd"/>
      <w:r w:rsidR="003C6BCE">
        <w:rPr>
          <w:rFonts w:ascii="Arial" w:hAnsi="Arial" w:cs="Arial"/>
          <w:sz w:val="22"/>
          <w:szCs w:val="22"/>
        </w:rPr>
        <w:t xml:space="preserve"> equivalent values and a No Accrual LWOP (absence type </w:t>
      </w:r>
      <w:del w:id="1372" w:author="Dawson, Bre (ESI)" w:date="2020-03-23T14:14:00Z">
        <w:r w:rsidR="003C6BCE" w:rsidDel="006F2852">
          <w:rPr>
            <w:rFonts w:ascii="Arial" w:hAnsi="Arial" w:cs="Arial"/>
            <w:sz w:val="22"/>
            <w:szCs w:val="22"/>
          </w:rPr>
          <w:delText>3012</w:delText>
        </w:r>
      </w:del>
      <w:ins w:id="1373" w:author="Dawson, Bre (ESI)" w:date="2020-03-23T14:14:00Z">
        <w:r w:rsidR="006F2852">
          <w:rPr>
            <w:rFonts w:ascii="Arial" w:hAnsi="Arial" w:cs="Arial"/>
            <w:sz w:val="22"/>
            <w:szCs w:val="22"/>
          </w:rPr>
          <w:t>30</w:t>
        </w:r>
        <w:r w:rsidR="006F2852">
          <w:rPr>
            <w:rFonts w:ascii="Arial" w:hAnsi="Arial" w:cs="Arial"/>
            <w:sz w:val="22"/>
            <w:szCs w:val="22"/>
          </w:rPr>
          <w:t>01</w:t>
        </w:r>
      </w:ins>
      <w:r w:rsidR="003C6BCE">
        <w:rPr>
          <w:rFonts w:ascii="Arial" w:hAnsi="Arial" w:cs="Arial"/>
          <w:sz w:val="22"/>
          <w:szCs w:val="22"/>
        </w:rPr>
        <w:t>) will be input at required times of the year to control the reduced salary and accrual.</w:t>
      </w:r>
    </w:p>
    <w:p w14:paraId="1A0EBC87" w14:textId="77777777" w:rsidR="003C6BCE" w:rsidRDefault="003C6BCE" w:rsidP="009722C9">
      <w:pPr>
        <w:rPr>
          <w:rFonts w:ascii="Arial" w:hAnsi="Arial" w:cs="Arial"/>
          <w:sz w:val="22"/>
          <w:szCs w:val="22"/>
        </w:rPr>
      </w:pPr>
      <w:r>
        <w:rPr>
          <w:rFonts w:ascii="Arial" w:hAnsi="Arial" w:cs="Arial"/>
          <w:sz w:val="22"/>
          <w:szCs w:val="22"/>
        </w:rPr>
        <w:t>There is no additional requirement to identify these employee’s separately or perform any varied leave or award interpretation calculations. They will be entitled to the conditions of whichever grouping they reside in.</w:t>
      </w:r>
    </w:p>
    <w:p w14:paraId="42635172" w14:textId="77777777" w:rsidR="009722C9" w:rsidRDefault="009722C9" w:rsidP="009722C9">
      <w:pPr>
        <w:rPr>
          <w:rFonts w:ascii="Arial" w:hAnsi="Arial" w:cs="Arial"/>
          <w:sz w:val="22"/>
          <w:szCs w:val="22"/>
        </w:rPr>
      </w:pPr>
    </w:p>
    <w:p w14:paraId="77386A69" w14:textId="77777777" w:rsidR="0031160D" w:rsidRDefault="0031160D" w:rsidP="004F23CE">
      <w:pPr>
        <w:rPr>
          <w:rFonts w:ascii="Arial" w:hAnsi="Arial" w:cs="Arial"/>
          <w:sz w:val="22"/>
          <w:szCs w:val="22"/>
        </w:rPr>
      </w:pPr>
    </w:p>
    <w:p w14:paraId="4A5742D8" w14:textId="77777777" w:rsidR="004F23CE" w:rsidRPr="00C601D1" w:rsidRDefault="004F23CE" w:rsidP="00580A08">
      <w:pPr>
        <w:pStyle w:val="Heading1"/>
      </w:pPr>
      <w:bookmarkStart w:id="1374" w:name="_Toc20471456"/>
      <w:r w:rsidRPr="00C601D1">
        <w:lastRenderedPageBreak/>
        <w:t>Time Management Reports</w:t>
      </w:r>
      <w:bookmarkEnd w:id="1374"/>
      <w:r w:rsidRPr="00C601D1">
        <w:t xml:space="preserve">  </w:t>
      </w:r>
    </w:p>
    <w:p w14:paraId="10AC2653" w14:textId="77777777" w:rsidR="004F23CE" w:rsidRDefault="004F23CE" w:rsidP="00E4286F">
      <w:pPr>
        <w:pStyle w:val="Heading2"/>
        <w:numPr>
          <w:ilvl w:val="1"/>
          <w:numId w:val="17"/>
        </w:numPr>
      </w:pPr>
      <w:bookmarkStart w:id="1375" w:name="_Toc20471457"/>
      <w:r>
        <w:t>GlobalView</w:t>
      </w:r>
      <w:r w:rsidRPr="00C714D4">
        <w:rPr>
          <w:vertAlign w:val="superscript"/>
        </w:rPr>
        <w:t>®</w:t>
      </w:r>
      <w:r>
        <w:t xml:space="preserve"> Standard Reports</w:t>
      </w:r>
      <w:bookmarkEnd w:id="1375"/>
      <w:r>
        <w:t xml:space="preserve"> </w:t>
      </w:r>
    </w:p>
    <w:p w14:paraId="3746E710" w14:textId="77777777" w:rsidR="004F17C8" w:rsidRDefault="004F17C8" w:rsidP="0031160D">
      <w:pPr>
        <w:rPr>
          <w:rFonts w:ascii="Arial" w:hAnsi="Arial" w:cs="Arial"/>
          <w:sz w:val="22"/>
          <w:szCs w:val="22"/>
        </w:rPr>
      </w:pPr>
      <w:r>
        <w:rPr>
          <w:rFonts w:ascii="Arial" w:hAnsi="Arial" w:cs="Arial"/>
          <w:sz w:val="22"/>
          <w:szCs w:val="22"/>
        </w:rPr>
        <w:t xml:space="preserve">Below is list of standard Time Management reports </w:t>
      </w:r>
      <w:r w:rsidR="0063407A">
        <w:rPr>
          <w:rFonts w:ascii="Arial" w:hAnsi="Arial" w:cs="Arial"/>
          <w:sz w:val="22"/>
          <w:szCs w:val="22"/>
        </w:rPr>
        <w:t>available in GlobalView</w:t>
      </w:r>
      <w:r w:rsidR="0063407A" w:rsidRPr="004F17C8">
        <w:rPr>
          <w:rFonts w:ascii="Arial" w:hAnsi="Arial" w:cs="Arial"/>
          <w:sz w:val="22"/>
          <w:szCs w:val="22"/>
          <w:vertAlign w:val="superscript"/>
        </w:rPr>
        <w:t>®</w:t>
      </w:r>
      <w:r>
        <w:rPr>
          <w:rFonts w:ascii="Arial" w:hAnsi="Arial" w:cs="Arial"/>
          <w:sz w:val="22"/>
          <w:szCs w:val="22"/>
        </w:rPr>
        <w:t xml:space="preserve"> – </w:t>
      </w:r>
    </w:p>
    <w:tbl>
      <w:tblPr>
        <w:tblW w:w="9498" w:type="dxa"/>
        <w:tblInd w:w="108" w:type="dxa"/>
        <w:tblLayout w:type="fixed"/>
        <w:tblLook w:val="0000" w:firstRow="0" w:lastRow="0" w:firstColumn="0" w:lastColumn="0" w:noHBand="0" w:noVBand="0"/>
      </w:tblPr>
      <w:tblGrid>
        <w:gridCol w:w="2835"/>
        <w:gridCol w:w="2410"/>
        <w:gridCol w:w="4253"/>
      </w:tblGrid>
      <w:tr w:rsidR="004F17C8" w:rsidRPr="00F1402B" w14:paraId="4280BB1C" w14:textId="77777777" w:rsidTr="00C8097B">
        <w:trPr>
          <w:cantSplit/>
          <w:trHeight w:val="353"/>
          <w:tblHeader/>
        </w:trPr>
        <w:tc>
          <w:tcPr>
            <w:tcW w:w="283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361B3165" w14:textId="77777777" w:rsidR="004F17C8" w:rsidRPr="00F1402B" w:rsidRDefault="004F17C8" w:rsidP="00C8097B">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Report</w:t>
            </w:r>
          </w:p>
        </w:tc>
        <w:tc>
          <w:tcPr>
            <w:tcW w:w="24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4C42CEB3" w14:textId="77777777" w:rsidR="004F17C8" w:rsidRPr="00F1402B" w:rsidRDefault="004F17C8" w:rsidP="00224BF6">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Transaction Code</w:t>
            </w:r>
          </w:p>
        </w:tc>
        <w:tc>
          <w:tcPr>
            <w:tcW w:w="4253"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3A008F28" w14:textId="77777777" w:rsidR="004F17C8" w:rsidRPr="00F1402B" w:rsidRDefault="004F17C8" w:rsidP="00224BF6">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 xml:space="preserve">Description </w:t>
            </w:r>
          </w:p>
        </w:tc>
      </w:tr>
      <w:tr w:rsidR="008472D4" w:rsidRPr="00F1402B" w14:paraId="22570130" w14:textId="77777777"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97093F" w14:textId="77777777" w:rsidR="008472D4" w:rsidRPr="00C8097B" w:rsidRDefault="008472D4" w:rsidP="00FA7A48">
            <w:pPr>
              <w:spacing w:before="40" w:after="40" w:line="240" w:lineRule="auto"/>
              <w:rPr>
                <w:rFonts w:ascii="Arial" w:hAnsi="Arial" w:cs="Arial"/>
                <w:sz w:val="20"/>
                <w:szCs w:val="20"/>
                <w:lang w:eastAsia="zh-TW"/>
              </w:rPr>
            </w:pPr>
            <w:r w:rsidRPr="00C8097B">
              <w:rPr>
                <w:rFonts w:ascii="Arial" w:hAnsi="Arial" w:cs="Arial"/>
                <w:sz w:val="20"/>
                <w:szCs w:val="20"/>
              </w:rPr>
              <w:t>Absence / Attendance Data Overview</w:t>
            </w:r>
          </w:p>
        </w:tc>
        <w:tc>
          <w:tcPr>
            <w:tcW w:w="2410" w:type="dxa"/>
            <w:tcBorders>
              <w:top w:val="single" w:sz="4" w:space="0" w:color="auto"/>
              <w:left w:val="single" w:sz="4" w:space="0" w:color="auto"/>
              <w:bottom w:val="single" w:sz="4" w:space="0" w:color="auto"/>
              <w:right w:val="single" w:sz="4" w:space="0" w:color="auto"/>
            </w:tcBorders>
            <w:vAlign w:val="center"/>
          </w:tcPr>
          <w:p w14:paraId="404A9B31" w14:textId="77777777" w:rsidR="008472D4" w:rsidRPr="00C8097B" w:rsidRDefault="008472D4" w:rsidP="00FA7A48">
            <w:pPr>
              <w:spacing w:before="40" w:after="40" w:line="240" w:lineRule="auto"/>
              <w:rPr>
                <w:rFonts w:ascii="Arial" w:hAnsi="Arial" w:cs="Arial"/>
                <w:sz w:val="20"/>
                <w:szCs w:val="20"/>
                <w:lang w:eastAsia="zh-TW"/>
              </w:rPr>
            </w:pPr>
            <w:r w:rsidRPr="00C8097B">
              <w:rPr>
                <w:rFonts w:ascii="Arial" w:hAnsi="Arial" w:cs="Arial"/>
                <w:sz w:val="20"/>
                <w:szCs w:val="20"/>
              </w:rPr>
              <w:t>ZRADP_M99_ABSATTOVR</w:t>
            </w:r>
          </w:p>
        </w:tc>
        <w:tc>
          <w:tcPr>
            <w:tcW w:w="4253" w:type="dxa"/>
            <w:tcBorders>
              <w:top w:val="single" w:sz="4" w:space="0" w:color="auto"/>
              <w:left w:val="single" w:sz="4" w:space="0" w:color="auto"/>
              <w:bottom w:val="single" w:sz="4" w:space="0" w:color="auto"/>
              <w:right w:val="single" w:sz="4" w:space="0" w:color="auto"/>
            </w:tcBorders>
          </w:tcPr>
          <w:p w14:paraId="09307075" w14:textId="77777777" w:rsidR="008472D4" w:rsidRPr="00C8097B" w:rsidRDefault="008472D4" w:rsidP="00C601D1">
            <w:pPr>
              <w:spacing w:before="40" w:after="40" w:line="240" w:lineRule="auto"/>
              <w:rPr>
                <w:rFonts w:ascii="Arial" w:hAnsi="Arial" w:cs="Arial"/>
                <w:sz w:val="20"/>
                <w:szCs w:val="20"/>
              </w:rPr>
            </w:pPr>
            <w:r w:rsidRPr="00C8097B">
              <w:rPr>
                <w:rFonts w:ascii="Arial" w:hAnsi="Arial" w:cs="Arial"/>
                <w:sz w:val="20"/>
                <w:szCs w:val="20"/>
              </w:rPr>
              <w:t>Th</w:t>
            </w:r>
            <w:r w:rsidR="00C601D1">
              <w:rPr>
                <w:rFonts w:ascii="Arial" w:hAnsi="Arial" w:cs="Arial"/>
                <w:sz w:val="20"/>
                <w:szCs w:val="20"/>
              </w:rPr>
              <w:t xml:space="preserve">is report provides an overview of absence and attendance entries </w:t>
            </w:r>
          </w:p>
        </w:tc>
      </w:tr>
      <w:tr w:rsidR="00C601D1" w:rsidRPr="00F1402B" w14:paraId="7AEB090A" w14:textId="77777777"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D54941" w14:textId="77777777" w:rsidR="00C601D1" w:rsidRPr="00C8097B" w:rsidRDefault="00C601D1" w:rsidP="00FA7A48">
            <w:pPr>
              <w:spacing w:before="40" w:after="40" w:line="240" w:lineRule="auto"/>
              <w:rPr>
                <w:rFonts w:ascii="Arial" w:hAnsi="Arial" w:cs="Arial"/>
                <w:sz w:val="20"/>
                <w:szCs w:val="20"/>
              </w:rPr>
            </w:pPr>
            <w:r w:rsidRPr="00C8097B">
              <w:rPr>
                <w:rFonts w:ascii="Arial" w:hAnsi="Arial" w:cs="Arial"/>
                <w:sz w:val="20"/>
                <w:szCs w:val="20"/>
              </w:rPr>
              <w:t>Attendances List</w:t>
            </w:r>
          </w:p>
        </w:tc>
        <w:tc>
          <w:tcPr>
            <w:tcW w:w="2410" w:type="dxa"/>
            <w:tcBorders>
              <w:top w:val="single" w:sz="4" w:space="0" w:color="auto"/>
              <w:left w:val="single" w:sz="4" w:space="0" w:color="auto"/>
              <w:bottom w:val="single" w:sz="4" w:space="0" w:color="auto"/>
              <w:right w:val="single" w:sz="4" w:space="0" w:color="auto"/>
            </w:tcBorders>
            <w:vAlign w:val="center"/>
          </w:tcPr>
          <w:p w14:paraId="57683301" w14:textId="77777777" w:rsidR="00C601D1" w:rsidRPr="00C8097B" w:rsidRDefault="00C601D1" w:rsidP="00FA7A48">
            <w:pPr>
              <w:spacing w:before="40" w:after="40" w:line="240" w:lineRule="auto"/>
              <w:rPr>
                <w:rFonts w:ascii="Arial" w:hAnsi="Arial" w:cs="Arial"/>
                <w:sz w:val="20"/>
                <w:szCs w:val="20"/>
              </w:rPr>
            </w:pPr>
            <w:r w:rsidRPr="00C8097B">
              <w:rPr>
                <w:rFonts w:ascii="Arial" w:hAnsi="Arial" w:cs="Arial"/>
                <w:sz w:val="20"/>
                <w:szCs w:val="20"/>
              </w:rPr>
              <w:t>ZADP_M99_PT_QATT</w:t>
            </w:r>
          </w:p>
        </w:tc>
        <w:tc>
          <w:tcPr>
            <w:tcW w:w="4253" w:type="dxa"/>
            <w:tcBorders>
              <w:top w:val="single" w:sz="4" w:space="0" w:color="auto"/>
              <w:left w:val="single" w:sz="4" w:space="0" w:color="auto"/>
              <w:bottom w:val="single" w:sz="4" w:space="0" w:color="auto"/>
              <w:right w:val="single" w:sz="4" w:space="0" w:color="auto"/>
            </w:tcBorders>
          </w:tcPr>
          <w:p w14:paraId="537998E2" w14:textId="77777777" w:rsidR="00C601D1" w:rsidRPr="00C8097B" w:rsidRDefault="00C601D1" w:rsidP="00C601D1">
            <w:pPr>
              <w:spacing w:before="40" w:after="40" w:line="240" w:lineRule="auto"/>
              <w:rPr>
                <w:rFonts w:ascii="Arial" w:hAnsi="Arial" w:cs="Arial"/>
                <w:sz w:val="20"/>
                <w:szCs w:val="20"/>
              </w:rPr>
            </w:pPr>
            <w:r w:rsidRPr="00C8097B">
              <w:rPr>
                <w:rFonts w:ascii="Arial" w:hAnsi="Arial" w:cs="Arial"/>
                <w:sz w:val="20"/>
                <w:szCs w:val="20"/>
              </w:rPr>
              <w:t>Th</w:t>
            </w:r>
            <w:r>
              <w:rPr>
                <w:rFonts w:ascii="Arial" w:hAnsi="Arial" w:cs="Arial"/>
                <w:sz w:val="20"/>
                <w:szCs w:val="20"/>
              </w:rPr>
              <w:t xml:space="preserve">is report provides an overview of attendance entries </w:t>
            </w:r>
          </w:p>
        </w:tc>
      </w:tr>
      <w:tr w:rsidR="00C601D1" w:rsidRPr="00F1402B" w14:paraId="2A0C67F5" w14:textId="77777777"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C6B6E6" w14:textId="77777777" w:rsidR="00C601D1" w:rsidRPr="00C8097B" w:rsidRDefault="00C601D1" w:rsidP="00FA7A48">
            <w:pPr>
              <w:spacing w:before="40" w:after="40" w:line="240" w:lineRule="auto"/>
              <w:rPr>
                <w:rFonts w:ascii="Arial" w:hAnsi="Arial" w:cs="Arial"/>
                <w:sz w:val="20"/>
                <w:szCs w:val="20"/>
              </w:rPr>
            </w:pPr>
            <w:r w:rsidRPr="00C8097B">
              <w:rPr>
                <w:rFonts w:ascii="Arial" w:hAnsi="Arial" w:cs="Arial"/>
                <w:sz w:val="20"/>
                <w:szCs w:val="20"/>
              </w:rPr>
              <w:t>Outstanding Leave Balances Report</w:t>
            </w:r>
          </w:p>
        </w:tc>
        <w:tc>
          <w:tcPr>
            <w:tcW w:w="2410" w:type="dxa"/>
            <w:tcBorders>
              <w:top w:val="single" w:sz="4" w:space="0" w:color="auto"/>
              <w:left w:val="single" w:sz="4" w:space="0" w:color="auto"/>
              <w:bottom w:val="single" w:sz="4" w:space="0" w:color="auto"/>
              <w:right w:val="single" w:sz="4" w:space="0" w:color="auto"/>
            </w:tcBorders>
            <w:vAlign w:val="center"/>
          </w:tcPr>
          <w:p w14:paraId="53636F8B" w14:textId="77777777" w:rsidR="00C601D1" w:rsidRPr="00C8097B" w:rsidRDefault="00C601D1" w:rsidP="00FA7A48">
            <w:pPr>
              <w:spacing w:before="40" w:after="40" w:line="240" w:lineRule="auto"/>
              <w:rPr>
                <w:rFonts w:ascii="Arial" w:hAnsi="Arial" w:cs="Arial"/>
                <w:sz w:val="20"/>
                <w:szCs w:val="20"/>
              </w:rPr>
            </w:pPr>
            <w:r w:rsidRPr="00C8097B">
              <w:rPr>
                <w:rFonts w:ascii="Arial" w:hAnsi="Arial" w:cs="Arial"/>
                <w:sz w:val="20"/>
                <w:szCs w:val="20"/>
              </w:rPr>
              <w:t>ZRADP_M99_OLBR</w:t>
            </w:r>
          </w:p>
        </w:tc>
        <w:tc>
          <w:tcPr>
            <w:tcW w:w="4253" w:type="dxa"/>
            <w:tcBorders>
              <w:top w:val="single" w:sz="4" w:space="0" w:color="auto"/>
              <w:left w:val="single" w:sz="4" w:space="0" w:color="auto"/>
              <w:bottom w:val="single" w:sz="4" w:space="0" w:color="auto"/>
              <w:right w:val="single" w:sz="4" w:space="0" w:color="auto"/>
            </w:tcBorders>
          </w:tcPr>
          <w:p w14:paraId="28BB071B" w14:textId="77777777" w:rsidR="00C601D1" w:rsidRPr="00C8097B" w:rsidRDefault="00C601D1" w:rsidP="00C601D1">
            <w:pPr>
              <w:spacing w:before="40" w:after="40" w:line="240" w:lineRule="auto"/>
              <w:rPr>
                <w:rFonts w:ascii="Arial" w:hAnsi="Arial" w:cs="Arial"/>
                <w:sz w:val="20"/>
                <w:szCs w:val="20"/>
              </w:rPr>
            </w:pPr>
            <w:r w:rsidRPr="00C8097B">
              <w:rPr>
                <w:rFonts w:ascii="Arial" w:hAnsi="Arial" w:cs="Arial"/>
                <w:sz w:val="20"/>
                <w:szCs w:val="20"/>
              </w:rPr>
              <w:t>Th</w:t>
            </w:r>
            <w:r>
              <w:rPr>
                <w:rFonts w:ascii="Arial" w:hAnsi="Arial" w:cs="Arial"/>
                <w:sz w:val="20"/>
                <w:szCs w:val="20"/>
              </w:rPr>
              <w:t xml:space="preserve">is report provides a detailed listing of absence quota accrual and entitlement balances </w:t>
            </w:r>
          </w:p>
        </w:tc>
      </w:tr>
      <w:tr w:rsidR="00C601D1" w:rsidRPr="00F1402B" w14:paraId="6CAD796A" w14:textId="77777777"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FCF0FB" w14:textId="77777777" w:rsidR="00C601D1" w:rsidRPr="00C8097B" w:rsidRDefault="00C601D1" w:rsidP="00FA7A48">
            <w:pPr>
              <w:spacing w:before="40" w:after="40" w:line="240" w:lineRule="auto"/>
              <w:rPr>
                <w:rFonts w:ascii="Arial" w:hAnsi="Arial" w:cs="Arial"/>
                <w:sz w:val="20"/>
                <w:szCs w:val="20"/>
              </w:rPr>
            </w:pPr>
            <w:r w:rsidRPr="00C8097B">
              <w:rPr>
                <w:rFonts w:ascii="Arial" w:hAnsi="Arial" w:cs="Arial"/>
                <w:sz w:val="20"/>
                <w:szCs w:val="20"/>
              </w:rPr>
              <w:t>Absences List</w:t>
            </w:r>
          </w:p>
        </w:tc>
        <w:tc>
          <w:tcPr>
            <w:tcW w:w="2410" w:type="dxa"/>
            <w:tcBorders>
              <w:top w:val="single" w:sz="4" w:space="0" w:color="auto"/>
              <w:left w:val="single" w:sz="4" w:space="0" w:color="auto"/>
              <w:bottom w:val="single" w:sz="4" w:space="0" w:color="auto"/>
              <w:right w:val="single" w:sz="4" w:space="0" w:color="auto"/>
            </w:tcBorders>
            <w:vAlign w:val="center"/>
          </w:tcPr>
          <w:p w14:paraId="5AB591E4" w14:textId="77777777" w:rsidR="00C601D1" w:rsidRPr="00C8097B" w:rsidRDefault="00C601D1" w:rsidP="00FA7A48">
            <w:pPr>
              <w:spacing w:before="40" w:after="40" w:line="240" w:lineRule="auto"/>
              <w:rPr>
                <w:rFonts w:ascii="Arial" w:hAnsi="Arial" w:cs="Arial"/>
                <w:sz w:val="20"/>
                <w:szCs w:val="20"/>
              </w:rPr>
            </w:pPr>
            <w:r w:rsidRPr="00C8097B">
              <w:rPr>
                <w:rFonts w:ascii="Arial" w:hAnsi="Arial" w:cs="Arial"/>
                <w:sz w:val="20"/>
                <w:szCs w:val="20"/>
              </w:rPr>
              <w:t>ZADP_M99_PT_QABS</w:t>
            </w:r>
          </w:p>
        </w:tc>
        <w:tc>
          <w:tcPr>
            <w:tcW w:w="4253" w:type="dxa"/>
            <w:tcBorders>
              <w:top w:val="single" w:sz="4" w:space="0" w:color="auto"/>
              <w:left w:val="single" w:sz="4" w:space="0" w:color="auto"/>
              <w:bottom w:val="single" w:sz="4" w:space="0" w:color="auto"/>
              <w:right w:val="single" w:sz="4" w:space="0" w:color="auto"/>
            </w:tcBorders>
          </w:tcPr>
          <w:p w14:paraId="02AAC753" w14:textId="77777777" w:rsidR="00C601D1" w:rsidRPr="00C8097B" w:rsidRDefault="00C601D1" w:rsidP="00C601D1">
            <w:pPr>
              <w:spacing w:before="40" w:after="40" w:line="240" w:lineRule="auto"/>
              <w:rPr>
                <w:rFonts w:ascii="Arial" w:hAnsi="Arial" w:cs="Arial"/>
                <w:sz w:val="20"/>
                <w:szCs w:val="20"/>
              </w:rPr>
            </w:pPr>
            <w:r w:rsidRPr="00C8097B">
              <w:rPr>
                <w:rFonts w:ascii="Arial" w:hAnsi="Arial" w:cs="Arial"/>
                <w:sz w:val="20"/>
                <w:szCs w:val="20"/>
              </w:rPr>
              <w:t>Th</w:t>
            </w:r>
            <w:r>
              <w:rPr>
                <w:rFonts w:ascii="Arial" w:hAnsi="Arial" w:cs="Arial"/>
                <w:sz w:val="20"/>
                <w:szCs w:val="20"/>
              </w:rPr>
              <w:t xml:space="preserve">is report provides an overview of absence entries </w:t>
            </w:r>
          </w:p>
        </w:tc>
      </w:tr>
      <w:tr w:rsidR="00217D36" w:rsidRPr="00F1402B" w14:paraId="453EF299" w14:textId="77777777"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17D58A" w14:textId="77777777"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Quota Overview</w:t>
            </w:r>
          </w:p>
        </w:tc>
        <w:tc>
          <w:tcPr>
            <w:tcW w:w="2410" w:type="dxa"/>
            <w:tcBorders>
              <w:top w:val="single" w:sz="4" w:space="0" w:color="auto"/>
              <w:left w:val="single" w:sz="4" w:space="0" w:color="auto"/>
              <w:bottom w:val="single" w:sz="4" w:space="0" w:color="auto"/>
              <w:right w:val="single" w:sz="4" w:space="0" w:color="auto"/>
            </w:tcBorders>
            <w:vAlign w:val="center"/>
          </w:tcPr>
          <w:p w14:paraId="6B67ED9D" w14:textId="77777777"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PT50</w:t>
            </w:r>
          </w:p>
        </w:tc>
        <w:tc>
          <w:tcPr>
            <w:tcW w:w="4253" w:type="dxa"/>
            <w:tcBorders>
              <w:top w:val="single" w:sz="4" w:space="0" w:color="auto"/>
              <w:left w:val="single" w:sz="4" w:space="0" w:color="auto"/>
              <w:bottom w:val="single" w:sz="4" w:space="0" w:color="auto"/>
              <w:right w:val="single" w:sz="4" w:space="0" w:color="auto"/>
            </w:tcBorders>
          </w:tcPr>
          <w:p w14:paraId="0D13A21D" w14:textId="77777777" w:rsidR="00217D36" w:rsidRPr="00C8097B" w:rsidRDefault="00217D36" w:rsidP="00224BF6">
            <w:pPr>
              <w:spacing w:before="40" w:after="40" w:line="240" w:lineRule="auto"/>
              <w:rPr>
                <w:rFonts w:ascii="Arial" w:hAnsi="Arial" w:cs="Arial"/>
                <w:sz w:val="20"/>
                <w:szCs w:val="20"/>
              </w:rPr>
            </w:pPr>
            <w:r w:rsidRPr="00C8097B">
              <w:rPr>
                <w:rFonts w:ascii="Arial" w:hAnsi="Arial" w:cs="Arial"/>
                <w:sz w:val="20"/>
                <w:szCs w:val="20"/>
              </w:rPr>
              <w:t>The quota overview transaction provides a useful view of absence and attendance quotas for an employee providing information on both actual entitlements but also on accrued values not yet transferred to entitlement</w:t>
            </w:r>
          </w:p>
        </w:tc>
      </w:tr>
      <w:tr w:rsidR="00217D36" w:rsidRPr="00F1402B" w14:paraId="5AA6A223" w14:textId="77777777"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EDBD0A" w14:textId="77777777"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Display Absence Quota Information</w:t>
            </w:r>
          </w:p>
        </w:tc>
        <w:tc>
          <w:tcPr>
            <w:tcW w:w="2410" w:type="dxa"/>
            <w:tcBorders>
              <w:top w:val="single" w:sz="4" w:space="0" w:color="auto"/>
              <w:left w:val="single" w:sz="4" w:space="0" w:color="auto"/>
              <w:bottom w:val="single" w:sz="4" w:space="0" w:color="auto"/>
              <w:right w:val="single" w:sz="4" w:space="0" w:color="auto"/>
            </w:tcBorders>
            <w:vAlign w:val="center"/>
          </w:tcPr>
          <w:p w14:paraId="2D79D9DD" w14:textId="77777777"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PT_QTA10</w:t>
            </w:r>
          </w:p>
        </w:tc>
        <w:tc>
          <w:tcPr>
            <w:tcW w:w="4253" w:type="dxa"/>
            <w:tcBorders>
              <w:top w:val="single" w:sz="4" w:space="0" w:color="auto"/>
              <w:left w:val="single" w:sz="4" w:space="0" w:color="auto"/>
              <w:bottom w:val="single" w:sz="4" w:space="0" w:color="auto"/>
              <w:right w:val="single" w:sz="4" w:space="0" w:color="auto"/>
            </w:tcBorders>
          </w:tcPr>
          <w:p w14:paraId="36A7B3B9" w14:textId="77777777" w:rsidR="00217D36" w:rsidRPr="00C8097B" w:rsidRDefault="00217D36" w:rsidP="00224BF6">
            <w:pPr>
              <w:spacing w:before="40" w:after="40" w:line="240" w:lineRule="auto"/>
              <w:rPr>
                <w:rFonts w:ascii="Arial" w:hAnsi="Arial" w:cs="Arial"/>
                <w:sz w:val="20"/>
                <w:szCs w:val="20"/>
              </w:rPr>
            </w:pPr>
            <w:r w:rsidRPr="00C8097B">
              <w:rPr>
                <w:rFonts w:ascii="Arial" w:hAnsi="Arial" w:cs="Arial"/>
                <w:sz w:val="20"/>
                <w:szCs w:val="20"/>
              </w:rPr>
              <w:t>This report creates overviews of employee’s absence quotas according to various aspects. For example, you can display employee’s remaining quota entitlement within a specific interval</w:t>
            </w:r>
          </w:p>
        </w:tc>
      </w:tr>
      <w:tr w:rsidR="00217D36" w:rsidRPr="00F1402B" w14:paraId="5DADC258" w14:textId="77777777"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A70210" w14:textId="77777777"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Attendance / Absence Data Overview</w:t>
            </w:r>
          </w:p>
        </w:tc>
        <w:tc>
          <w:tcPr>
            <w:tcW w:w="2410" w:type="dxa"/>
            <w:tcBorders>
              <w:top w:val="single" w:sz="4" w:space="0" w:color="auto"/>
              <w:left w:val="single" w:sz="4" w:space="0" w:color="auto"/>
              <w:bottom w:val="single" w:sz="4" w:space="0" w:color="auto"/>
              <w:right w:val="single" w:sz="4" w:space="0" w:color="auto"/>
            </w:tcBorders>
            <w:vAlign w:val="center"/>
          </w:tcPr>
          <w:p w14:paraId="3307087D" w14:textId="77777777"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PT64</w:t>
            </w:r>
          </w:p>
        </w:tc>
        <w:tc>
          <w:tcPr>
            <w:tcW w:w="4253" w:type="dxa"/>
            <w:tcBorders>
              <w:top w:val="single" w:sz="4" w:space="0" w:color="auto"/>
              <w:left w:val="single" w:sz="4" w:space="0" w:color="auto"/>
              <w:bottom w:val="single" w:sz="4" w:space="0" w:color="auto"/>
              <w:right w:val="single" w:sz="4" w:space="0" w:color="auto"/>
            </w:tcBorders>
          </w:tcPr>
          <w:p w14:paraId="2FDD73BC" w14:textId="77777777" w:rsidR="00217D36" w:rsidRPr="00C8097B" w:rsidRDefault="00217D36" w:rsidP="00224BF6">
            <w:pPr>
              <w:spacing w:before="40" w:after="40" w:line="240" w:lineRule="auto"/>
              <w:rPr>
                <w:rFonts w:ascii="Arial" w:hAnsi="Arial" w:cs="Arial"/>
                <w:sz w:val="20"/>
                <w:szCs w:val="20"/>
              </w:rPr>
            </w:pPr>
            <w:r w:rsidRPr="00C8097B">
              <w:rPr>
                <w:rFonts w:ascii="Arial" w:hAnsi="Arial" w:cs="Arial"/>
                <w:sz w:val="20"/>
                <w:szCs w:val="20"/>
              </w:rPr>
              <w:t xml:space="preserve">This report is used to summarise and classify employee’s absence data from </w:t>
            </w:r>
            <w:proofErr w:type="gramStart"/>
            <w:r w:rsidRPr="00C8097B">
              <w:rPr>
                <w:rFonts w:ascii="Arial" w:hAnsi="Arial" w:cs="Arial"/>
                <w:sz w:val="20"/>
                <w:szCs w:val="20"/>
              </w:rPr>
              <w:t>various different</w:t>
            </w:r>
            <w:proofErr w:type="gramEnd"/>
            <w:r w:rsidRPr="00C8097B">
              <w:rPr>
                <w:rFonts w:ascii="Arial" w:hAnsi="Arial" w:cs="Arial"/>
                <w:sz w:val="20"/>
                <w:szCs w:val="20"/>
              </w:rPr>
              <w:t xml:space="preserve"> points of view. The data is displayed as list/lists showing employee’s attendances and absences</w:t>
            </w:r>
          </w:p>
        </w:tc>
      </w:tr>
      <w:tr w:rsidR="00217D36" w:rsidRPr="00F1402B" w14:paraId="4C2B9802" w14:textId="77777777"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059C02" w14:textId="77777777"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Attendance / Absence Data Calendar View</w:t>
            </w:r>
          </w:p>
        </w:tc>
        <w:tc>
          <w:tcPr>
            <w:tcW w:w="2410" w:type="dxa"/>
            <w:tcBorders>
              <w:top w:val="single" w:sz="4" w:space="0" w:color="auto"/>
              <w:left w:val="single" w:sz="4" w:space="0" w:color="auto"/>
              <w:bottom w:val="single" w:sz="4" w:space="0" w:color="auto"/>
              <w:right w:val="single" w:sz="4" w:space="0" w:color="auto"/>
            </w:tcBorders>
            <w:vAlign w:val="center"/>
          </w:tcPr>
          <w:p w14:paraId="683EE419" w14:textId="77777777"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PT90</w:t>
            </w:r>
          </w:p>
        </w:tc>
        <w:tc>
          <w:tcPr>
            <w:tcW w:w="4253" w:type="dxa"/>
            <w:tcBorders>
              <w:top w:val="single" w:sz="4" w:space="0" w:color="auto"/>
              <w:left w:val="single" w:sz="4" w:space="0" w:color="auto"/>
              <w:bottom w:val="single" w:sz="4" w:space="0" w:color="auto"/>
              <w:right w:val="single" w:sz="4" w:space="0" w:color="auto"/>
            </w:tcBorders>
          </w:tcPr>
          <w:p w14:paraId="4FC17829" w14:textId="77777777" w:rsidR="00217D36" w:rsidRPr="00C8097B" w:rsidRDefault="00217D36" w:rsidP="00224BF6">
            <w:pPr>
              <w:spacing w:before="40" w:after="40" w:line="240" w:lineRule="auto"/>
              <w:rPr>
                <w:rFonts w:ascii="Arial" w:hAnsi="Arial" w:cs="Arial"/>
                <w:sz w:val="20"/>
                <w:szCs w:val="20"/>
              </w:rPr>
            </w:pPr>
            <w:r w:rsidRPr="00C8097B">
              <w:rPr>
                <w:rFonts w:ascii="Arial" w:hAnsi="Arial" w:cs="Arial"/>
                <w:sz w:val="20"/>
                <w:szCs w:val="20"/>
              </w:rPr>
              <w:t>This report gives a calendar view of recorded absences and/or attendances. This report supports branching to PA20 display of time data, as well as displaying multiple and extended periods of data and can be used to generate useful statistics on recorded time</w:t>
            </w:r>
          </w:p>
        </w:tc>
      </w:tr>
      <w:tr w:rsidR="00217D36" w:rsidRPr="00F1402B" w14:paraId="1FBE4F75" w14:textId="77777777"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7359C5" w14:textId="77777777"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Attendance / Absence Data Multiple Employee View</w:t>
            </w:r>
          </w:p>
        </w:tc>
        <w:tc>
          <w:tcPr>
            <w:tcW w:w="2410" w:type="dxa"/>
            <w:tcBorders>
              <w:top w:val="single" w:sz="4" w:space="0" w:color="auto"/>
              <w:left w:val="single" w:sz="4" w:space="0" w:color="auto"/>
              <w:bottom w:val="single" w:sz="4" w:space="0" w:color="auto"/>
              <w:right w:val="single" w:sz="4" w:space="0" w:color="auto"/>
            </w:tcBorders>
            <w:vAlign w:val="center"/>
          </w:tcPr>
          <w:p w14:paraId="4747BAA0" w14:textId="77777777"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PT91</w:t>
            </w:r>
          </w:p>
        </w:tc>
        <w:tc>
          <w:tcPr>
            <w:tcW w:w="4253" w:type="dxa"/>
            <w:tcBorders>
              <w:top w:val="single" w:sz="4" w:space="0" w:color="auto"/>
              <w:left w:val="single" w:sz="4" w:space="0" w:color="auto"/>
              <w:bottom w:val="single" w:sz="4" w:space="0" w:color="auto"/>
              <w:right w:val="single" w:sz="4" w:space="0" w:color="auto"/>
            </w:tcBorders>
          </w:tcPr>
          <w:p w14:paraId="25CF60B9" w14:textId="77777777" w:rsidR="00217D36" w:rsidRPr="00C8097B" w:rsidRDefault="00217D36" w:rsidP="00224BF6">
            <w:pPr>
              <w:spacing w:before="40" w:after="40" w:line="240" w:lineRule="auto"/>
              <w:rPr>
                <w:rFonts w:ascii="Arial" w:hAnsi="Arial" w:cs="Arial"/>
                <w:sz w:val="20"/>
                <w:szCs w:val="20"/>
              </w:rPr>
            </w:pPr>
            <w:r w:rsidRPr="00C8097B">
              <w:rPr>
                <w:rFonts w:ascii="Arial" w:hAnsi="Arial" w:cs="Arial"/>
                <w:sz w:val="20"/>
                <w:szCs w:val="20"/>
              </w:rPr>
              <w:t>This report displays absence and/or attendance data for multiple employees in a monthly display from the key date entered in the selection screen</w:t>
            </w:r>
          </w:p>
        </w:tc>
      </w:tr>
      <w:tr w:rsidR="00217D36" w:rsidRPr="00F1402B" w14:paraId="662A7338" w14:textId="77777777"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FB0276" w14:textId="77777777"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Overview of Graphic of Attendances / Absences</w:t>
            </w:r>
          </w:p>
        </w:tc>
        <w:tc>
          <w:tcPr>
            <w:tcW w:w="2410" w:type="dxa"/>
            <w:tcBorders>
              <w:top w:val="single" w:sz="4" w:space="0" w:color="auto"/>
              <w:left w:val="single" w:sz="4" w:space="0" w:color="auto"/>
              <w:bottom w:val="single" w:sz="4" w:space="0" w:color="auto"/>
              <w:right w:val="single" w:sz="4" w:space="0" w:color="auto"/>
            </w:tcBorders>
            <w:vAlign w:val="center"/>
          </w:tcPr>
          <w:p w14:paraId="529A433B" w14:textId="77777777"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PT65</w:t>
            </w:r>
          </w:p>
        </w:tc>
        <w:tc>
          <w:tcPr>
            <w:tcW w:w="4253" w:type="dxa"/>
            <w:tcBorders>
              <w:top w:val="single" w:sz="4" w:space="0" w:color="auto"/>
              <w:left w:val="single" w:sz="4" w:space="0" w:color="auto"/>
              <w:bottom w:val="single" w:sz="4" w:space="0" w:color="auto"/>
              <w:right w:val="single" w:sz="4" w:space="0" w:color="auto"/>
            </w:tcBorders>
          </w:tcPr>
          <w:p w14:paraId="03120A86" w14:textId="77777777" w:rsidR="00217D36" w:rsidRPr="00C8097B" w:rsidRDefault="00217D36" w:rsidP="00224BF6">
            <w:pPr>
              <w:spacing w:before="40" w:after="40" w:line="240" w:lineRule="auto"/>
              <w:rPr>
                <w:rFonts w:ascii="Arial" w:hAnsi="Arial" w:cs="Arial"/>
                <w:sz w:val="20"/>
                <w:szCs w:val="20"/>
              </w:rPr>
            </w:pPr>
            <w:r w:rsidRPr="00C8097B">
              <w:rPr>
                <w:rFonts w:ascii="Arial" w:hAnsi="Arial" w:cs="Arial"/>
                <w:sz w:val="20"/>
                <w:szCs w:val="20"/>
              </w:rPr>
              <w:t xml:space="preserve">This report creates a graphical overview of attendances and absences for selected </w:t>
            </w:r>
            <w:proofErr w:type="gramStart"/>
            <w:r w:rsidRPr="00C8097B">
              <w:rPr>
                <w:rFonts w:ascii="Arial" w:hAnsi="Arial" w:cs="Arial"/>
                <w:sz w:val="20"/>
                <w:szCs w:val="20"/>
              </w:rPr>
              <w:t>employee’s</w:t>
            </w:r>
            <w:proofErr w:type="gramEnd"/>
            <w:r w:rsidRPr="00C8097B">
              <w:rPr>
                <w:rFonts w:ascii="Arial" w:hAnsi="Arial" w:cs="Arial"/>
                <w:sz w:val="20"/>
                <w:szCs w:val="20"/>
              </w:rPr>
              <w:t xml:space="preserve"> within the reporting period. The graphic displays the attendances and absences in coloured bars (attendances = yellow; absences = red)</w:t>
            </w:r>
          </w:p>
        </w:tc>
      </w:tr>
      <w:tr w:rsidR="00217D36" w:rsidRPr="00F1402B" w14:paraId="1321D970" w14:textId="77777777"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932290" w14:textId="77777777"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lastRenderedPageBreak/>
              <w:t>Personal Work Schedule</w:t>
            </w:r>
          </w:p>
        </w:tc>
        <w:tc>
          <w:tcPr>
            <w:tcW w:w="2410" w:type="dxa"/>
            <w:tcBorders>
              <w:top w:val="single" w:sz="4" w:space="0" w:color="auto"/>
              <w:left w:val="single" w:sz="4" w:space="0" w:color="auto"/>
              <w:bottom w:val="single" w:sz="4" w:space="0" w:color="auto"/>
              <w:right w:val="single" w:sz="4" w:space="0" w:color="auto"/>
            </w:tcBorders>
            <w:vAlign w:val="center"/>
          </w:tcPr>
          <w:p w14:paraId="78A1920D" w14:textId="77777777"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PT63</w:t>
            </w:r>
          </w:p>
        </w:tc>
        <w:tc>
          <w:tcPr>
            <w:tcW w:w="4253" w:type="dxa"/>
            <w:tcBorders>
              <w:top w:val="single" w:sz="4" w:space="0" w:color="auto"/>
              <w:left w:val="single" w:sz="4" w:space="0" w:color="auto"/>
              <w:bottom w:val="single" w:sz="4" w:space="0" w:color="auto"/>
              <w:right w:val="single" w:sz="4" w:space="0" w:color="auto"/>
            </w:tcBorders>
          </w:tcPr>
          <w:p w14:paraId="696CEF36" w14:textId="77777777" w:rsidR="00217D36" w:rsidRPr="00C8097B" w:rsidRDefault="00217D36" w:rsidP="00224BF6">
            <w:pPr>
              <w:spacing w:before="40" w:after="40" w:line="240" w:lineRule="auto"/>
              <w:rPr>
                <w:rFonts w:ascii="Arial" w:hAnsi="Arial" w:cs="Arial"/>
                <w:sz w:val="20"/>
                <w:szCs w:val="20"/>
              </w:rPr>
            </w:pPr>
            <w:r w:rsidRPr="00C8097B">
              <w:rPr>
                <w:rFonts w:ascii="Arial" w:hAnsi="Arial" w:cs="Arial"/>
                <w:sz w:val="20"/>
                <w:szCs w:val="20"/>
              </w:rPr>
              <w:t>This report creates an overview for multiple employees for each day in any given period, which includes all essential planned specifications concerning the working time of an employee</w:t>
            </w:r>
          </w:p>
        </w:tc>
      </w:tr>
    </w:tbl>
    <w:p w14:paraId="149F69F8" w14:textId="77777777" w:rsidR="004F17C8" w:rsidRDefault="004F17C8" w:rsidP="004F23CE">
      <w:pPr>
        <w:rPr>
          <w:lang w:eastAsia="zh-TW"/>
        </w:rPr>
      </w:pPr>
    </w:p>
    <w:p w14:paraId="42B0FF1F" w14:textId="77777777" w:rsidR="00463A36" w:rsidRPr="00C601D1" w:rsidRDefault="00463A36" w:rsidP="00580A08">
      <w:pPr>
        <w:pStyle w:val="Heading1"/>
      </w:pPr>
      <w:bookmarkStart w:id="1376" w:name="_Toc19550414"/>
      <w:bookmarkStart w:id="1377" w:name="_Toc19550415"/>
      <w:bookmarkStart w:id="1378" w:name="_Configuration_Worksheet"/>
      <w:bookmarkStart w:id="1379" w:name="_Toc20471458"/>
      <w:bookmarkEnd w:id="1376"/>
      <w:bookmarkEnd w:id="1377"/>
      <w:bookmarkEnd w:id="1378"/>
      <w:r w:rsidRPr="00C601D1">
        <w:lastRenderedPageBreak/>
        <w:t>Configuration Worksheet</w:t>
      </w:r>
      <w:bookmarkEnd w:id="1379"/>
      <w:r w:rsidRPr="00C601D1">
        <w:t xml:space="preserve"> </w:t>
      </w:r>
    </w:p>
    <w:p w14:paraId="1B3832AA" w14:textId="77777777" w:rsidR="00966A7B" w:rsidRDefault="00966A7B" w:rsidP="0081169C">
      <w:pPr>
        <w:rPr>
          <w:rFonts w:ascii="Arial" w:hAnsi="Arial" w:cs="Arial"/>
          <w:sz w:val="22"/>
          <w:szCs w:val="22"/>
        </w:rPr>
      </w:pPr>
    </w:p>
    <w:p w14:paraId="55FC5489" w14:textId="77777777" w:rsidR="0081169C" w:rsidRDefault="0081169C" w:rsidP="0081169C">
      <w:pPr>
        <w:rPr>
          <w:rFonts w:ascii="Arial" w:hAnsi="Arial" w:cs="Arial"/>
          <w:sz w:val="22"/>
          <w:szCs w:val="22"/>
        </w:rPr>
      </w:pPr>
      <w:r>
        <w:rPr>
          <w:rFonts w:ascii="Arial" w:hAnsi="Arial" w:cs="Arial"/>
          <w:sz w:val="22"/>
          <w:szCs w:val="22"/>
        </w:rPr>
        <w:t xml:space="preserve">The Configuration Worksheet contains the client specific details of the technical settings for the configuration of the system. </w:t>
      </w:r>
    </w:p>
    <w:p w14:paraId="4C43EF20" w14:textId="77777777" w:rsidR="0081169C" w:rsidRDefault="0081169C" w:rsidP="0081169C">
      <w:pPr>
        <w:rPr>
          <w:rFonts w:ascii="Arial" w:hAnsi="Arial" w:cs="Arial"/>
          <w:sz w:val="22"/>
          <w:szCs w:val="22"/>
        </w:rPr>
      </w:pPr>
      <w:r>
        <w:rPr>
          <w:rFonts w:ascii="Arial" w:hAnsi="Arial" w:cs="Arial"/>
          <w:sz w:val="22"/>
          <w:szCs w:val="22"/>
        </w:rPr>
        <w:t xml:space="preserve">Refer to </w:t>
      </w:r>
      <w:r w:rsidRPr="0081169C">
        <w:rPr>
          <w:rFonts w:ascii="Arial" w:hAnsi="Arial" w:cs="Arial"/>
          <w:sz w:val="22"/>
          <w:szCs w:val="22"/>
        </w:rPr>
        <w:t>RMIT ADP GV - Time Configuration Blueprint Worksheet</w:t>
      </w:r>
      <w:r>
        <w:rPr>
          <w:rFonts w:ascii="Arial" w:hAnsi="Arial" w:cs="Arial"/>
          <w:sz w:val="22"/>
          <w:szCs w:val="22"/>
        </w:rPr>
        <w:t xml:space="preserve"> included in the </w:t>
      </w:r>
      <w:hyperlink w:anchor="_ADP_Reference_Documents" w:history="1">
        <w:r w:rsidRPr="0081169C">
          <w:rPr>
            <w:rStyle w:val="Hyperlink"/>
            <w:rFonts w:ascii="Arial" w:hAnsi="Arial" w:cs="Arial"/>
            <w:sz w:val="22"/>
            <w:szCs w:val="22"/>
          </w:rPr>
          <w:t>Appendix</w:t>
        </w:r>
      </w:hyperlink>
      <w:r>
        <w:rPr>
          <w:rFonts w:ascii="Arial" w:hAnsi="Arial" w:cs="Arial"/>
          <w:sz w:val="22"/>
          <w:szCs w:val="22"/>
        </w:rPr>
        <w:t xml:space="preserve">. </w:t>
      </w:r>
    </w:p>
    <w:p w14:paraId="653972EB" w14:textId="77777777" w:rsidR="0081169C" w:rsidRDefault="0081169C" w:rsidP="004F23CE">
      <w:pPr>
        <w:rPr>
          <w:rFonts w:ascii="Arial" w:hAnsi="Arial" w:cs="Arial"/>
          <w:sz w:val="22"/>
          <w:szCs w:val="22"/>
        </w:rPr>
      </w:pPr>
    </w:p>
    <w:p w14:paraId="67FA8878" w14:textId="77777777" w:rsidR="00C601D1" w:rsidRDefault="00C601D1" w:rsidP="004F23CE">
      <w:pPr>
        <w:rPr>
          <w:rFonts w:ascii="Arial" w:hAnsi="Arial" w:cs="Arial"/>
          <w:sz w:val="22"/>
          <w:szCs w:val="22"/>
        </w:rPr>
      </w:pPr>
    </w:p>
    <w:p w14:paraId="11526167" w14:textId="77777777" w:rsidR="00463A36" w:rsidRPr="00C84ABD" w:rsidRDefault="00463A36" w:rsidP="00580A08">
      <w:pPr>
        <w:pStyle w:val="Heading1"/>
      </w:pPr>
      <w:bookmarkStart w:id="1380" w:name="_Integration"/>
      <w:bookmarkStart w:id="1381" w:name="_Toc20471459"/>
      <w:bookmarkEnd w:id="1380"/>
      <w:r w:rsidRPr="00C84ABD">
        <w:lastRenderedPageBreak/>
        <w:t>Integration</w:t>
      </w:r>
      <w:bookmarkEnd w:id="1381"/>
      <w:r w:rsidRPr="00C84ABD">
        <w:t xml:space="preserve"> </w:t>
      </w:r>
    </w:p>
    <w:p w14:paraId="206F5EEC" w14:textId="77777777" w:rsidR="00463A36" w:rsidRPr="006715AC" w:rsidRDefault="00463A36" w:rsidP="00E4286F">
      <w:pPr>
        <w:pStyle w:val="Heading2"/>
        <w:numPr>
          <w:ilvl w:val="1"/>
          <w:numId w:val="17"/>
        </w:numPr>
      </w:pPr>
      <w:bookmarkStart w:id="1382" w:name="_Toc20471460"/>
      <w:r w:rsidRPr="006715AC">
        <w:t>Payroll</w:t>
      </w:r>
      <w:bookmarkEnd w:id="1382"/>
      <w:r w:rsidRPr="006715AC">
        <w:t xml:space="preserve"> </w:t>
      </w:r>
    </w:p>
    <w:p w14:paraId="6B99478B" w14:textId="77777777" w:rsidR="00605BA5" w:rsidRDefault="00267434" w:rsidP="00463A36">
      <w:pPr>
        <w:rPr>
          <w:rFonts w:ascii="Arial" w:hAnsi="Arial" w:cs="Arial"/>
          <w:sz w:val="22"/>
          <w:szCs w:val="22"/>
          <w:lang w:eastAsia="zh-TW"/>
        </w:rPr>
      </w:pPr>
      <w:r>
        <w:rPr>
          <w:rFonts w:ascii="Arial" w:hAnsi="Arial" w:cs="Arial"/>
          <w:sz w:val="22"/>
          <w:szCs w:val="22"/>
          <w:lang w:eastAsia="zh-TW"/>
        </w:rPr>
        <w:t>Time Evaluation will generate wage types</w:t>
      </w:r>
      <w:r w:rsidR="006715AC">
        <w:rPr>
          <w:rFonts w:ascii="Arial" w:hAnsi="Arial" w:cs="Arial"/>
          <w:sz w:val="22"/>
          <w:szCs w:val="22"/>
          <w:lang w:eastAsia="zh-TW"/>
        </w:rPr>
        <w:t xml:space="preserve"> based on award interpretation conditions and send this information through to payroll for payment. </w:t>
      </w:r>
    </w:p>
    <w:p w14:paraId="725A8818" w14:textId="77777777" w:rsidR="006715AC" w:rsidRDefault="006715AC" w:rsidP="00463A36">
      <w:pPr>
        <w:rPr>
          <w:rFonts w:ascii="Arial" w:hAnsi="Arial" w:cs="Arial"/>
          <w:sz w:val="22"/>
          <w:szCs w:val="22"/>
        </w:rPr>
      </w:pPr>
      <w:r>
        <w:rPr>
          <w:rFonts w:ascii="Arial" w:hAnsi="Arial" w:cs="Arial"/>
          <w:sz w:val="22"/>
          <w:szCs w:val="22"/>
          <w:lang w:eastAsia="zh-TW"/>
        </w:rPr>
        <w:t xml:space="preserve">For the full list of wage types produced within time please refer to </w:t>
      </w:r>
      <w:r w:rsidRPr="0084520E">
        <w:rPr>
          <w:rFonts w:ascii="Arial" w:hAnsi="Arial" w:cs="Arial"/>
          <w:sz w:val="22"/>
          <w:szCs w:val="22"/>
        </w:rPr>
        <w:t xml:space="preserve">the Time Blueprint Configuration Worksheet ‘Time </w:t>
      </w:r>
      <w:r>
        <w:rPr>
          <w:rFonts w:ascii="Arial" w:hAnsi="Arial" w:cs="Arial"/>
          <w:sz w:val="22"/>
          <w:szCs w:val="22"/>
        </w:rPr>
        <w:t>Wage Types</w:t>
      </w:r>
      <w:r w:rsidRPr="0084520E">
        <w:rPr>
          <w:rFonts w:ascii="Arial" w:hAnsi="Arial" w:cs="Arial"/>
          <w:sz w:val="22"/>
          <w:szCs w:val="22"/>
        </w:rPr>
        <w:t>’</w:t>
      </w:r>
      <w:r>
        <w:rPr>
          <w:rFonts w:ascii="Arial" w:hAnsi="Arial" w:cs="Arial"/>
          <w:sz w:val="22"/>
          <w:szCs w:val="22"/>
        </w:rPr>
        <w:t xml:space="preserve"> tab. This this is also incorporated into the Payroll Blueprint ‘Payments’ tab including all relevant payroll information. </w:t>
      </w:r>
    </w:p>
    <w:p w14:paraId="1623F071" w14:textId="77777777" w:rsidR="00605BA5" w:rsidRDefault="00605BA5" w:rsidP="00463A36">
      <w:pPr>
        <w:rPr>
          <w:rFonts w:ascii="Arial" w:hAnsi="Arial" w:cs="Arial"/>
          <w:sz w:val="22"/>
          <w:szCs w:val="22"/>
          <w:lang w:eastAsia="zh-TW"/>
        </w:rPr>
      </w:pPr>
    </w:p>
    <w:p w14:paraId="7BCBCBEE" w14:textId="77777777" w:rsidR="00463A36" w:rsidRPr="00267434" w:rsidRDefault="00463A36" w:rsidP="00E4286F">
      <w:pPr>
        <w:pStyle w:val="Heading2"/>
        <w:numPr>
          <w:ilvl w:val="1"/>
          <w:numId w:val="17"/>
        </w:numPr>
      </w:pPr>
      <w:bookmarkStart w:id="1383" w:name="_Toc20471461"/>
      <w:r w:rsidRPr="00267434">
        <w:t>WorkDay</w:t>
      </w:r>
      <w:bookmarkEnd w:id="1383"/>
    </w:p>
    <w:p w14:paraId="545B6218" w14:textId="77777777" w:rsidR="00605BA5" w:rsidRDefault="00605BA5" w:rsidP="00605BA5">
      <w:pPr>
        <w:rPr>
          <w:rFonts w:ascii="Arial" w:hAnsi="Arial" w:cs="Arial"/>
          <w:sz w:val="22"/>
          <w:szCs w:val="22"/>
        </w:rPr>
      </w:pPr>
      <w:r>
        <w:rPr>
          <w:rFonts w:ascii="Arial" w:hAnsi="Arial" w:cs="Arial"/>
          <w:sz w:val="22"/>
          <w:szCs w:val="22"/>
        </w:rPr>
        <w:t xml:space="preserve">The below integrations are expected from Workday – </w:t>
      </w:r>
    </w:p>
    <w:p w14:paraId="50CF1DA4" w14:textId="77777777" w:rsidR="00605BA5" w:rsidRDefault="00605BA5" w:rsidP="00463A36">
      <w:pPr>
        <w:rPr>
          <w:rFonts w:ascii="Arial" w:hAnsi="Arial" w:cs="Arial"/>
          <w:sz w:val="22"/>
          <w:szCs w:val="22"/>
        </w:rPr>
      </w:pPr>
    </w:p>
    <w:p w14:paraId="34B0FE23" w14:textId="77777777" w:rsidR="00463A36" w:rsidRPr="00C84ABD" w:rsidRDefault="00C84ABD" w:rsidP="00463A36">
      <w:pPr>
        <w:rPr>
          <w:rFonts w:ascii="Arial" w:hAnsi="Arial" w:cs="Arial"/>
          <w:b/>
          <w:sz w:val="22"/>
          <w:szCs w:val="22"/>
        </w:rPr>
      </w:pPr>
      <w:r w:rsidRPr="00C84ABD">
        <w:rPr>
          <w:rFonts w:ascii="Arial" w:hAnsi="Arial" w:cs="Arial"/>
          <w:b/>
          <w:sz w:val="22"/>
          <w:szCs w:val="22"/>
        </w:rPr>
        <w:t xml:space="preserve">Inbound </w:t>
      </w:r>
    </w:p>
    <w:p w14:paraId="05124B3A" w14:textId="77777777" w:rsidR="00C84ABD" w:rsidRPr="00504EEE" w:rsidRDefault="00C84ABD" w:rsidP="00605BA5">
      <w:pPr>
        <w:pStyle w:val="ListParagraph"/>
        <w:numPr>
          <w:ilvl w:val="0"/>
          <w:numId w:val="37"/>
        </w:numPr>
        <w:rPr>
          <w:rFonts w:ascii="Arial" w:hAnsi="Arial" w:cs="Arial"/>
          <w:sz w:val="22"/>
          <w:szCs w:val="22"/>
        </w:rPr>
      </w:pPr>
      <w:r w:rsidRPr="00504EEE">
        <w:rPr>
          <w:rFonts w:ascii="Arial" w:hAnsi="Arial" w:cs="Arial"/>
          <w:sz w:val="22"/>
          <w:szCs w:val="22"/>
        </w:rPr>
        <w:t xml:space="preserve">Time Tracking </w:t>
      </w:r>
      <w:r w:rsidR="00267434" w:rsidRPr="00504EEE">
        <w:rPr>
          <w:rFonts w:ascii="Arial" w:hAnsi="Arial" w:cs="Arial"/>
          <w:sz w:val="22"/>
          <w:szCs w:val="22"/>
        </w:rPr>
        <w:t>–</w:t>
      </w:r>
      <w:r w:rsidR="00605BA5" w:rsidRPr="00504EEE">
        <w:rPr>
          <w:rFonts w:ascii="Arial" w:hAnsi="Arial" w:cs="Arial"/>
          <w:sz w:val="22"/>
          <w:szCs w:val="22"/>
        </w:rPr>
        <w:t xml:space="preserve"> </w:t>
      </w:r>
      <w:r w:rsidR="00267434" w:rsidRPr="006F4D27">
        <w:rPr>
          <w:rFonts w:ascii="Arial" w:hAnsi="Arial" w:cs="Arial"/>
          <w:sz w:val="22"/>
          <w:szCs w:val="22"/>
        </w:rPr>
        <w:t>supplemental integration</w:t>
      </w:r>
      <w:r w:rsidR="00267434" w:rsidRPr="00504EEE">
        <w:rPr>
          <w:rFonts w:ascii="Arial" w:hAnsi="Arial" w:cs="Arial"/>
          <w:sz w:val="22"/>
          <w:szCs w:val="22"/>
        </w:rPr>
        <w:t xml:space="preserve"> for time entry data and costing information (IT2002, IT2010) </w:t>
      </w:r>
    </w:p>
    <w:p w14:paraId="29DCA0A0" w14:textId="77777777" w:rsidR="00C84ABD" w:rsidRPr="00504EEE" w:rsidRDefault="00C84ABD" w:rsidP="00605BA5">
      <w:pPr>
        <w:pStyle w:val="ListParagraph"/>
        <w:numPr>
          <w:ilvl w:val="0"/>
          <w:numId w:val="37"/>
        </w:numPr>
        <w:rPr>
          <w:rFonts w:ascii="Arial" w:hAnsi="Arial" w:cs="Arial"/>
          <w:sz w:val="22"/>
          <w:szCs w:val="22"/>
        </w:rPr>
      </w:pPr>
      <w:r w:rsidRPr="00504EEE">
        <w:rPr>
          <w:rFonts w:ascii="Arial" w:hAnsi="Arial" w:cs="Arial"/>
          <w:sz w:val="22"/>
          <w:szCs w:val="22"/>
        </w:rPr>
        <w:t xml:space="preserve">Time Off </w:t>
      </w:r>
      <w:r w:rsidR="00267434" w:rsidRPr="00504EEE">
        <w:rPr>
          <w:rFonts w:ascii="Arial" w:hAnsi="Arial" w:cs="Arial"/>
          <w:sz w:val="22"/>
          <w:szCs w:val="22"/>
        </w:rPr>
        <w:t xml:space="preserve">– </w:t>
      </w:r>
      <w:r w:rsidR="00267434" w:rsidRPr="006F4D27">
        <w:rPr>
          <w:rFonts w:ascii="Arial" w:hAnsi="Arial" w:cs="Arial"/>
          <w:sz w:val="22"/>
          <w:szCs w:val="22"/>
        </w:rPr>
        <w:t>supplemental integration</w:t>
      </w:r>
      <w:r w:rsidR="00267434" w:rsidRPr="00504EEE">
        <w:rPr>
          <w:rFonts w:ascii="Arial" w:hAnsi="Arial" w:cs="Arial"/>
          <w:sz w:val="22"/>
          <w:szCs w:val="22"/>
        </w:rPr>
        <w:t xml:space="preserve"> for absence data and costing information (IT2001)</w:t>
      </w:r>
    </w:p>
    <w:p w14:paraId="100AE894" w14:textId="4C576298" w:rsidR="00C84ABD" w:rsidRDefault="00C84ABD" w:rsidP="00605BA5">
      <w:pPr>
        <w:pStyle w:val="ListParagraph"/>
        <w:numPr>
          <w:ilvl w:val="0"/>
          <w:numId w:val="37"/>
        </w:numPr>
        <w:rPr>
          <w:ins w:id="1384" w:author="Dawson, Bre (ESI)" w:date="2020-03-23T14:14:00Z"/>
          <w:rFonts w:ascii="Arial" w:hAnsi="Arial" w:cs="Arial"/>
          <w:sz w:val="22"/>
          <w:szCs w:val="22"/>
        </w:rPr>
      </w:pPr>
      <w:r w:rsidRPr="00504EEE">
        <w:rPr>
          <w:rFonts w:ascii="Arial" w:hAnsi="Arial" w:cs="Arial"/>
          <w:sz w:val="22"/>
          <w:szCs w:val="22"/>
        </w:rPr>
        <w:t xml:space="preserve">Leave of Absence </w:t>
      </w:r>
      <w:r w:rsidR="00267434" w:rsidRPr="00504EEE">
        <w:rPr>
          <w:rFonts w:ascii="Arial" w:hAnsi="Arial" w:cs="Arial"/>
          <w:sz w:val="22"/>
          <w:szCs w:val="22"/>
        </w:rPr>
        <w:t xml:space="preserve">– </w:t>
      </w:r>
      <w:ins w:id="1385" w:author="Dawson, Bre (ESI)" w:date="2020-03-23T14:14:00Z">
        <w:r w:rsidR="006F2852" w:rsidRPr="006F4D27">
          <w:rPr>
            <w:rFonts w:ascii="Arial" w:hAnsi="Arial" w:cs="Arial"/>
            <w:sz w:val="22"/>
            <w:szCs w:val="22"/>
          </w:rPr>
          <w:t>supplemental integration</w:t>
        </w:r>
        <w:r w:rsidR="006F2852" w:rsidRPr="00504EEE">
          <w:rPr>
            <w:rFonts w:ascii="Arial" w:hAnsi="Arial" w:cs="Arial"/>
            <w:sz w:val="22"/>
            <w:szCs w:val="22"/>
          </w:rPr>
          <w:t xml:space="preserve"> for absence data and costing information (IT2001)</w:t>
        </w:r>
      </w:ins>
      <w:del w:id="1386" w:author="Dawson, Bre (ESI)" w:date="2020-03-23T14:14:00Z">
        <w:r w:rsidR="00267434" w:rsidRPr="00504EEE" w:rsidDel="006F2852">
          <w:rPr>
            <w:rFonts w:ascii="Arial" w:hAnsi="Arial" w:cs="Arial"/>
            <w:sz w:val="22"/>
            <w:szCs w:val="22"/>
          </w:rPr>
          <w:delText xml:space="preserve">standard connector for leave of absence data (IT2001) </w:delText>
        </w:r>
      </w:del>
    </w:p>
    <w:p w14:paraId="4F6E3F54" w14:textId="3E8E50BE" w:rsidR="006F2852" w:rsidRPr="00504EEE" w:rsidRDefault="006F2852" w:rsidP="00605BA5">
      <w:pPr>
        <w:pStyle w:val="ListParagraph"/>
        <w:numPr>
          <w:ilvl w:val="0"/>
          <w:numId w:val="37"/>
        </w:numPr>
        <w:rPr>
          <w:rFonts w:ascii="Arial" w:hAnsi="Arial" w:cs="Arial"/>
          <w:sz w:val="22"/>
          <w:szCs w:val="22"/>
        </w:rPr>
      </w:pPr>
      <w:ins w:id="1387" w:author="Dawson, Bre (ESI)" w:date="2020-03-23T14:14:00Z">
        <w:r>
          <w:rPr>
            <w:rFonts w:ascii="Arial" w:hAnsi="Arial" w:cs="Arial"/>
            <w:sz w:val="22"/>
            <w:szCs w:val="22"/>
          </w:rPr>
          <w:t>Substitutions – supplemental integration for ad hoc schedule data (IT2003)</w:t>
        </w:r>
      </w:ins>
    </w:p>
    <w:p w14:paraId="0D893010" w14:textId="77777777" w:rsidR="00267434" w:rsidRPr="00504EEE" w:rsidRDefault="00267434" w:rsidP="00463A36">
      <w:pPr>
        <w:rPr>
          <w:rFonts w:ascii="Arial" w:hAnsi="Arial" w:cs="Arial"/>
          <w:sz w:val="22"/>
          <w:szCs w:val="22"/>
        </w:rPr>
      </w:pPr>
    </w:p>
    <w:p w14:paraId="6305956D" w14:textId="77777777" w:rsidR="00C84ABD" w:rsidRPr="00504EEE" w:rsidRDefault="00C84ABD" w:rsidP="00463A36">
      <w:pPr>
        <w:rPr>
          <w:rFonts w:ascii="Arial" w:hAnsi="Arial" w:cs="Arial"/>
          <w:b/>
          <w:sz w:val="22"/>
          <w:szCs w:val="22"/>
        </w:rPr>
      </w:pPr>
      <w:r w:rsidRPr="00504EEE">
        <w:rPr>
          <w:rFonts w:ascii="Arial" w:hAnsi="Arial" w:cs="Arial"/>
          <w:b/>
          <w:sz w:val="22"/>
          <w:szCs w:val="22"/>
        </w:rPr>
        <w:t xml:space="preserve">Outbound </w:t>
      </w:r>
    </w:p>
    <w:p w14:paraId="6842589A" w14:textId="77777777" w:rsidR="00C84ABD" w:rsidRPr="00504EEE" w:rsidRDefault="00C84ABD" w:rsidP="00267434">
      <w:pPr>
        <w:pStyle w:val="ListParagraph"/>
        <w:numPr>
          <w:ilvl w:val="0"/>
          <w:numId w:val="38"/>
        </w:numPr>
        <w:rPr>
          <w:rFonts w:ascii="Arial" w:hAnsi="Arial" w:cs="Arial"/>
          <w:sz w:val="22"/>
          <w:szCs w:val="22"/>
        </w:rPr>
      </w:pPr>
      <w:r w:rsidRPr="00504EEE">
        <w:rPr>
          <w:rFonts w:ascii="Arial" w:hAnsi="Arial" w:cs="Arial"/>
          <w:sz w:val="22"/>
          <w:szCs w:val="22"/>
        </w:rPr>
        <w:t xml:space="preserve">Leave Balances </w:t>
      </w:r>
      <w:r w:rsidR="00267434" w:rsidRPr="00504EEE">
        <w:rPr>
          <w:rFonts w:ascii="Arial" w:hAnsi="Arial" w:cs="Arial"/>
          <w:sz w:val="22"/>
          <w:szCs w:val="22"/>
        </w:rPr>
        <w:t xml:space="preserve">– </w:t>
      </w:r>
      <w:r w:rsidR="00267434" w:rsidRPr="006F4D27">
        <w:rPr>
          <w:rFonts w:ascii="Arial" w:hAnsi="Arial" w:cs="Arial"/>
          <w:sz w:val="22"/>
          <w:szCs w:val="22"/>
        </w:rPr>
        <w:t>custom integration</w:t>
      </w:r>
      <w:r w:rsidR="00267434" w:rsidRPr="00504EEE">
        <w:rPr>
          <w:rFonts w:ascii="Arial" w:hAnsi="Arial" w:cs="Arial"/>
          <w:sz w:val="22"/>
          <w:szCs w:val="22"/>
        </w:rPr>
        <w:t xml:space="preserve"> to send leave balance data at the end of each pay period </w:t>
      </w:r>
    </w:p>
    <w:p w14:paraId="544DFC43" w14:textId="77777777" w:rsidR="00463A36" w:rsidRDefault="00463A36" w:rsidP="004F23CE">
      <w:pPr>
        <w:rPr>
          <w:rFonts w:ascii="Arial" w:hAnsi="Arial" w:cs="Arial"/>
          <w:sz w:val="22"/>
          <w:szCs w:val="22"/>
        </w:rPr>
      </w:pPr>
    </w:p>
    <w:p w14:paraId="4ED37AE5" w14:textId="77777777" w:rsidR="00C84ABD" w:rsidRPr="00C84ABD" w:rsidRDefault="00C84ABD" w:rsidP="00C84ABD">
      <w:pPr>
        <w:pStyle w:val="Heading2"/>
        <w:numPr>
          <w:ilvl w:val="1"/>
          <w:numId w:val="17"/>
        </w:numPr>
      </w:pPr>
      <w:bookmarkStart w:id="1388" w:name="_Toc20471462"/>
      <w:r w:rsidRPr="00C84ABD">
        <w:t>Other</w:t>
      </w:r>
      <w:bookmarkEnd w:id="1388"/>
      <w:r w:rsidRPr="00C84ABD">
        <w:t xml:space="preserve"> </w:t>
      </w:r>
    </w:p>
    <w:p w14:paraId="221E73E4" w14:textId="77777777" w:rsidR="00C84ABD" w:rsidRDefault="00C84ABD" w:rsidP="00C84ABD">
      <w:pPr>
        <w:rPr>
          <w:rFonts w:ascii="Arial" w:hAnsi="Arial" w:cs="Arial"/>
          <w:sz w:val="22"/>
          <w:szCs w:val="22"/>
        </w:rPr>
      </w:pPr>
      <w:r>
        <w:rPr>
          <w:rFonts w:ascii="Arial" w:hAnsi="Arial" w:cs="Arial"/>
          <w:sz w:val="22"/>
          <w:szCs w:val="22"/>
        </w:rPr>
        <w:t>T</w:t>
      </w:r>
      <w:r w:rsidRPr="00752FEF">
        <w:rPr>
          <w:rFonts w:ascii="Arial" w:hAnsi="Arial" w:cs="Arial"/>
          <w:sz w:val="22"/>
          <w:szCs w:val="22"/>
        </w:rPr>
        <w:t xml:space="preserve">here are currently no </w:t>
      </w:r>
      <w:r>
        <w:rPr>
          <w:rFonts w:ascii="Arial" w:hAnsi="Arial" w:cs="Arial"/>
          <w:sz w:val="22"/>
          <w:szCs w:val="22"/>
        </w:rPr>
        <w:t xml:space="preserve">other known integration requirements (inbound or outbound) of time related data. </w:t>
      </w:r>
    </w:p>
    <w:p w14:paraId="0550BD5C" w14:textId="77777777" w:rsidR="00C84ABD" w:rsidRDefault="00C84ABD" w:rsidP="004F23CE">
      <w:pPr>
        <w:rPr>
          <w:rFonts w:ascii="Arial" w:hAnsi="Arial" w:cs="Arial"/>
          <w:sz w:val="22"/>
          <w:szCs w:val="22"/>
        </w:rPr>
      </w:pPr>
    </w:p>
    <w:p w14:paraId="057D2980" w14:textId="77777777" w:rsidR="00C84ABD" w:rsidRDefault="00C84ABD" w:rsidP="004F23CE">
      <w:pPr>
        <w:rPr>
          <w:rFonts w:ascii="Arial" w:hAnsi="Arial" w:cs="Arial"/>
          <w:sz w:val="22"/>
          <w:szCs w:val="22"/>
        </w:rPr>
      </w:pPr>
    </w:p>
    <w:p w14:paraId="2DADB405" w14:textId="77777777" w:rsidR="00463A36" w:rsidRDefault="00463A36" w:rsidP="00580A08">
      <w:pPr>
        <w:pStyle w:val="Heading1"/>
      </w:pPr>
      <w:bookmarkStart w:id="1389" w:name="_Toc20471463"/>
      <w:r>
        <w:lastRenderedPageBreak/>
        <w:t>Assumptions / Risks</w:t>
      </w:r>
      <w:bookmarkEnd w:id="1389"/>
    </w:p>
    <w:p w14:paraId="7BDFF735" w14:textId="77777777" w:rsidR="00463A36" w:rsidRDefault="00463A36" w:rsidP="00E4286F">
      <w:pPr>
        <w:pStyle w:val="Heading2"/>
        <w:numPr>
          <w:ilvl w:val="1"/>
          <w:numId w:val="17"/>
        </w:numPr>
      </w:pPr>
      <w:bookmarkStart w:id="1390" w:name="_Toc20471464"/>
      <w:r>
        <w:t>Assumptions</w:t>
      </w:r>
      <w:bookmarkEnd w:id="1390"/>
      <w:r>
        <w:t xml:space="preserve">  </w:t>
      </w:r>
    </w:p>
    <w:p w14:paraId="5A1BB2D3" w14:textId="384AE8E1" w:rsidR="00752FEF" w:rsidRDefault="00752FEF" w:rsidP="00463A36">
      <w:pPr>
        <w:rPr>
          <w:rFonts w:ascii="Arial" w:hAnsi="Arial" w:cs="Arial"/>
          <w:sz w:val="22"/>
          <w:szCs w:val="22"/>
          <w:lang w:eastAsia="zh-TW"/>
        </w:rPr>
      </w:pPr>
      <w:r w:rsidRPr="0026611E">
        <w:rPr>
          <w:rFonts w:ascii="Arial" w:hAnsi="Arial" w:cs="Arial"/>
          <w:sz w:val="22"/>
          <w:szCs w:val="22"/>
        </w:rPr>
        <w:t>This Blueprint has been created based on information current at the</w:t>
      </w:r>
      <w:r>
        <w:rPr>
          <w:rFonts w:ascii="Arial" w:hAnsi="Arial" w:cs="Arial"/>
          <w:sz w:val="22"/>
          <w:szCs w:val="22"/>
        </w:rPr>
        <w:t xml:space="preserve"> end of </w:t>
      </w:r>
      <w:r w:rsidR="00C133F2">
        <w:rPr>
          <w:rFonts w:ascii="Arial" w:hAnsi="Arial" w:cs="Arial"/>
          <w:sz w:val="22"/>
          <w:szCs w:val="22"/>
        </w:rPr>
        <w:t xml:space="preserve">September </w:t>
      </w:r>
      <w:r>
        <w:rPr>
          <w:rFonts w:ascii="Arial" w:hAnsi="Arial" w:cs="Arial"/>
          <w:sz w:val="22"/>
          <w:szCs w:val="22"/>
        </w:rPr>
        <w:t>2019</w:t>
      </w:r>
      <w:ins w:id="1391" w:author="Dawson, Bre (ESI)" w:date="2020-03-23T14:15:00Z">
        <w:r w:rsidR="006F2852">
          <w:rPr>
            <w:rFonts w:ascii="Arial" w:hAnsi="Arial" w:cs="Arial"/>
            <w:sz w:val="22"/>
            <w:szCs w:val="22"/>
          </w:rPr>
          <w:t xml:space="preserve"> (updated end of March 2020)</w:t>
        </w:r>
      </w:ins>
      <w:r>
        <w:rPr>
          <w:rFonts w:ascii="Arial" w:hAnsi="Arial" w:cs="Arial"/>
          <w:sz w:val="22"/>
          <w:szCs w:val="22"/>
        </w:rPr>
        <w:t xml:space="preserve">. </w:t>
      </w:r>
      <w:r w:rsidRPr="0026611E">
        <w:rPr>
          <w:rFonts w:ascii="Arial" w:hAnsi="Arial" w:cs="Arial"/>
          <w:sz w:val="22"/>
          <w:szCs w:val="22"/>
        </w:rPr>
        <w:t>Where possible, ADP has taken into account p</w:t>
      </w:r>
      <w:r>
        <w:rPr>
          <w:rFonts w:ascii="Arial" w:hAnsi="Arial" w:cs="Arial"/>
          <w:sz w:val="22"/>
          <w:szCs w:val="22"/>
        </w:rPr>
        <w:t>ossible policy changes, however</w:t>
      </w:r>
      <w:r w:rsidRPr="0026611E">
        <w:rPr>
          <w:rFonts w:ascii="Arial" w:hAnsi="Arial" w:cs="Arial"/>
          <w:sz w:val="22"/>
          <w:szCs w:val="22"/>
        </w:rPr>
        <w:t xml:space="preserve"> it is assumed that what is documented above will be what the User Acceptance Testing and Parallel Runs will be based on.</w:t>
      </w:r>
    </w:p>
    <w:p w14:paraId="73A82B2E" w14:textId="77777777" w:rsidR="00463A36" w:rsidRDefault="00463A36" w:rsidP="00463A36">
      <w:pPr>
        <w:rPr>
          <w:lang w:eastAsia="zh-TW"/>
        </w:rPr>
      </w:pPr>
    </w:p>
    <w:p w14:paraId="158D7E72" w14:textId="77777777" w:rsidR="00463A36" w:rsidRDefault="00463A36" w:rsidP="00E4286F">
      <w:pPr>
        <w:pStyle w:val="Heading2"/>
        <w:numPr>
          <w:ilvl w:val="1"/>
          <w:numId w:val="17"/>
        </w:numPr>
      </w:pPr>
      <w:bookmarkStart w:id="1392" w:name="_Toc20471465"/>
      <w:r>
        <w:t>Risks</w:t>
      </w:r>
      <w:bookmarkEnd w:id="1392"/>
    </w:p>
    <w:p w14:paraId="7038A345" w14:textId="77777777" w:rsidR="00752FEF" w:rsidRDefault="00752FEF" w:rsidP="00752FEF">
      <w:pPr>
        <w:rPr>
          <w:rFonts w:ascii="Arial" w:hAnsi="Arial" w:cs="Arial"/>
          <w:sz w:val="22"/>
          <w:szCs w:val="22"/>
        </w:rPr>
      </w:pPr>
      <w:r w:rsidRPr="00C0644E">
        <w:rPr>
          <w:rFonts w:ascii="Arial" w:hAnsi="Arial" w:cs="Arial"/>
          <w:sz w:val="22"/>
          <w:szCs w:val="22"/>
        </w:rPr>
        <w:t>None identified during this Blueprint.</w:t>
      </w:r>
    </w:p>
    <w:p w14:paraId="47DC6F53" w14:textId="77777777" w:rsidR="004F23CE" w:rsidRDefault="004F23CE" w:rsidP="004F23CE">
      <w:pPr>
        <w:rPr>
          <w:rFonts w:ascii="Arial" w:hAnsi="Arial" w:cs="Arial"/>
          <w:sz w:val="22"/>
          <w:szCs w:val="22"/>
        </w:rPr>
      </w:pPr>
    </w:p>
    <w:p w14:paraId="6EA7944C" w14:textId="77777777" w:rsidR="006A417D" w:rsidRDefault="006A417D" w:rsidP="004F23CE">
      <w:pPr>
        <w:rPr>
          <w:rFonts w:ascii="Arial" w:hAnsi="Arial" w:cs="Arial"/>
          <w:sz w:val="22"/>
          <w:szCs w:val="22"/>
        </w:rPr>
      </w:pPr>
    </w:p>
    <w:p w14:paraId="2DF11CF3" w14:textId="77777777" w:rsidR="006A417D" w:rsidRDefault="006A417D" w:rsidP="004F23CE">
      <w:pPr>
        <w:rPr>
          <w:rFonts w:ascii="Arial" w:hAnsi="Arial" w:cs="Arial"/>
          <w:sz w:val="22"/>
          <w:szCs w:val="22"/>
        </w:rPr>
      </w:pPr>
    </w:p>
    <w:p w14:paraId="15F05B24" w14:textId="77777777" w:rsidR="00463A36" w:rsidRDefault="00463A36" w:rsidP="00580A08">
      <w:pPr>
        <w:pStyle w:val="Heading1"/>
      </w:pPr>
      <w:bookmarkStart w:id="1393" w:name="_Toc20471466"/>
      <w:r>
        <w:lastRenderedPageBreak/>
        <w:t>Gap Analysis and Resolution</w:t>
      </w:r>
      <w:bookmarkEnd w:id="1393"/>
      <w:r>
        <w:t xml:space="preserve"> </w:t>
      </w:r>
    </w:p>
    <w:p w14:paraId="40E524C8" w14:textId="77777777" w:rsidR="00463A36" w:rsidRPr="00931018" w:rsidRDefault="000F6DC1" w:rsidP="00E4286F">
      <w:pPr>
        <w:pStyle w:val="Heading2"/>
        <w:numPr>
          <w:ilvl w:val="1"/>
          <w:numId w:val="17"/>
        </w:numPr>
      </w:pPr>
      <w:bookmarkStart w:id="1394" w:name="_Toc20471467"/>
      <w:r w:rsidRPr="00931018">
        <w:t>Solution Gaps</w:t>
      </w:r>
      <w:bookmarkEnd w:id="1394"/>
      <w:r w:rsidRPr="00931018">
        <w:t xml:space="preserve"> </w:t>
      </w:r>
      <w:r w:rsidR="00463A36" w:rsidRPr="00931018">
        <w:t xml:space="preserve"> </w:t>
      </w:r>
    </w:p>
    <w:p w14:paraId="239CE56C" w14:textId="57AE7E56" w:rsidR="006F2852" w:rsidRDefault="006F2852" w:rsidP="004F23CE">
      <w:pPr>
        <w:rPr>
          <w:ins w:id="1395" w:author="Dawson, Bre (ESI)" w:date="2020-03-23T14:15:00Z"/>
          <w:rFonts w:ascii="Arial" w:hAnsi="Arial" w:cs="Arial"/>
          <w:sz w:val="22"/>
          <w:szCs w:val="22"/>
        </w:rPr>
      </w:pPr>
      <w:ins w:id="1396" w:author="Dawson, Bre (ESI)" w:date="2020-03-23T14:15:00Z">
        <w:r>
          <w:rPr>
            <w:rFonts w:ascii="Arial" w:hAnsi="Arial" w:cs="Arial"/>
            <w:sz w:val="22"/>
            <w:szCs w:val="22"/>
          </w:rPr>
          <w:t xml:space="preserve">No known solution gaps. </w:t>
        </w:r>
      </w:ins>
    </w:p>
    <w:p w14:paraId="31C0E90B" w14:textId="1EEA6A2F" w:rsidR="00752FEF" w:rsidDel="006F2852" w:rsidRDefault="00267434" w:rsidP="004F23CE">
      <w:pPr>
        <w:rPr>
          <w:del w:id="1397" w:author="Dawson, Bre (ESI)" w:date="2020-03-23T14:15:00Z"/>
          <w:rFonts w:ascii="Arial" w:hAnsi="Arial" w:cs="Arial"/>
          <w:sz w:val="22"/>
          <w:szCs w:val="22"/>
        </w:rPr>
      </w:pPr>
      <w:del w:id="1398" w:author="Dawson, Bre (ESI)" w:date="2020-03-23T14:15:00Z">
        <w:r w:rsidDel="006F2852">
          <w:rPr>
            <w:rFonts w:ascii="Arial" w:hAnsi="Arial" w:cs="Arial"/>
            <w:sz w:val="22"/>
            <w:szCs w:val="22"/>
          </w:rPr>
          <w:delText>Below open items still to be incorporated into the Blueprint –</w:delText>
        </w:r>
      </w:del>
    </w:p>
    <w:p w14:paraId="50B92369" w14:textId="6EA0F024" w:rsidR="00C766F1" w:rsidDel="006F2852" w:rsidRDefault="001B755A" w:rsidP="00931018">
      <w:pPr>
        <w:pStyle w:val="ListParagraph"/>
        <w:numPr>
          <w:ilvl w:val="0"/>
          <w:numId w:val="38"/>
        </w:numPr>
        <w:rPr>
          <w:del w:id="1399" w:author="Dawson, Bre (ESI)" w:date="2020-03-23T14:15:00Z"/>
          <w:rFonts w:ascii="Arial" w:hAnsi="Arial" w:cs="Arial"/>
          <w:sz w:val="22"/>
          <w:szCs w:val="22"/>
        </w:rPr>
      </w:pPr>
      <w:del w:id="1400" w:author="Dawson, Bre (ESI)" w:date="2020-03-23T14:15:00Z">
        <w:r w:rsidDel="006F2852">
          <w:rPr>
            <w:rFonts w:ascii="Arial" w:hAnsi="Arial" w:cs="Arial"/>
            <w:sz w:val="22"/>
            <w:szCs w:val="22"/>
          </w:rPr>
          <w:delText xml:space="preserve">Open Item #78 – </w:delText>
        </w:r>
        <w:r w:rsidR="00C766F1" w:rsidDel="006F2852">
          <w:rPr>
            <w:rFonts w:ascii="Arial" w:hAnsi="Arial" w:cs="Arial"/>
            <w:sz w:val="22"/>
            <w:szCs w:val="22"/>
          </w:rPr>
          <w:delText xml:space="preserve">Solution for shift swap data </w:delText>
        </w:r>
        <w:r w:rsidR="00C766F1" w:rsidRPr="00267434" w:rsidDel="006F2852">
          <w:rPr>
            <w:rFonts w:ascii="Arial" w:hAnsi="Arial" w:cs="Arial"/>
            <w:sz w:val="22"/>
            <w:szCs w:val="22"/>
          </w:rPr>
          <w:delText>(substitutions)</w:delText>
        </w:r>
      </w:del>
    </w:p>
    <w:p w14:paraId="699059DE" w14:textId="0B281BCD" w:rsidR="00A630C4" w:rsidRPr="00267434" w:rsidDel="006F2852" w:rsidRDefault="001B755A" w:rsidP="00931018">
      <w:pPr>
        <w:pStyle w:val="ListParagraph"/>
        <w:numPr>
          <w:ilvl w:val="0"/>
          <w:numId w:val="38"/>
        </w:numPr>
        <w:rPr>
          <w:del w:id="1401" w:author="Dawson, Bre (ESI)" w:date="2020-03-23T14:15:00Z"/>
          <w:rFonts w:ascii="Arial" w:hAnsi="Arial" w:cs="Arial"/>
          <w:sz w:val="22"/>
          <w:szCs w:val="22"/>
        </w:rPr>
      </w:pPr>
      <w:del w:id="1402" w:author="Dawson, Bre (ESI)" w:date="2020-03-23T14:15:00Z">
        <w:r w:rsidDel="006F2852">
          <w:rPr>
            <w:rFonts w:ascii="Arial" w:hAnsi="Arial" w:cs="Arial"/>
            <w:sz w:val="22"/>
            <w:szCs w:val="22"/>
          </w:rPr>
          <w:delText>Open Item #80 – Requirements for multiple positions (specifically single entity multiple positions due to time impacts as outlined in section 4.3)</w:delText>
        </w:r>
        <w:r w:rsidR="00931018" w:rsidDel="006F2852">
          <w:rPr>
            <w:rFonts w:ascii="Arial" w:hAnsi="Arial" w:cs="Arial"/>
            <w:sz w:val="22"/>
            <w:szCs w:val="22"/>
          </w:rPr>
          <w:delText xml:space="preserve"> </w:delText>
        </w:r>
      </w:del>
    </w:p>
    <w:p w14:paraId="61D49AF9" w14:textId="77777777" w:rsidR="00463A36" w:rsidRDefault="00463A36" w:rsidP="004F23CE">
      <w:pPr>
        <w:rPr>
          <w:rFonts w:ascii="Arial" w:hAnsi="Arial" w:cs="Arial"/>
          <w:sz w:val="22"/>
          <w:szCs w:val="22"/>
        </w:rPr>
      </w:pPr>
    </w:p>
    <w:p w14:paraId="344A2FEE" w14:textId="77777777" w:rsidR="000F6DC1" w:rsidRDefault="000F6DC1" w:rsidP="000F6DC1">
      <w:pPr>
        <w:pStyle w:val="Heading2"/>
        <w:numPr>
          <w:ilvl w:val="1"/>
          <w:numId w:val="17"/>
        </w:numPr>
      </w:pPr>
      <w:bookmarkStart w:id="1403" w:name="_Toc20471468"/>
      <w:r>
        <w:t>Missing Functionality</w:t>
      </w:r>
      <w:bookmarkEnd w:id="1403"/>
      <w:r>
        <w:t xml:space="preserve"> </w:t>
      </w:r>
    </w:p>
    <w:p w14:paraId="1D1D7F66" w14:textId="77777777" w:rsidR="000F6DC1" w:rsidRDefault="000F6DC1" w:rsidP="000F6DC1">
      <w:pPr>
        <w:rPr>
          <w:rFonts w:ascii="Arial" w:hAnsi="Arial" w:cs="Arial"/>
          <w:sz w:val="22"/>
          <w:szCs w:val="22"/>
        </w:rPr>
      </w:pPr>
      <w:r w:rsidRPr="00C0644E">
        <w:rPr>
          <w:rFonts w:ascii="Arial" w:hAnsi="Arial" w:cs="Arial"/>
          <w:sz w:val="22"/>
          <w:szCs w:val="22"/>
        </w:rPr>
        <w:t>None identified during this Blueprint.</w:t>
      </w:r>
    </w:p>
    <w:p w14:paraId="0FAD3FE7" w14:textId="77777777" w:rsidR="000F6DC1" w:rsidRDefault="000F6DC1" w:rsidP="004F23CE">
      <w:pPr>
        <w:rPr>
          <w:rFonts w:ascii="Arial" w:hAnsi="Arial" w:cs="Arial"/>
          <w:sz w:val="22"/>
          <w:szCs w:val="22"/>
        </w:rPr>
      </w:pPr>
    </w:p>
    <w:p w14:paraId="04793E37" w14:textId="77777777" w:rsidR="004F23CE" w:rsidRDefault="004F23CE" w:rsidP="004F23CE">
      <w:pPr>
        <w:rPr>
          <w:rFonts w:ascii="Arial" w:hAnsi="Arial" w:cs="Arial"/>
          <w:sz w:val="22"/>
          <w:szCs w:val="22"/>
        </w:rPr>
      </w:pPr>
    </w:p>
    <w:p w14:paraId="3A54676C" w14:textId="77777777" w:rsidR="00100BD7" w:rsidRDefault="00100BD7" w:rsidP="00580A08">
      <w:pPr>
        <w:pStyle w:val="Heading1"/>
      </w:pPr>
      <w:bookmarkStart w:id="1404" w:name="_Appendices"/>
      <w:bookmarkStart w:id="1405" w:name="_Toc20471469"/>
      <w:bookmarkEnd w:id="1404"/>
      <w:r>
        <w:lastRenderedPageBreak/>
        <w:t>Appendices</w:t>
      </w:r>
      <w:bookmarkEnd w:id="1334"/>
      <w:bookmarkEnd w:id="1335"/>
      <w:bookmarkEnd w:id="1336"/>
      <w:bookmarkEnd w:id="1337"/>
      <w:bookmarkEnd w:id="1338"/>
      <w:bookmarkEnd w:id="1405"/>
    </w:p>
    <w:p w14:paraId="531070DA" w14:textId="77777777" w:rsidR="00100BD7" w:rsidRDefault="00100BD7" w:rsidP="00E4286F">
      <w:pPr>
        <w:pStyle w:val="Heading2"/>
        <w:numPr>
          <w:ilvl w:val="1"/>
          <w:numId w:val="17"/>
        </w:numPr>
      </w:pPr>
      <w:bookmarkStart w:id="1406" w:name="_ADP_Reference_Documents"/>
      <w:bookmarkStart w:id="1407" w:name="_Toc200178137"/>
      <w:bookmarkStart w:id="1408" w:name="_Toc417995102"/>
      <w:bookmarkStart w:id="1409" w:name="_Toc517444287"/>
      <w:bookmarkStart w:id="1410" w:name="_Toc20471470"/>
      <w:bookmarkEnd w:id="1406"/>
      <w:r>
        <w:t>ADP Reference Documents</w:t>
      </w:r>
      <w:bookmarkEnd w:id="1407"/>
      <w:bookmarkEnd w:id="1408"/>
      <w:bookmarkEnd w:id="1409"/>
      <w:bookmarkEnd w:id="1410"/>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gridCol w:w="1843"/>
      </w:tblGrid>
      <w:tr w:rsidR="0026611E" w:rsidRPr="00F1402B" w14:paraId="46528A58" w14:textId="77777777" w:rsidTr="000D5DF5">
        <w:trPr>
          <w:cantSplit/>
          <w:trHeight w:val="353"/>
          <w:tblHeader/>
        </w:trPr>
        <w:tc>
          <w:tcPr>
            <w:tcW w:w="1560" w:type="dxa"/>
            <w:shd w:val="clear" w:color="auto" w:fill="17365D" w:themeFill="text2" w:themeFillShade="BF"/>
            <w:vAlign w:val="center"/>
          </w:tcPr>
          <w:p w14:paraId="38C63423" w14:textId="77777777" w:rsidR="0026611E" w:rsidRPr="0026611E" w:rsidRDefault="0026611E" w:rsidP="0026611E">
            <w:pPr>
              <w:spacing w:before="40" w:after="40" w:line="240" w:lineRule="auto"/>
              <w:jc w:val="center"/>
              <w:rPr>
                <w:rFonts w:ascii="Arial" w:hAnsi="Arial" w:cs="Arial"/>
                <w:b/>
                <w:bCs/>
                <w:color w:val="FFFFFF"/>
                <w:sz w:val="20"/>
                <w:szCs w:val="20"/>
                <w:lang w:eastAsia="zh-TW"/>
              </w:rPr>
            </w:pPr>
            <w:r w:rsidRPr="0026611E">
              <w:rPr>
                <w:rFonts w:ascii="Arial" w:hAnsi="Arial" w:cs="Arial"/>
                <w:b/>
                <w:bCs/>
                <w:color w:val="FFFFFF"/>
                <w:sz w:val="20"/>
                <w:szCs w:val="20"/>
                <w:lang w:eastAsia="zh-TW"/>
              </w:rPr>
              <w:t>ADP GV Document ID</w:t>
            </w:r>
          </w:p>
        </w:tc>
        <w:tc>
          <w:tcPr>
            <w:tcW w:w="6378" w:type="dxa"/>
            <w:shd w:val="clear" w:color="auto" w:fill="17365D" w:themeFill="text2" w:themeFillShade="BF"/>
            <w:vAlign w:val="center"/>
          </w:tcPr>
          <w:p w14:paraId="26CAED7F" w14:textId="77777777" w:rsidR="0026611E" w:rsidRPr="0026611E" w:rsidRDefault="0026611E" w:rsidP="0026611E">
            <w:pPr>
              <w:spacing w:before="40" w:after="40" w:line="240" w:lineRule="auto"/>
              <w:rPr>
                <w:rFonts w:ascii="Arial" w:hAnsi="Arial" w:cs="Arial"/>
                <w:b/>
                <w:bCs/>
                <w:color w:val="FFFFFF"/>
                <w:sz w:val="20"/>
                <w:szCs w:val="20"/>
                <w:lang w:eastAsia="zh-TW"/>
              </w:rPr>
            </w:pPr>
            <w:r w:rsidRPr="0026611E">
              <w:rPr>
                <w:rFonts w:ascii="Arial" w:hAnsi="Arial" w:cs="Arial"/>
                <w:b/>
                <w:bCs/>
                <w:color w:val="FFFFFF"/>
                <w:sz w:val="20"/>
                <w:szCs w:val="20"/>
                <w:lang w:eastAsia="zh-TW"/>
              </w:rPr>
              <w:t>Description</w:t>
            </w:r>
          </w:p>
        </w:tc>
        <w:tc>
          <w:tcPr>
            <w:tcW w:w="1843" w:type="dxa"/>
            <w:shd w:val="clear" w:color="auto" w:fill="17365D" w:themeFill="text2" w:themeFillShade="BF"/>
            <w:vAlign w:val="center"/>
          </w:tcPr>
          <w:p w14:paraId="5205DF40" w14:textId="77777777" w:rsidR="0026611E" w:rsidRPr="0026611E" w:rsidRDefault="0026611E" w:rsidP="0026611E">
            <w:pPr>
              <w:spacing w:before="40" w:after="40" w:line="240" w:lineRule="auto"/>
              <w:jc w:val="center"/>
              <w:rPr>
                <w:rFonts w:ascii="Arial" w:hAnsi="Arial" w:cs="Arial"/>
                <w:b/>
                <w:bCs/>
                <w:color w:val="FFFFFF"/>
                <w:sz w:val="20"/>
                <w:szCs w:val="20"/>
                <w:lang w:eastAsia="zh-TW"/>
              </w:rPr>
            </w:pPr>
            <w:r w:rsidRPr="0026611E">
              <w:rPr>
                <w:rFonts w:ascii="Arial" w:hAnsi="Arial" w:cs="Arial"/>
                <w:b/>
                <w:bCs/>
                <w:color w:val="FFFFFF"/>
                <w:sz w:val="20"/>
                <w:szCs w:val="20"/>
                <w:lang w:eastAsia="zh-TW"/>
              </w:rPr>
              <w:t>Document</w:t>
            </w:r>
          </w:p>
        </w:tc>
      </w:tr>
      <w:tr w:rsidR="00FA7A48" w:rsidRPr="00F1402B" w14:paraId="1D543325" w14:textId="77777777" w:rsidTr="000D5DF5">
        <w:trPr>
          <w:cantSplit/>
          <w:trHeight w:val="297"/>
        </w:trPr>
        <w:tc>
          <w:tcPr>
            <w:tcW w:w="1560" w:type="dxa"/>
            <w:shd w:val="clear" w:color="auto" w:fill="auto"/>
            <w:noWrap/>
            <w:vAlign w:val="center"/>
          </w:tcPr>
          <w:p w14:paraId="6792219E" w14:textId="77777777" w:rsidR="00FA7A48" w:rsidRPr="00C0644E" w:rsidRDefault="00F23556" w:rsidP="00CF2618">
            <w:pPr>
              <w:jc w:val="center"/>
              <w:rPr>
                <w:rFonts w:ascii="Arial" w:eastAsia="MS Mincho" w:hAnsi="Arial" w:cs="Arial"/>
                <w:sz w:val="20"/>
                <w:szCs w:val="20"/>
                <w:lang w:eastAsia="en-AU"/>
              </w:rPr>
            </w:pPr>
            <w:hyperlink r:id="rId23" w:history="1">
              <w:r w:rsidR="00FA7A48" w:rsidRPr="00FA7A48">
                <w:rPr>
                  <w:rStyle w:val="Hyperlink"/>
                  <w:rFonts w:ascii="Arial" w:eastAsia="MS Mincho" w:hAnsi="Arial" w:cs="Arial"/>
                  <w:sz w:val="20"/>
                  <w:szCs w:val="20"/>
                  <w:lang w:eastAsia="en-AU"/>
                </w:rPr>
                <w:t>GV00006546</w:t>
              </w:r>
            </w:hyperlink>
          </w:p>
        </w:tc>
        <w:tc>
          <w:tcPr>
            <w:tcW w:w="6378" w:type="dxa"/>
            <w:vAlign w:val="center"/>
          </w:tcPr>
          <w:p w14:paraId="6C208775" w14:textId="77777777" w:rsidR="00FA7A48" w:rsidRPr="0026611E" w:rsidRDefault="00FA7A48" w:rsidP="006A417D">
            <w:pPr>
              <w:pStyle w:val="TableText"/>
              <w:rPr>
                <w:szCs w:val="20"/>
                <w:lang w:eastAsia="zh-TW"/>
              </w:rPr>
            </w:pPr>
            <w:r>
              <w:rPr>
                <w:szCs w:val="20"/>
                <w:lang w:eastAsia="zh-TW"/>
              </w:rPr>
              <w:t xml:space="preserve">RMIT AU – ADP GV </w:t>
            </w:r>
            <w:r w:rsidRPr="006A417D">
              <w:rPr>
                <w:szCs w:val="20"/>
                <w:lang w:eastAsia="zh-TW"/>
              </w:rPr>
              <w:t xml:space="preserve">Time </w:t>
            </w:r>
            <w:r>
              <w:rPr>
                <w:szCs w:val="20"/>
                <w:lang w:eastAsia="zh-TW"/>
              </w:rPr>
              <w:t xml:space="preserve">Blueprint </w:t>
            </w:r>
            <w:r w:rsidRPr="006A417D">
              <w:rPr>
                <w:szCs w:val="20"/>
                <w:lang w:eastAsia="zh-TW"/>
              </w:rPr>
              <w:t>Configuration Worksheet</w:t>
            </w:r>
          </w:p>
        </w:tc>
        <w:tc>
          <w:tcPr>
            <w:tcW w:w="1843" w:type="dxa"/>
            <w:vAlign w:val="center"/>
          </w:tcPr>
          <w:p w14:paraId="36F98446" w14:textId="2493F8A9" w:rsidR="00FA7A48" w:rsidRPr="000D5DF5" w:rsidRDefault="00B040EF" w:rsidP="00EA2711">
            <w:pPr>
              <w:pStyle w:val="TableText"/>
              <w:jc w:val="center"/>
              <w:rPr>
                <w:rFonts w:cs="Arial"/>
                <w:szCs w:val="20"/>
              </w:rPr>
            </w:pPr>
            <w:del w:id="1411" w:author="Dawson, Bre (ESI)" w:date="2020-03-23T14:15:00Z">
              <w:r w:rsidDel="006F2852">
                <w:rPr>
                  <w:rFonts w:cs="Arial"/>
                  <w:szCs w:val="20"/>
                </w:rPr>
                <w:object w:dxaOrig="1531" w:dyaOrig="990" w14:anchorId="72085E09">
                  <v:shape id="_x0000_i1027" type="#_x0000_t75" style="width:76.4pt;height:49.45pt" o:ole="">
                    <v:imagedata r:id="rId24" o:title=""/>
                  </v:shape>
                  <o:OLEObject Type="Embed" ProgID="Excel.Sheet.12" ShapeID="_x0000_i1027" DrawAspect="Icon" ObjectID="_1646478443" r:id="rId25"/>
                </w:object>
              </w:r>
            </w:del>
            <w:ins w:id="1412" w:author="Dawson, Bre (ESI)" w:date="2020-03-23T14:16:00Z">
              <w:r w:rsidR="006F2852">
                <w:rPr>
                  <w:rFonts w:cs="Arial"/>
                  <w:szCs w:val="20"/>
                </w:rPr>
                <w:object w:dxaOrig="1540" w:dyaOrig="997" w14:anchorId="5BB72BBF">
                  <v:shape id="_x0000_i1034" type="#_x0000_t75" style="width:77pt;height:50.1pt" o:ole="">
                    <v:imagedata r:id="rId26" o:title=""/>
                  </v:shape>
                  <o:OLEObject Type="Embed" ProgID="Excel.Sheet.12" ShapeID="_x0000_i1034" DrawAspect="Icon" ObjectID="_1646478444" r:id="rId27"/>
                </w:object>
              </w:r>
            </w:ins>
          </w:p>
        </w:tc>
      </w:tr>
      <w:tr w:rsidR="00C0644E" w:rsidRPr="00F1402B" w14:paraId="293FA037" w14:textId="77777777" w:rsidTr="000D5DF5">
        <w:trPr>
          <w:cantSplit/>
          <w:trHeight w:val="297"/>
        </w:trPr>
        <w:tc>
          <w:tcPr>
            <w:tcW w:w="1560" w:type="dxa"/>
            <w:shd w:val="clear" w:color="auto" w:fill="auto"/>
            <w:noWrap/>
            <w:vAlign w:val="center"/>
          </w:tcPr>
          <w:p w14:paraId="423AD162" w14:textId="77777777" w:rsidR="00C0644E" w:rsidRPr="00C0644E" w:rsidRDefault="00F23556" w:rsidP="007E4315">
            <w:pPr>
              <w:jc w:val="center"/>
              <w:rPr>
                <w:rFonts w:ascii="Arial" w:eastAsia="MS Mincho" w:hAnsi="Arial" w:cs="Arial"/>
                <w:sz w:val="20"/>
                <w:szCs w:val="20"/>
                <w:lang w:eastAsia="en-AU"/>
              </w:rPr>
            </w:pPr>
            <w:hyperlink r:id="rId28" w:history="1">
              <w:r w:rsidR="006A417D" w:rsidRPr="00FA7A48">
                <w:rPr>
                  <w:rStyle w:val="Hyperlink"/>
                  <w:rFonts w:ascii="Arial" w:eastAsia="MS Mincho" w:hAnsi="Arial" w:cs="Arial"/>
                  <w:sz w:val="20"/>
                  <w:szCs w:val="20"/>
                  <w:lang w:eastAsia="en-AU"/>
                </w:rPr>
                <w:t>GV00006552</w:t>
              </w:r>
            </w:hyperlink>
          </w:p>
        </w:tc>
        <w:tc>
          <w:tcPr>
            <w:tcW w:w="6378" w:type="dxa"/>
            <w:vAlign w:val="center"/>
          </w:tcPr>
          <w:p w14:paraId="657F6641" w14:textId="77777777" w:rsidR="00C0644E" w:rsidRPr="00C0644E" w:rsidRDefault="006A417D" w:rsidP="006A417D">
            <w:pPr>
              <w:pStyle w:val="TableText"/>
              <w:rPr>
                <w:szCs w:val="20"/>
                <w:lang w:eastAsia="zh-TW"/>
              </w:rPr>
            </w:pPr>
            <w:r>
              <w:rPr>
                <w:szCs w:val="20"/>
                <w:lang w:eastAsia="zh-TW"/>
              </w:rPr>
              <w:t>RMIT AU – ADP GV Payroll</w:t>
            </w:r>
            <w:r w:rsidRPr="006A417D">
              <w:rPr>
                <w:szCs w:val="20"/>
                <w:lang w:eastAsia="zh-TW"/>
              </w:rPr>
              <w:t xml:space="preserve"> </w:t>
            </w:r>
            <w:r>
              <w:rPr>
                <w:szCs w:val="20"/>
                <w:lang w:eastAsia="zh-TW"/>
              </w:rPr>
              <w:t>Blueprint</w:t>
            </w:r>
          </w:p>
        </w:tc>
        <w:tc>
          <w:tcPr>
            <w:tcW w:w="1843" w:type="dxa"/>
            <w:vAlign w:val="center"/>
          </w:tcPr>
          <w:p w14:paraId="6382BAA8" w14:textId="77777777" w:rsidR="00C0644E" w:rsidRPr="0026611E" w:rsidRDefault="00F23556" w:rsidP="00A21F7E">
            <w:pPr>
              <w:pStyle w:val="TableText"/>
              <w:jc w:val="center"/>
              <w:rPr>
                <w:szCs w:val="20"/>
                <w:lang w:eastAsia="zh-TW"/>
              </w:rPr>
            </w:pPr>
            <w:hyperlink r:id="rId29" w:history="1">
              <w:r w:rsidR="00FA7A48" w:rsidRPr="00FA7A48">
                <w:rPr>
                  <w:rStyle w:val="Hyperlink"/>
                  <w:szCs w:val="20"/>
                  <w:lang w:eastAsia="zh-TW"/>
                </w:rPr>
                <w:t>cRoom</w:t>
              </w:r>
            </w:hyperlink>
          </w:p>
        </w:tc>
      </w:tr>
      <w:tr w:rsidR="00FA7A48" w:rsidRPr="00F1402B" w14:paraId="60B447EB" w14:textId="77777777" w:rsidTr="000D5DF5">
        <w:trPr>
          <w:cantSplit/>
          <w:trHeight w:val="297"/>
        </w:trPr>
        <w:tc>
          <w:tcPr>
            <w:tcW w:w="1560" w:type="dxa"/>
            <w:shd w:val="clear" w:color="auto" w:fill="auto"/>
            <w:noWrap/>
            <w:vAlign w:val="center"/>
          </w:tcPr>
          <w:p w14:paraId="08F22803" w14:textId="77777777" w:rsidR="00FA7A48" w:rsidRPr="00C0644E" w:rsidRDefault="00F23556" w:rsidP="004C02B5">
            <w:pPr>
              <w:jc w:val="center"/>
              <w:rPr>
                <w:rFonts w:ascii="Arial" w:eastAsia="MS Mincho" w:hAnsi="Arial" w:cs="Arial"/>
                <w:sz w:val="20"/>
                <w:szCs w:val="20"/>
                <w:lang w:eastAsia="en-AU"/>
              </w:rPr>
            </w:pPr>
            <w:hyperlink r:id="rId30" w:history="1">
              <w:r w:rsidR="00FA7A48" w:rsidRPr="00FA7A48">
                <w:rPr>
                  <w:rStyle w:val="Hyperlink"/>
                  <w:rFonts w:ascii="Arial" w:eastAsia="MS Mincho" w:hAnsi="Arial" w:cs="Arial"/>
                  <w:sz w:val="20"/>
                  <w:szCs w:val="20"/>
                  <w:lang w:eastAsia="en-AU"/>
                </w:rPr>
                <w:t>GV00006546</w:t>
              </w:r>
            </w:hyperlink>
          </w:p>
        </w:tc>
        <w:tc>
          <w:tcPr>
            <w:tcW w:w="6378" w:type="dxa"/>
            <w:vAlign w:val="center"/>
          </w:tcPr>
          <w:p w14:paraId="4CF5C040" w14:textId="77777777" w:rsidR="00FA7A48" w:rsidRPr="00C0644E" w:rsidRDefault="00FA7A48" w:rsidP="006A417D">
            <w:pPr>
              <w:pStyle w:val="TableText"/>
              <w:rPr>
                <w:szCs w:val="20"/>
                <w:lang w:eastAsia="zh-TW"/>
              </w:rPr>
            </w:pPr>
            <w:r>
              <w:rPr>
                <w:szCs w:val="20"/>
                <w:lang w:eastAsia="zh-TW"/>
              </w:rPr>
              <w:t>RMIT AU – ADP GV Payroll</w:t>
            </w:r>
            <w:r w:rsidRPr="006A417D">
              <w:rPr>
                <w:szCs w:val="20"/>
                <w:lang w:eastAsia="zh-TW"/>
              </w:rPr>
              <w:t xml:space="preserve"> </w:t>
            </w:r>
            <w:r>
              <w:rPr>
                <w:szCs w:val="20"/>
                <w:lang w:eastAsia="zh-TW"/>
              </w:rPr>
              <w:t xml:space="preserve">Blueprint </w:t>
            </w:r>
            <w:r w:rsidRPr="006A417D">
              <w:rPr>
                <w:szCs w:val="20"/>
                <w:lang w:eastAsia="zh-TW"/>
              </w:rPr>
              <w:t>Configuration Worksheet</w:t>
            </w:r>
          </w:p>
        </w:tc>
        <w:tc>
          <w:tcPr>
            <w:tcW w:w="1843" w:type="dxa"/>
            <w:vAlign w:val="center"/>
          </w:tcPr>
          <w:p w14:paraId="0ADD23D5" w14:textId="77777777" w:rsidR="00FA7A48" w:rsidRPr="0026611E" w:rsidRDefault="00F23556" w:rsidP="00CF2618">
            <w:pPr>
              <w:pStyle w:val="TableText"/>
              <w:jc w:val="center"/>
              <w:rPr>
                <w:szCs w:val="20"/>
                <w:lang w:eastAsia="zh-TW"/>
              </w:rPr>
            </w:pPr>
            <w:hyperlink r:id="rId31" w:history="1">
              <w:r w:rsidR="00FA7A48" w:rsidRPr="00FA7A48">
                <w:rPr>
                  <w:rStyle w:val="Hyperlink"/>
                  <w:szCs w:val="20"/>
                  <w:lang w:eastAsia="zh-TW"/>
                </w:rPr>
                <w:t>cRoom</w:t>
              </w:r>
            </w:hyperlink>
          </w:p>
        </w:tc>
      </w:tr>
      <w:tr w:rsidR="007177A2" w:rsidRPr="00F1402B" w14:paraId="021FE8BB" w14:textId="77777777" w:rsidTr="000D5DF5">
        <w:trPr>
          <w:cantSplit/>
          <w:trHeight w:val="255"/>
        </w:trPr>
        <w:tc>
          <w:tcPr>
            <w:tcW w:w="1560" w:type="dxa"/>
            <w:shd w:val="clear" w:color="auto" w:fill="auto"/>
            <w:noWrap/>
            <w:vAlign w:val="center"/>
          </w:tcPr>
          <w:p w14:paraId="7F37DC48" w14:textId="77777777" w:rsidR="007177A2" w:rsidRPr="000054E9" w:rsidRDefault="007177A2" w:rsidP="0026611E">
            <w:pPr>
              <w:jc w:val="center"/>
              <w:rPr>
                <w:rFonts w:ascii="Arial" w:eastAsia="MS Mincho" w:hAnsi="Arial" w:cs="Arial"/>
                <w:sz w:val="20"/>
                <w:szCs w:val="20"/>
                <w:lang w:eastAsia="en-AU"/>
              </w:rPr>
            </w:pPr>
          </w:p>
        </w:tc>
        <w:tc>
          <w:tcPr>
            <w:tcW w:w="6378" w:type="dxa"/>
            <w:vAlign w:val="center"/>
          </w:tcPr>
          <w:p w14:paraId="1D0AB52A" w14:textId="77777777" w:rsidR="007177A2" w:rsidRDefault="007177A2" w:rsidP="000054E9">
            <w:pPr>
              <w:pStyle w:val="TableText"/>
              <w:rPr>
                <w:szCs w:val="20"/>
                <w:lang w:eastAsia="zh-TW"/>
              </w:rPr>
            </w:pPr>
          </w:p>
        </w:tc>
        <w:tc>
          <w:tcPr>
            <w:tcW w:w="1843" w:type="dxa"/>
            <w:vAlign w:val="center"/>
          </w:tcPr>
          <w:p w14:paraId="3ED4BB3D" w14:textId="77777777" w:rsidR="007177A2" w:rsidRDefault="007177A2" w:rsidP="0026611E">
            <w:pPr>
              <w:pStyle w:val="TableText"/>
              <w:jc w:val="center"/>
              <w:rPr>
                <w:szCs w:val="20"/>
                <w:lang w:eastAsia="zh-TW"/>
              </w:rPr>
            </w:pPr>
          </w:p>
        </w:tc>
      </w:tr>
    </w:tbl>
    <w:p w14:paraId="1D30120C" w14:textId="77777777" w:rsidR="0026611E" w:rsidRDefault="0026611E" w:rsidP="0026611E"/>
    <w:sectPr w:rsidR="0026611E" w:rsidSect="00034326">
      <w:headerReference w:type="default" r:id="rId32"/>
      <w:footerReference w:type="even" r:id="rId33"/>
      <w:footerReference w:type="default" r:id="rId34"/>
      <w:headerReference w:type="first" r:id="rId35"/>
      <w:pgSz w:w="12240" w:h="15840" w:code="1"/>
      <w:pgMar w:top="1440" w:right="1440" w:bottom="1259" w:left="1440" w:header="720" w:footer="36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8E8B7D" w14:textId="77777777" w:rsidR="00D930ED" w:rsidRDefault="00D930ED" w:rsidP="00560574">
      <w:r>
        <w:separator/>
      </w:r>
    </w:p>
  </w:endnote>
  <w:endnote w:type="continuationSeparator" w:id="0">
    <w:p w14:paraId="68CF2C97" w14:textId="77777777" w:rsidR="00D930ED" w:rsidRDefault="00D930ED" w:rsidP="0056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masis MT">
    <w:charset w:val="00"/>
    <w:family w:val="auto"/>
    <w:pitch w:val="variable"/>
    <w:sig w:usb0="00000003" w:usb1="00000000" w:usb2="00000000" w:usb3="00000000" w:csb0="00000001" w:csb1="00000000"/>
  </w:font>
  <w:font w:name="Cordia New">
    <w:panose1 w:val="020B0304020202020204"/>
    <w:charset w:val="DE"/>
    <w:family w:val="roman"/>
    <w:notTrueType/>
    <w:pitch w:val="variable"/>
    <w:sig w:usb0="01000001" w:usb1="00000000" w:usb2="00000000" w:usb3="00000000" w:csb0="0001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
    <w:panose1 w:val="020B0604020202030204"/>
    <w:charset w:val="00"/>
    <w:family w:val="swiss"/>
    <w:notTrueType/>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Times New (W1)">
    <w:charset w:val="00"/>
    <w:family w:val="roman"/>
    <w:pitch w:val="variable"/>
    <w:sig w:usb0="20007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Kartika">
    <w:charset w:val="00"/>
    <w:family w:val="roman"/>
    <w:pitch w:val="variable"/>
    <w:sig w:usb0="008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0318B" w14:textId="77777777" w:rsidR="008876F7" w:rsidRDefault="008876F7" w:rsidP="00560574">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518994A9" w14:textId="77777777" w:rsidR="008876F7" w:rsidRDefault="008876F7" w:rsidP="00560574">
    <w:pPr>
      <w:pStyle w:val="Footer"/>
    </w:pPr>
  </w:p>
  <w:p w14:paraId="2618F834" w14:textId="77777777" w:rsidR="008876F7" w:rsidRDefault="008876F7" w:rsidP="005605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BB8D0" w14:textId="77777777" w:rsidR="008876F7" w:rsidRPr="00610DD4" w:rsidRDefault="008876F7" w:rsidP="00610DD4">
    <w:pPr>
      <w:pStyle w:val="Footer"/>
      <w:tabs>
        <w:tab w:val="left" w:pos="9105"/>
      </w:tabs>
      <w:rPr>
        <w:rFonts w:ascii="Arial" w:hAnsi="Arial" w:cs="Arial"/>
        <w:sz w:val="16"/>
        <w:szCs w:val="16"/>
        <w:lang w:val="en-AU"/>
      </w:rPr>
    </w:pPr>
    <w:r>
      <w:rPr>
        <w:rFonts w:ascii="Arial" w:eastAsiaTheme="minorHAnsi" w:hAnsi="Arial" w:cs="Arial"/>
        <w:b/>
        <w:noProof/>
        <w:sz w:val="16"/>
        <w:szCs w:val="16"/>
        <w:lang w:val="en-AU" w:eastAsia="en-AU"/>
      </w:rPr>
      <mc:AlternateContent>
        <mc:Choice Requires="wps">
          <w:drawing>
            <wp:anchor distT="0" distB="0" distL="114300" distR="114300" simplePos="0" relativeHeight="251659264" behindDoc="0" locked="0" layoutInCell="1" allowOverlap="1" wp14:anchorId="77D1DAB2" wp14:editId="48BFE768">
              <wp:simplePos x="0" y="0"/>
              <wp:positionH relativeFrom="page">
                <wp:posOffset>0</wp:posOffset>
              </wp:positionH>
              <wp:positionV relativeFrom="paragraph">
                <wp:posOffset>-146050</wp:posOffset>
              </wp:positionV>
              <wp:extent cx="7772400" cy="0"/>
              <wp:effectExtent l="0" t="0" r="19050" b="190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932F120" id="_x0000_t32" coordsize="21600,21600" o:spt="32" o:oned="t" path="m,l21600,21600e" filled="f">
              <v:path arrowok="t" fillok="f" o:connecttype="none"/>
              <o:lock v:ext="edit" shapetype="t"/>
            </v:shapetype>
            <v:shape id="Straight Arrow Connector 13" o:spid="_x0000_s1026" type="#_x0000_t32" style="position:absolute;margin-left:0;margin-top:-11.5pt;width:612pt;height:0;flip: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" strokecolor="#64beeb">
              <w10:wrap anchorx="page"/>
            </v:shape>
          </w:pict>
        </mc:Fallback>
      </mc:AlternateContent>
    </w:r>
    <w:r w:rsidRPr="002F3C7A">
      <w:rPr>
        <w:rFonts w:ascii="Arial" w:hAnsi="Arial" w:cs="Arial"/>
        <w:bCs/>
        <w:sz w:val="16"/>
        <w:szCs w:val="16"/>
      </w:rPr>
      <w:t xml:space="preserve">Copyright © </w:t>
    </w:r>
    <w:r>
      <w:rPr>
        <w:rFonts w:ascii="Arial" w:hAnsi="Arial" w:cs="Arial"/>
        <w:bCs/>
        <w:sz w:val="16"/>
        <w:szCs w:val="16"/>
        <w:lang w:val="en-AU"/>
      </w:rPr>
      <w:t xml:space="preserve">2007 – 2017 </w:t>
    </w:r>
    <w:r>
      <w:rPr>
        <w:rFonts w:ascii="Arial" w:hAnsi="Arial" w:cs="Arial"/>
        <w:bCs/>
        <w:sz w:val="16"/>
        <w:szCs w:val="16"/>
      </w:rPr>
      <w:t xml:space="preserve">ADP, LLC. </w:t>
    </w:r>
    <w:r>
      <w:rPr>
        <w:rFonts w:ascii="Arial" w:hAnsi="Arial" w:cs="Arial"/>
        <w:bCs/>
        <w:sz w:val="16"/>
        <w:szCs w:val="16"/>
        <w:lang w:val="en-AU"/>
      </w:rPr>
      <w:ptab w:relativeTo="margin" w:alignment="right" w:leader="none"/>
    </w:r>
    <w:r w:rsidRPr="00610DD4">
      <w:rPr>
        <w:rFonts w:ascii="Arial" w:hAnsi="Arial" w:cs="Arial"/>
        <w:bCs/>
        <w:sz w:val="16"/>
        <w:szCs w:val="16"/>
        <w:lang w:val="en-AU"/>
      </w:rPr>
      <w:fldChar w:fldCharType="begin"/>
    </w:r>
    <w:r w:rsidRPr="00610DD4">
      <w:rPr>
        <w:rFonts w:ascii="Arial" w:hAnsi="Arial" w:cs="Arial"/>
        <w:bCs/>
        <w:sz w:val="16"/>
        <w:szCs w:val="16"/>
        <w:lang w:val="en-AU"/>
      </w:rPr>
      <w:instrText xml:space="preserve"> PAGE   \* MERGEFORMAT </w:instrText>
    </w:r>
    <w:r w:rsidRPr="00610DD4">
      <w:rPr>
        <w:rFonts w:ascii="Arial" w:hAnsi="Arial" w:cs="Arial"/>
        <w:bCs/>
        <w:sz w:val="16"/>
        <w:szCs w:val="16"/>
        <w:lang w:val="en-AU"/>
      </w:rPr>
      <w:fldChar w:fldCharType="separate"/>
    </w:r>
    <w:r>
      <w:rPr>
        <w:rFonts w:ascii="Arial" w:hAnsi="Arial" w:cs="Arial"/>
        <w:bCs/>
        <w:noProof/>
        <w:sz w:val="16"/>
        <w:szCs w:val="16"/>
        <w:lang w:val="en-AU"/>
      </w:rPr>
      <w:t>2</w:t>
    </w:r>
    <w:r w:rsidRPr="00610DD4">
      <w:rPr>
        <w:rFonts w:ascii="Arial" w:hAnsi="Arial" w:cs="Arial"/>
        <w:bCs/>
        <w:noProof/>
        <w:sz w:val="16"/>
        <w:szCs w:val="16"/>
        <w:lang w:val="en-AU"/>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18F7D1" w14:textId="77777777" w:rsidR="00D930ED" w:rsidRDefault="00D930ED" w:rsidP="00560574">
      <w:r>
        <w:separator/>
      </w:r>
    </w:p>
  </w:footnote>
  <w:footnote w:type="continuationSeparator" w:id="0">
    <w:p w14:paraId="49205D57" w14:textId="77777777" w:rsidR="00D930ED" w:rsidRDefault="00D930ED" w:rsidP="0056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5CDE7" w14:textId="77777777" w:rsidR="008876F7" w:rsidRPr="00362CAD" w:rsidRDefault="008876F7" w:rsidP="00560574">
    <w:pPr>
      <w:pStyle w:val="Header"/>
      <w:rPr>
        <w:color w:val="FFFFFF"/>
      </w:rPr>
    </w:pPr>
    <w:r>
      <w:rPr>
        <w:noProof/>
        <w:lang w:val="en-AU" w:eastAsia="en-AU"/>
      </w:rPr>
      <mc:AlternateContent>
        <mc:Choice Requires="wps">
          <w:drawing>
            <wp:anchor distT="0" distB="0" distL="114300" distR="114300" simplePos="0" relativeHeight="251655168" behindDoc="0" locked="0" layoutInCell="1" allowOverlap="1" wp14:anchorId="2B1F4D54" wp14:editId="6AE65619">
              <wp:simplePos x="0" y="0"/>
              <wp:positionH relativeFrom="column">
                <wp:posOffset>2133600</wp:posOffset>
              </wp:positionH>
              <wp:positionV relativeFrom="paragraph">
                <wp:posOffset>-249936</wp:posOffset>
              </wp:positionV>
              <wp:extent cx="4508500" cy="632587"/>
              <wp:effectExtent l="0" t="0" r="0" b="15240"/>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632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6F33B" w14:textId="6C52A758" w:rsidR="008876F7" w:rsidRPr="00293A9A" w:rsidRDefault="008876F7" w:rsidP="00034326">
                          <w:pPr>
                            <w:jc w:val="right"/>
                            <w:rPr>
                              <w:rFonts w:ascii="Arial" w:hAnsi="Arial" w:cs="Arial"/>
                              <w:sz w:val="16"/>
                              <w:szCs w:val="16"/>
                            </w:rPr>
                          </w:pPr>
                          <w:r w:rsidRPr="00293A9A">
                            <w:rPr>
                              <w:rFonts w:ascii="Arial" w:hAnsi="Arial" w:cs="Arial"/>
                              <w:b/>
                              <w:sz w:val="16"/>
                              <w:szCs w:val="16"/>
                            </w:rPr>
                            <w:fldChar w:fldCharType="begin"/>
                          </w:r>
                          <w:r w:rsidRPr="00293A9A">
                            <w:rPr>
                              <w:rFonts w:ascii="Arial" w:hAnsi="Arial" w:cs="Arial"/>
                              <w:b/>
                              <w:sz w:val="16"/>
                              <w:szCs w:val="16"/>
                            </w:rPr>
                            <w:instrText xml:space="preserve"> STYLEREF  CoverPage-Title  \* MERGEFORMAT </w:instrText>
                          </w:r>
                          <w:r w:rsidRPr="00293A9A">
                            <w:rPr>
                              <w:rFonts w:ascii="Arial" w:hAnsi="Arial" w:cs="Arial"/>
                              <w:b/>
                              <w:sz w:val="16"/>
                              <w:szCs w:val="16"/>
                            </w:rPr>
                            <w:fldChar w:fldCharType="separate"/>
                          </w:r>
                          <w:r w:rsidR="00B63727" w:rsidRPr="00B63727">
                            <w:rPr>
                              <w:rFonts w:ascii="Arial" w:hAnsi="Arial" w:cs="Arial"/>
                              <w:bCs/>
                              <w:noProof/>
                              <w:sz w:val="16"/>
                              <w:szCs w:val="16"/>
                            </w:rPr>
                            <w:t>Business Blueprint Australia</w:t>
                          </w:r>
                          <w:r w:rsidRPr="00293A9A">
                            <w:rPr>
                              <w:rFonts w:ascii="Arial" w:hAnsi="Arial" w:cs="Arial"/>
                              <w:b/>
                              <w:sz w:val="16"/>
                              <w:szCs w:val="16"/>
                            </w:rPr>
                            <w:fldChar w:fldCharType="end"/>
                          </w:r>
                          <w:r w:rsidRPr="00293A9A">
                            <w:rPr>
                              <w:rFonts w:ascii="Arial" w:hAnsi="Arial" w:cs="Arial"/>
                              <w:b/>
                              <w:sz w:val="16"/>
                              <w:szCs w:val="16"/>
                            </w:rPr>
                            <w:br/>
                          </w:r>
                          <w:r w:rsidRPr="00293A9A">
                            <w:rPr>
                              <w:rFonts w:ascii="Arial" w:hAnsi="Arial" w:cs="Arial"/>
                              <w:b/>
                              <w:sz w:val="16"/>
                              <w:szCs w:val="16"/>
                            </w:rPr>
                            <w:fldChar w:fldCharType="begin"/>
                          </w:r>
                          <w:r w:rsidRPr="00293A9A">
                            <w:rPr>
                              <w:rFonts w:ascii="Arial" w:hAnsi="Arial" w:cs="Arial"/>
                              <w:b/>
                              <w:sz w:val="16"/>
                              <w:szCs w:val="16"/>
                            </w:rPr>
                            <w:instrText xml:space="preserve"> STYLEREF  ClientName-Ref  \* MERGEFORMAT </w:instrText>
                          </w:r>
                          <w:r w:rsidRPr="00293A9A">
                            <w:rPr>
                              <w:rFonts w:ascii="Arial" w:hAnsi="Arial" w:cs="Arial"/>
                              <w:b/>
                              <w:sz w:val="16"/>
                              <w:szCs w:val="16"/>
                            </w:rPr>
                            <w:fldChar w:fldCharType="separate"/>
                          </w:r>
                          <w:r w:rsidR="00B63727">
                            <w:rPr>
                              <w:rFonts w:ascii="Arial" w:hAnsi="Arial" w:cs="Arial"/>
                              <w:b/>
                              <w:noProof/>
                              <w:sz w:val="16"/>
                              <w:szCs w:val="16"/>
                            </w:rPr>
                            <w:t>RMIT Australia</w:t>
                          </w:r>
                          <w:r w:rsidRPr="00293A9A">
                            <w:rPr>
                              <w:rFonts w:ascii="Arial" w:hAnsi="Arial" w:cs="Arial"/>
                              <w:b/>
                              <w:sz w:val="16"/>
                              <w:szCs w:val="16"/>
                            </w:rPr>
                            <w:fldChar w:fldCharType="end"/>
                          </w:r>
                          <w:r w:rsidRPr="00293A9A">
                            <w:rPr>
                              <w:rFonts w:ascii="Arial" w:hAnsi="Arial" w:cs="Arial"/>
                              <w:b/>
                              <w:sz w:val="16"/>
                              <w:szCs w:val="16"/>
                            </w:rPr>
                            <w:br/>
                          </w:r>
                          <w:r w:rsidRPr="00293A9A">
                            <w:rPr>
                              <w:rFonts w:ascii="Arial" w:hAnsi="Arial" w:cs="Arial"/>
                              <w:sz w:val="16"/>
                              <w:szCs w:val="16"/>
                            </w:rPr>
                            <w:t xml:space="preserve">Document Reference: </w:t>
                          </w:r>
                          <w:r w:rsidRPr="00293A9A">
                            <w:rPr>
                              <w:rFonts w:ascii="Arial" w:hAnsi="Arial" w:cs="Arial"/>
                              <w:sz w:val="16"/>
                              <w:szCs w:val="16"/>
                            </w:rPr>
                            <w:fldChar w:fldCharType="begin"/>
                          </w:r>
                          <w:r w:rsidRPr="00293A9A">
                            <w:rPr>
                              <w:rFonts w:ascii="Arial" w:hAnsi="Arial" w:cs="Arial"/>
                              <w:sz w:val="16"/>
                              <w:szCs w:val="16"/>
                            </w:rPr>
                            <w:instrText xml:space="preserve"> STYLEREF  DocRefText  \* MERGEFORMAT </w:instrText>
                          </w:r>
                          <w:r w:rsidRPr="00293A9A">
                            <w:rPr>
                              <w:rFonts w:ascii="Arial" w:hAnsi="Arial" w:cs="Arial"/>
                              <w:sz w:val="16"/>
                              <w:szCs w:val="16"/>
                            </w:rPr>
                            <w:fldChar w:fldCharType="separate"/>
                          </w:r>
                          <w:r w:rsidR="00B63727" w:rsidRPr="00B63727">
                            <w:rPr>
                              <w:rFonts w:ascii="Arial" w:hAnsi="Arial" w:cs="Arial"/>
                              <w:b/>
                              <w:bCs/>
                              <w:noProof/>
                              <w:sz w:val="16"/>
                              <w:szCs w:val="16"/>
                            </w:rPr>
                            <w:t>GV00006552</w:t>
                          </w:r>
                          <w:r w:rsidRPr="00293A9A">
                            <w:rPr>
                              <w:rFonts w:ascii="Arial" w:hAnsi="Arial" w:cs="Arial"/>
                              <w:sz w:val="16"/>
                              <w:szCs w:val="16"/>
                            </w:rPr>
                            <w:fldChar w:fldCharType="end"/>
                          </w:r>
                          <w:r w:rsidRPr="00293A9A">
                            <w:rPr>
                              <w:rFonts w:ascii="Arial" w:hAnsi="Arial" w:cs="Arial"/>
                              <w:sz w:val="16"/>
                              <w:szCs w:val="16"/>
                            </w:rPr>
                            <w:t xml:space="preserve">  Version </w:t>
                          </w:r>
                          <w:r>
                            <w:rPr>
                              <w:rFonts w:ascii="Arial" w:hAnsi="Arial" w:cs="Arial"/>
                              <w:sz w:val="16"/>
                              <w:szCs w:val="16"/>
                            </w:rPr>
                            <w:t>1.0</w:t>
                          </w:r>
                        </w:p>
                      </w:txbxContent>
                    </wps:txbx>
                    <wps:bodyPr rot="0" vert="horz" wrap="square" lIns="91440" tIns="9144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2B1F4D54" id="_x0000_t202" coordsize="21600,21600" o:spt="202" path="m,l,21600r21600,l21600,xe">
              <v:stroke joinstyle="miter"/>
              <v:path gradientshapeok="t" o:connecttype="rect"/>
            </v:shapetype>
            <v:shape id="Text Box 5" o:spid="_x0000_s1026" type="#_x0000_t202" style="position:absolute;margin-left:168pt;margin-top:-19.7pt;width:355pt;height:49.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" filled="f" stroked="f">
              <v:textbox inset=",7.2pt,,0">
                <w:txbxContent>
                  <w:p w14:paraId="3BB6F33B" w14:textId="6C52A758" w:rsidR="008876F7" w:rsidRPr="00293A9A" w:rsidRDefault="008876F7" w:rsidP="00034326">
                    <w:pPr>
                      <w:jc w:val="right"/>
                      <w:rPr>
                        <w:rFonts w:ascii="Arial" w:hAnsi="Arial" w:cs="Arial"/>
                        <w:sz w:val="16"/>
                        <w:szCs w:val="16"/>
                      </w:rPr>
                    </w:pPr>
                    <w:r w:rsidRPr="00293A9A">
                      <w:rPr>
                        <w:rFonts w:ascii="Arial" w:hAnsi="Arial" w:cs="Arial"/>
                        <w:b/>
                        <w:sz w:val="16"/>
                        <w:szCs w:val="16"/>
                      </w:rPr>
                      <w:fldChar w:fldCharType="begin"/>
                    </w:r>
                    <w:r w:rsidRPr="00293A9A">
                      <w:rPr>
                        <w:rFonts w:ascii="Arial" w:hAnsi="Arial" w:cs="Arial"/>
                        <w:b/>
                        <w:sz w:val="16"/>
                        <w:szCs w:val="16"/>
                      </w:rPr>
                      <w:instrText xml:space="preserve"> STYLEREF  CoverPage-Title  \* MERGEFORMAT </w:instrText>
                    </w:r>
                    <w:r w:rsidRPr="00293A9A">
                      <w:rPr>
                        <w:rFonts w:ascii="Arial" w:hAnsi="Arial" w:cs="Arial"/>
                        <w:b/>
                        <w:sz w:val="16"/>
                        <w:szCs w:val="16"/>
                      </w:rPr>
                      <w:fldChar w:fldCharType="separate"/>
                    </w:r>
                    <w:r w:rsidR="00B63727" w:rsidRPr="00B63727">
                      <w:rPr>
                        <w:rFonts w:ascii="Arial" w:hAnsi="Arial" w:cs="Arial"/>
                        <w:bCs/>
                        <w:noProof/>
                        <w:sz w:val="16"/>
                        <w:szCs w:val="16"/>
                      </w:rPr>
                      <w:t>Business Blueprint Australia</w:t>
                    </w:r>
                    <w:r w:rsidRPr="00293A9A">
                      <w:rPr>
                        <w:rFonts w:ascii="Arial" w:hAnsi="Arial" w:cs="Arial"/>
                        <w:b/>
                        <w:sz w:val="16"/>
                        <w:szCs w:val="16"/>
                      </w:rPr>
                      <w:fldChar w:fldCharType="end"/>
                    </w:r>
                    <w:r w:rsidRPr="00293A9A">
                      <w:rPr>
                        <w:rFonts w:ascii="Arial" w:hAnsi="Arial" w:cs="Arial"/>
                        <w:b/>
                        <w:sz w:val="16"/>
                        <w:szCs w:val="16"/>
                      </w:rPr>
                      <w:br/>
                    </w:r>
                    <w:r w:rsidRPr="00293A9A">
                      <w:rPr>
                        <w:rFonts w:ascii="Arial" w:hAnsi="Arial" w:cs="Arial"/>
                        <w:b/>
                        <w:sz w:val="16"/>
                        <w:szCs w:val="16"/>
                      </w:rPr>
                      <w:fldChar w:fldCharType="begin"/>
                    </w:r>
                    <w:r w:rsidRPr="00293A9A">
                      <w:rPr>
                        <w:rFonts w:ascii="Arial" w:hAnsi="Arial" w:cs="Arial"/>
                        <w:b/>
                        <w:sz w:val="16"/>
                        <w:szCs w:val="16"/>
                      </w:rPr>
                      <w:instrText xml:space="preserve"> STYLEREF  ClientName-Ref  \* MERGEFORMAT </w:instrText>
                    </w:r>
                    <w:r w:rsidRPr="00293A9A">
                      <w:rPr>
                        <w:rFonts w:ascii="Arial" w:hAnsi="Arial" w:cs="Arial"/>
                        <w:b/>
                        <w:sz w:val="16"/>
                        <w:szCs w:val="16"/>
                      </w:rPr>
                      <w:fldChar w:fldCharType="separate"/>
                    </w:r>
                    <w:r w:rsidR="00B63727">
                      <w:rPr>
                        <w:rFonts w:ascii="Arial" w:hAnsi="Arial" w:cs="Arial"/>
                        <w:b/>
                        <w:noProof/>
                        <w:sz w:val="16"/>
                        <w:szCs w:val="16"/>
                      </w:rPr>
                      <w:t>RMIT Australia</w:t>
                    </w:r>
                    <w:r w:rsidRPr="00293A9A">
                      <w:rPr>
                        <w:rFonts w:ascii="Arial" w:hAnsi="Arial" w:cs="Arial"/>
                        <w:b/>
                        <w:sz w:val="16"/>
                        <w:szCs w:val="16"/>
                      </w:rPr>
                      <w:fldChar w:fldCharType="end"/>
                    </w:r>
                    <w:r w:rsidRPr="00293A9A">
                      <w:rPr>
                        <w:rFonts w:ascii="Arial" w:hAnsi="Arial" w:cs="Arial"/>
                        <w:b/>
                        <w:sz w:val="16"/>
                        <w:szCs w:val="16"/>
                      </w:rPr>
                      <w:br/>
                    </w:r>
                    <w:r w:rsidRPr="00293A9A">
                      <w:rPr>
                        <w:rFonts w:ascii="Arial" w:hAnsi="Arial" w:cs="Arial"/>
                        <w:sz w:val="16"/>
                        <w:szCs w:val="16"/>
                      </w:rPr>
                      <w:t xml:space="preserve">Document Reference: </w:t>
                    </w:r>
                    <w:r w:rsidRPr="00293A9A">
                      <w:rPr>
                        <w:rFonts w:ascii="Arial" w:hAnsi="Arial" w:cs="Arial"/>
                        <w:sz w:val="16"/>
                        <w:szCs w:val="16"/>
                      </w:rPr>
                      <w:fldChar w:fldCharType="begin"/>
                    </w:r>
                    <w:r w:rsidRPr="00293A9A">
                      <w:rPr>
                        <w:rFonts w:ascii="Arial" w:hAnsi="Arial" w:cs="Arial"/>
                        <w:sz w:val="16"/>
                        <w:szCs w:val="16"/>
                      </w:rPr>
                      <w:instrText xml:space="preserve"> STYLEREF  DocRefText  \* MERGEFORMAT </w:instrText>
                    </w:r>
                    <w:r w:rsidRPr="00293A9A">
                      <w:rPr>
                        <w:rFonts w:ascii="Arial" w:hAnsi="Arial" w:cs="Arial"/>
                        <w:sz w:val="16"/>
                        <w:szCs w:val="16"/>
                      </w:rPr>
                      <w:fldChar w:fldCharType="separate"/>
                    </w:r>
                    <w:r w:rsidR="00B63727" w:rsidRPr="00B63727">
                      <w:rPr>
                        <w:rFonts w:ascii="Arial" w:hAnsi="Arial" w:cs="Arial"/>
                        <w:b/>
                        <w:bCs/>
                        <w:noProof/>
                        <w:sz w:val="16"/>
                        <w:szCs w:val="16"/>
                      </w:rPr>
                      <w:t>GV00006552</w:t>
                    </w:r>
                    <w:r w:rsidRPr="00293A9A">
                      <w:rPr>
                        <w:rFonts w:ascii="Arial" w:hAnsi="Arial" w:cs="Arial"/>
                        <w:sz w:val="16"/>
                        <w:szCs w:val="16"/>
                      </w:rPr>
                      <w:fldChar w:fldCharType="end"/>
                    </w:r>
                    <w:r w:rsidRPr="00293A9A">
                      <w:rPr>
                        <w:rFonts w:ascii="Arial" w:hAnsi="Arial" w:cs="Arial"/>
                        <w:sz w:val="16"/>
                        <w:szCs w:val="16"/>
                      </w:rPr>
                      <w:t xml:space="preserve">  Version </w:t>
                    </w:r>
                    <w:r>
                      <w:rPr>
                        <w:rFonts w:ascii="Arial" w:hAnsi="Arial" w:cs="Arial"/>
                        <w:sz w:val="16"/>
                        <w:szCs w:val="16"/>
                      </w:rPr>
                      <w:t>1.0</w:t>
                    </w:r>
                  </w:p>
                </w:txbxContent>
              </v:textbox>
            </v:shape>
          </w:pict>
        </mc:Fallback>
      </mc:AlternateContent>
    </w:r>
  </w:p>
  <w:p w14:paraId="49E8DDFD" w14:textId="77777777" w:rsidR="008876F7" w:rsidRDefault="008876F7" w:rsidP="00560574">
    <w:r>
      <w:rPr>
        <w:rFonts w:ascii="Arial" w:eastAsiaTheme="minorHAnsi" w:hAnsi="Arial" w:cs="Arial"/>
        <w:b/>
        <w:noProof/>
        <w:sz w:val="16"/>
        <w:szCs w:val="16"/>
        <w:lang w:eastAsia="en-AU"/>
      </w:rPr>
      <mc:AlternateContent>
        <mc:Choice Requires="wps">
          <w:drawing>
            <wp:anchor distT="0" distB="0" distL="114300" distR="114300" simplePos="0" relativeHeight="251658240" behindDoc="0" locked="0" layoutInCell="1" allowOverlap="1" wp14:anchorId="2181F1F9" wp14:editId="112C9EB9">
              <wp:simplePos x="0" y="0"/>
              <wp:positionH relativeFrom="page">
                <wp:posOffset>0</wp:posOffset>
              </wp:positionH>
              <wp:positionV relativeFrom="paragraph">
                <wp:posOffset>27305</wp:posOffset>
              </wp:positionV>
              <wp:extent cx="7772400" cy="0"/>
              <wp:effectExtent l="0" t="0" r="19050" b="190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8BA62C4" id="_x0000_t32" coordsize="21600,21600" o:spt="32" o:oned="t" path="m,l21600,21600e" filled="f">
              <v:path arrowok="t" fillok="f" o:connecttype="none"/>
              <o:lock v:ext="edit" shapetype="t"/>
            </v:shapetype>
            <v:shape id="Straight Arrow Connector 6" o:spid="_x0000_s1026" type="#_x0000_t32" style="position:absolute;margin-left:0;margin-top:2.15pt;width:612pt;height:0;flip:y;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" strokecolor="#64beeb">
              <w10:wrap anchorx="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AEA200" w14:textId="77777777" w:rsidR="008876F7" w:rsidRDefault="008876F7" w:rsidP="00560574">
    <w:r w:rsidRPr="00386A30">
      <w:rPr>
        <w:noProof/>
        <w:lang w:eastAsia="en-AU"/>
      </w:rPr>
      <w:drawing>
        <wp:anchor distT="0" distB="0" distL="114300" distR="114300" simplePos="0" relativeHeight="251657216" behindDoc="1" locked="0" layoutInCell="1" allowOverlap="1" wp14:anchorId="051D6DA8" wp14:editId="55047695">
          <wp:simplePos x="0" y="0"/>
          <wp:positionH relativeFrom="column">
            <wp:posOffset>-431800</wp:posOffset>
          </wp:positionH>
          <wp:positionV relativeFrom="paragraph">
            <wp:posOffset>-355600</wp:posOffset>
          </wp:positionV>
          <wp:extent cx="3219450" cy="1839595"/>
          <wp:effectExtent l="0" t="0" r="0" b="825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3219450" cy="183959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56192" behindDoc="1" locked="0" layoutInCell="1" allowOverlap="1" wp14:anchorId="274626F2" wp14:editId="4950CC35">
          <wp:simplePos x="0" y="0"/>
          <wp:positionH relativeFrom="column">
            <wp:posOffset>-939800</wp:posOffset>
          </wp:positionH>
          <wp:positionV relativeFrom="paragraph">
            <wp:posOffset>3670300</wp:posOffset>
          </wp:positionV>
          <wp:extent cx="9144793" cy="6858594"/>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etti.png"/>
                  <pic:cNvPicPr/>
                </pic:nvPicPr>
                <pic:blipFill>
                  <a:blip r:embed="rId2">
                    <a:extLst>
                      <a:ext uri="{28A0092B-C50C-407E-A947-70E740481C1C}">
                        <a14:useLocalDpi xmlns:a14="http://schemas.microsoft.com/office/drawing/2010/main" val="0"/>
                      </a:ext>
                    </a:extLst>
                  </a:blip>
                  <a:stretch>
                    <a:fillRect/>
                  </a:stretch>
                </pic:blipFill>
                <pic:spPr>
                  <a:xfrm>
                    <a:off x="0" y="0"/>
                    <a:ext cx="9144793" cy="685859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5EC5966"/>
    <w:lvl w:ilvl="0">
      <w:start w:val="1"/>
      <w:numFmt w:val="bullet"/>
      <w:pStyle w:val="bullet2"/>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3847B3"/>
    <w:multiLevelType w:val="hybridMultilevel"/>
    <w:tmpl w:val="D1CC0146"/>
    <w:lvl w:ilvl="0" w:tplc="4CC6B59E">
      <w:start w:val="1"/>
      <w:numFmt w:val="bullet"/>
      <w:pStyle w:val="Lvl1bullet"/>
      <w:lvlText w:val=""/>
      <w:lvlJc w:val="left"/>
      <w:pPr>
        <w:tabs>
          <w:tab w:val="num" w:pos="357"/>
        </w:tabs>
        <w:ind w:left="357" w:hanging="357"/>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2CB4D00"/>
    <w:multiLevelType w:val="hybridMultilevel"/>
    <w:tmpl w:val="E42E47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9BB7A88"/>
    <w:multiLevelType w:val="hybridMultilevel"/>
    <w:tmpl w:val="FDF071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B0874D7"/>
    <w:multiLevelType w:val="hybridMultilevel"/>
    <w:tmpl w:val="804C86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E660F94"/>
    <w:multiLevelType w:val="hybridMultilevel"/>
    <w:tmpl w:val="8DEAD1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25875CF"/>
    <w:multiLevelType w:val="hybridMultilevel"/>
    <w:tmpl w:val="B9A20C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2B02D82"/>
    <w:multiLevelType w:val="hybridMultilevel"/>
    <w:tmpl w:val="3E1648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6F453E9"/>
    <w:multiLevelType w:val="hybridMultilevel"/>
    <w:tmpl w:val="9D7AC2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107CE6"/>
    <w:multiLevelType w:val="hybridMultilevel"/>
    <w:tmpl w:val="7D6ADF74"/>
    <w:lvl w:ilvl="0" w:tplc="23F027F4">
      <w:start w:val="1"/>
      <w:numFmt w:val="bullet"/>
      <w:pStyle w:val="TableBulletedLis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72343C8"/>
    <w:multiLevelType w:val="hybridMultilevel"/>
    <w:tmpl w:val="FE0CC3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26371F"/>
    <w:multiLevelType w:val="hybridMultilevel"/>
    <w:tmpl w:val="E8268E36"/>
    <w:lvl w:ilvl="0" w:tplc="3FD41B9C">
      <w:start w:val="1"/>
      <w:numFmt w:val="bullet"/>
      <w:pStyle w:val="Bodytext3single"/>
      <w:lvlText w:val=""/>
      <w:lvlJc w:val="left"/>
      <w:pPr>
        <w:tabs>
          <w:tab w:val="num" w:pos="720"/>
        </w:tabs>
        <w:ind w:left="72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17567624"/>
    <w:multiLevelType w:val="hybridMultilevel"/>
    <w:tmpl w:val="1B226A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7CF03D7"/>
    <w:multiLevelType w:val="hybridMultilevel"/>
    <w:tmpl w:val="14A20A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95C12B5"/>
    <w:multiLevelType w:val="hybridMultilevel"/>
    <w:tmpl w:val="B7B66B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186483E"/>
    <w:multiLevelType w:val="hybridMultilevel"/>
    <w:tmpl w:val="4726CA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6385D99"/>
    <w:multiLevelType w:val="hybridMultilevel"/>
    <w:tmpl w:val="FCBC48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6E6766C"/>
    <w:multiLevelType w:val="multilevel"/>
    <w:tmpl w:val="29AE430C"/>
    <w:styleLink w:val="StyleBulleted1"/>
    <w:lvl w:ilvl="0">
      <w:start w:val="1"/>
      <w:numFmt w:val="bullet"/>
      <w:lvlText w:val=""/>
      <w:lvlJc w:val="left"/>
      <w:pPr>
        <w:tabs>
          <w:tab w:val="num" w:pos="720"/>
        </w:tabs>
        <w:ind w:left="720" w:hanging="360"/>
      </w:pPr>
      <w:rPr>
        <w:rFonts w:ascii="Symbol" w:hAnsi="Symbol" w:cs="Times New Roman"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762195E"/>
    <w:multiLevelType w:val="hybridMultilevel"/>
    <w:tmpl w:val="1AAECD6E"/>
    <w:lvl w:ilvl="0" w:tplc="B15EF4FE">
      <w:start w:val="1"/>
      <w:numFmt w:val="bullet"/>
      <w:pStyle w:val="Bullet3"/>
      <w:lvlText w:val=""/>
      <w:lvlJc w:val="left"/>
      <w:pPr>
        <w:tabs>
          <w:tab w:val="num" w:pos="1267"/>
        </w:tabs>
        <w:ind w:left="1267" w:hanging="367"/>
      </w:pPr>
      <w:rPr>
        <w:rFonts w:ascii="Wingdings" w:hAnsi="Wingdings"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2F2D12CE"/>
    <w:multiLevelType w:val="hybridMultilevel"/>
    <w:tmpl w:val="296EE3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0F72C41"/>
    <w:multiLevelType w:val="hybridMultilevel"/>
    <w:tmpl w:val="E7A8D0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11A62A0"/>
    <w:multiLevelType w:val="hybridMultilevel"/>
    <w:tmpl w:val="B726A2B4"/>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5E977EB"/>
    <w:multiLevelType w:val="hybridMultilevel"/>
    <w:tmpl w:val="AC9EC480"/>
    <w:lvl w:ilvl="0" w:tplc="4D7859E8">
      <w:start w:val="1"/>
      <w:numFmt w:val="bullet"/>
      <w:pStyle w:val="Lvl3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5CF5E2A"/>
    <w:multiLevelType w:val="hybridMultilevel"/>
    <w:tmpl w:val="7ECE49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8257BA5"/>
    <w:multiLevelType w:val="hybridMultilevel"/>
    <w:tmpl w:val="724076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8AB1C75"/>
    <w:multiLevelType w:val="hybridMultilevel"/>
    <w:tmpl w:val="F7C6F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BB52EBE"/>
    <w:multiLevelType w:val="hybridMultilevel"/>
    <w:tmpl w:val="BBDEA654"/>
    <w:lvl w:ilvl="0" w:tplc="25AE0DDA">
      <w:start w:val="1"/>
      <w:numFmt w:val="bullet"/>
      <w:pStyle w:val="Lvl2bullet"/>
      <w:lvlText w:val="o"/>
      <w:lvlJc w:val="left"/>
      <w:pPr>
        <w:tabs>
          <w:tab w:val="num" w:pos="754"/>
        </w:tabs>
        <w:ind w:left="754" w:hanging="397"/>
      </w:pPr>
      <w:rPr>
        <w:rFonts w:ascii="Courier New" w:hAnsi="Courier New" w:hint="default"/>
      </w:rPr>
    </w:lvl>
    <w:lvl w:ilvl="1" w:tplc="D758F480">
      <w:start w:val="1"/>
      <w:numFmt w:val="bullet"/>
      <w:pStyle w:val="Lvl2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01E5A53"/>
    <w:multiLevelType w:val="hybridMultilevel"/>
    <w:tmpl w:val="D00036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02B54B0"/>
    <w:multiLevelType w:val="hybridMultilevel"/>
    <w:tmpl w:val="C00C1D7A"/>
    <w:lvl w:ilvl="0" w:tplc="51E8862C">
      <w:start w:val="1"/>
      <w:numFmt w:val="decimal"/>
      <w:pStyle w:val="Step"/>
      <w:lvlText w:val="%1."/>
      <w:lvlJc w:val="left"/>
      <w:pPr>
        <w:tabs>
          <w:tab w:val="num" w:pos="357"/>
        </w:tabs>
        <w:ind w:left="357" w:hanging="35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05A6350"/>
    <w:multiLevelType w:val="hybridMultilevel"/>
    <w:tmpl w:val="8500F81E"/>
    <w:lvl w:ilvl="0" w:tplc="9B78F3C6">
      <w:start w:val="1"/>
      <w:numFmt w:val="bullet"/>
      <w:pStyle w:val="ADPBullet1"/>
      <w:lvlText w:val=""/>
      <w:lvlJc w:val="left"/>
      <w:pPr>
        <w:tabs>
          <w:tab w:val="num" w:pos="360"/>
        </w:tabs>
        <w:ind w:left="720" w:hanging="72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52C501F"/>
    <w:multiLevelType w:val="multilevel"/>
    <w:tmpl w:val="29AE430C"/>
    <w:styleLink w:val="StyleBulleted"/>
    <w:lvl w:ilvl="0">
      <w:start w:val="1"/>
      <w:numFmt w:val="bullet"/>
      <w:lvlText w:val=""/>
      <w:lvlJc w:val="left"/>
      <w:pPr>
        <w:tabs>
          <w:tab w:val="num" w:pos="720"/>
        </w:tabs>
        <w:ind w:left="720" w:hanging="360"/>
      </w:pPr>
      <w:rPr>
        <w:rFonts w:ascii="Verdana" w:hAnsi="Verdana"/>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59C78E1"/>
    <w:multiLevelType w:val="hybridMultilevel"/>
    <w:tmpl w:val="3FA60C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D1369EA"/>
    <w:multiLevelType w:val="hybridMultilevel"/>
    <w:tmpl w:val="11AA2B0E"/>
    <w:lvl w:ilvl="0" w:tplc="EF0889C8">
      <w:start w:val="1"/>
      <w:numFmt w:val="bullet"/>
      <w:pStyle w:val="CommentSubject"/>
      <w:lvlText w:val=""/>
      <w:lvlJc w:val="left"/>
      <w:pPr>
        <w:tabs>
          <w:tab w:val="num" w:pos="1396"/>
        </w:tabs>
        <w:ind w:left="1252" w:hanging="144"/>
      </w:pPr>
      <w:rPr>
        <w:rFonts w:ascii="Wingdings" w:hAnsi="Wingdings" w:hint="default"/>
        <w:sz w:val="20"/>
        <w:szCs w:val="20"/>
      </w:rPr>
    </w:lvl>
    <w:lvl w:ilvl="1" w:tplc="04090019">
      <w:start w:val="1"/>
      <w:numFmt w:val="decimal"/>
      <w:lvlText w:val="%2."/>
      <w:lvlJc w:val="left"/>
      <w:pPr>
        <w:tabs>
          <w:tab w:val="num" w:pos="1684"/>
        </w:tabs>
        <w:ind w:left="1684" w:hanging="360"/>
      </w:pPr>
      <w:rPr>
        <w:rFonts w:hint="default"/>
        <w:sz w:val="20"/>
        <w:szCs w:val="20"/>
      </w:rPr>
    </w:lvl>
    <w:lvl w:ilvl="2" w:tplc="0409001B">
      <w:start w:val="1"/>
      <w:numFmt w:val="bullet"/>
      <w:lvlText w:val=""/>
      <w:lvlJc w:val="left"/>
      <w:pPr>
        <w:tabs>
          <w:tab w:val="num" w:pos="2404"/>
        </w:tabs>
        <w:ind w:left="2404" w:hanging="360"/>
      </w:pPr>
      <w:rPr>
        <w:rFonts w:ascii="Wingdings" w:hAnsi="Wingdings" w:hint="default"/>
        <w:color w:val="000000"/>
      </w:rPr>
    </w:lvl>
    <w:lvl w:ilvl="3" w:tplc="0409000F">
      <w:start w:val="1"/>
      <w:numFmt w:val="bullet"/>
      <w:lvlText w:val=""/>
      <w:lvlJc w:val="left"/>
      <w:pPr>
        <w:tabs>
          <w:tab w:val="num" w:pos="3124"/>
        </w:tabs>
        <w:ind w:left="3124" w:hanging="360"/>
      </w:pPr>
      <w:rPr>
        <w:rFonts w:ascii="Symbol" w:hAnsi="Symbol" w:hint="default"/>
      </w:rPr>
    </w:lvl>
    <w:lvl w:ilvl="4" w:tplc="04090019" w:tentative="1">
      <w:start w:val="1"/>
      <w:numFmt w:val="bullet"/>
      <w:lvlText w:val="o"/>
      <w:lvlJc w:val="left"/>
      <w:pPr>
        <w:tabs>
          <w:tab w:val="num" w:pos="3844"/>
        </w:tabs>
        <w:ind w:left="3844" w:hanging="360"/>
      </w:pPr>
      <w:rPr>
        <w:rFonts w:ascii="Courier New" w:hAnsi="Courier New" w:cs="Courier New" w:hint="default"/>
      </w:rPr>
    </w:lvl>
    <w:lvl w:ilvl="5" w:tplc="0409001B" w:tentative="1">
      <w:start w:val="1"/>
      <w:numFmt w:val="bullet"/>
      <w:lvlText w:val=""/>
      <w:lvlJc w:val="left"/>
      <w:pPr>
        <w:tabs>
          <w:tab w:val="num" w:pos="4564"/>
        </w:tabs>
        <w:ind w:left="4564" w:hanging="360"/>
      </w:pPr>
      <w:rPr>
        <w:rFonts w:ascii="Wingdings" w:hAnsi="Wingdings" w:hint="default"/>
      </w:rPr>
    </w:lvl>
    <w:lvl w:ilvl="6" w:tplc="0409000F" w:tentative="1">
      <w:start w:val="1"/>
      <w:numFmt w:val="bullet"/>
      <w:lvlText w:val=""/>
      <w:lvlJc w:val="left"/>
      <w:pPr>
        <w:tabs>
          <w:tab w:val="num" w:pos="5284"/>
        </w:tabs>
        <w:ind w:left="5284" w:hanging="360"/>
      </w:pPr>
      <w:rPr>
        <w:rFonts w:ascii="Symbol" w:hAnsi="Symbol" w:hint="default"/>
      </w:rPr>
    </w:lvl>
    <w:lvl w:ilvl="7" w:tplc="04090019" w:tentative="1">
      <w:start w:val="1"/>
      <w:numFmt w:val="bullet"/>
      <w:lvlText w:val="o"/>
      <w:lvlJc w:val="left"/>
      <w:pPr>
        <w:tabs>
          <w:tab w:val="num" w:pos="6004"/>
        </w:tabs>
        <w:ind w:left="6004" w:hanging="360"/>
      </w:pPr>
      <w:rPr>
        <w:rFonts w:ascii="Courier New" w:hAnsi="Courier New" w:cs="Courier New" w:hint="default"/>
      </w:rPr>
    </w:lvl>
    <w:lvl w:ilvl="8" w:tplc="0409001B" w:tentative="1">
      <w:start w:val="1"/>
      <w:numFmt w:val="bullet"/>
      <w:lvlText w:val=""/>
      <w:lvlJc w:val="left"/>
      <w:pPr>
        <w:tabs>
          <w:tab w:val="num" w:pos="6724"/>
        </w:tabs>
        <w:ind w:left="6724" w:hanging="360"/>
      </w:pPr>
      <w:rPr>
        <w:rFonts w:ascii="Wingdings" w:hAnsi="Wingdings" w:hint="default"/>
      </w:rPr>
    </w:lvl>
  </w:abstractNum>
  <w:abstractNum w:abstractNumId="33" w15:restartNumberingAfterBreak="0">
    <w:nsid w:val="5FDA7665"/>
    <w:multiLevelType w:val="multilevel"/>
    <w:tmpl w:val="E5F47DF0"/>
    <w:lvl w:ilvl="0">
      <w:start w:val="1"/>
      <w:numFmt w:val="decimal"/>
      <w:pStyle w:val="Heading1"/>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pStyle w:val="Heading3"/>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4" w15:restartNumberingAfterBreak="0">
    <w:nsid w:val="64531AD7"/>
    <w:multiLevelType w:val="hybridMultilevel"/>
    <w:tmpl w:val="3056BB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A08135E"/>
    <w:multiLevelType w:val="hybridMultilevel"/>
    <w:tmpl w:val="C854D524"/>
    <w:lvl w:ilvl="0" w:tplc="6BA2B6BE">
      <w:start w:val="1"/>
      <w:numFmt w:val="decimal"/>
      <w:pStyle w:val="TableNumberedText"/>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03A2DD9"/>
    <w:multiLevelType w:val="hybridMultilevel"/>
    <w:tmpl w:val="53E633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12C6E0B"/>
    <w:multiLevelType w:val="hybridMultilevel"/>
    <w:tmpl w:val="F50C54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7197748C"/>
    <w:multiLevelType w:val="hybridMultilevel"/>
    <w:tmpl w:val="8F180F40"/>
    <w:lvl w:ilvl="0" w:tplc="F8FA15DC">
      <w:start w:val="1"/>
      <w:numFmt w:val="bullet"/>
      <w:pStyle w:val="Bullett2"/>
      <w:lvlText w:val=""/>
      <w:lvlJc w:val="left"/>
      <w:pPr>
        <w:tabs>
          <w:tab w:val="num" w:pos="737"/>
        </w:tabs>
        <w:ind w:left="737" w:hanging="368"/>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69C185F"/>
    <w:multiLevelType w:val="hybridMultilevel"/>
    <w:tmpl w:val="7534BE8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0" w15:restartNumberingAfterBreak="0">
    <w:nsid w:val="78437AC6"/>
    <w:multiLevelType w:val="hybridMultilevel"/>
    <w:tmpl w:val="AFD28D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8791B69"/>
    <w:multiLevelType w:val="hybridMultilevel"/>
    <w:tmpl w:val="8BC0B0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F58199F"/>
    <w:multiLevelType w:val="hybridMultilevel"/>
    <w:tmpl w:val="533A5DBC"/>
    <w:lvl w:ilvl="0" w:tplc="60C4B880">
      <w:start w:val="1"/>
      <w:numFmt w:val="bullet"/>
      <w:pStyle w:val="Bullet20"/>
      <w:lvlText w:val=""/>
      <w:lvlJc w:val="left"/>
      <w:pPr>
        <w:tabs>
          <w:tab w:val="num" w:pos="720"/>
        </w:tabs>
        <w:ind w:left="720" w:hanging="360"/>
      </w:pPr>
      <w:rPr>
        <w:rFonts w:ascii="Symbol" w:hAnsi="Symbol"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0"/>
  </w:num>
  <w:num w:numId="2">
    <w:abstractNumId w:val="42"/>
  </w:num>
  <w:num w:numId="3">
    <w:abstractNumId w:val="18"/>
  </w:num>
  <w:num w:numId="4">
    <w:abstractNumId w:val="29"/>
  </w:num>
  <w:num w:numId="5">
    <w:abstractNumId w:val="9"/>
  </w:num>
  <w:num w:numId="6">
    <w:abstractNumId w:val="35"/>
  </w:num>
  <w:num w:numId="7">
    <w:abstractNumId w:val="11"/>
    <w:lvlOverride w:ilvl="0"/>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num>
  <w:num w:numId="9">
    <w:abstractNumId w:val="22"/>
  </w:num>
  <w:num w:numId="10">
    <w:abstractNumId w:val="1"/>
  </w:num>
  <w:num w:numId="11">
    <w:abstractNumId w:val="28"/>
  </w:num>
  <w:num w:numId="12">
    <w:abstractNumId w:val="32"/>
  </w:num>
  <w:num w:numId="13">
    <w:abstractNumId w:val="38"/>
  </w:num>
  <w:num w:numId="14">
    <w:abstractNumId w:val="17"/>
  </w:num>
  <w:num w:numId="15">
    <w:abstractNumId w:val="30"/>
  </w:num>
  <w:num w:numId="16">
    <w:abstractNumId w:val="36"/>
  </w:num>
  <w:num w:numId="17">
    <w:abstractNumId w:val="33"/>
  </w:num>
  <w:num w:numId="18">
    <w:abstractNumId w:val="12"/>
  </w:num>
  <w:num w:numId="19">
    <w:abstractNumId w:val="27"/>
  </w:num>
  <w:num w:numId="20">
    <w:abstractNumId w:val="23"/>
  </w:num>
  <w:num w:numId="21">
    <w:abstractNumId w:val="13"/>
  </w:num>
  <w:num w:numId="22">
    <w:abstractNumId w:val="7"/>
  </w:num>
  <w:num w:numId="23">
    <w:abstractNumId w:val="24"/>
  </w:num>
  <w:num w:numId="24">
    <w:abstractNumId w:val="10"/>
  </w:num>
  <w:num w:numId="25">
    <w:abstractNumId w:val="21"/>
  </w:num>
  <w:num w:numId="26">
    <w:abstractNumId w:val="37"/>
  </w:num>
  <w:num w:numId="27">
    <w:abstractNumId w:val="6"/>
  </w:num>
  <w:num w:numId="28">
    <w:abstractNumId w:val="20"/>
  </w:num>
  <w:num w:numId="29">
    <w:abstractNumId w:val="8"/>
  </w:num>
  <w:num w:numId="30">
    <w:abstractNumId w:val="14"/>
  </w:num>
  <w:num w:numId="31">
    <w:abstractNumId w:val="16"/>
  </w:num>
  <w:num w:numId="32">
    <w:abstractNumId w:val="3"/>
  </w:num>
  <w:num w:numId="33">
    <w:abstractNumId w:val="40"/>
  </w:num>
  <w:num w:numId="34">
    <w:abstractNumId w:val="39"/>
  </w:num>
  <w:num w:numId="35">
    <w:abstractNumId w:val="34"/>
  </w:num>
  <w:num w:numId="36">
    <w:abstractNumId w:val="15"/>
  </w:num>
  <w:num w:numId="37">
    <w:abstractNumId w:val="41"/>
  </w:num>
  <w:num w:numId="38">
    <w:abstractNumId w:val="2"/>
  </w:num>
  <w:num w:numId="39">
    <w:abstractNumId w:val="25"/>
  </w:num>
  <w:num w:numId="40">
    <w:abstractNumId w:val="31"/>
  </w:num>
  <w:num w:numId="41">
    <w:abstractNumId w:val="19"/>
  </w:num>
  <w:num w:numId="42">
    <w:abstractNumId w:val="4"/>
  </w:num>
  <w:num w:numId="43">
    <w:abstractNumId w:val="5"/>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wson, Bre (ESI)">
    <w15:presenceInfo w15:providerId="AD" w15:userId="S-1-5-21-738164562-906507969-1539857752-319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o:colormru v:ext="edit" colors="#4d4f5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7B07"/>
    <w:rsid w:val="00000499"/>
    <w:rsid w:val="00000673"/>
    <w:rsid w:val="000008C3"/>
    <w:rsid w:val="00003254"/>
    <w:rsid w:val="000040B0"/>
    <w:rsid w:val="000054E9"/>
    <w:rsid w:val="00006D68"/>
    <w:rsid w:val="000119CB"/>
    <w:rsid w:val="00012865"/>
    <w:rsid w:val="00013132"/>
    <w:rsid w:val="00017ABB"/>
    <w:rsid w:val="00017BAE"/>
    <w:rsid w:val="0002161C"/>
    <w:rsid w:val="0002185B"/>
    <w:rsid w:val="00022341"/>
    <w:rsid w:val="00022F95"/>
    <w:rsid w:val="0002341C"/>
    <w:rsid w:val="00024959"/>
    <w:rsid w:val="00024CCC"/>
    <w:rsid w:val="000263B0"/>
    <w:rsid w:val="000269BF"/>
    <w:rsid w:val="00030E26"/>
    <w:rsid w:val="00033748"/>
    <w:rsid w:val="00034326"/>
    <w:rsid w:val="00035AEA"/>
    <w:rsid w:val="0003678D"/>
    <w:rsid w:val="0003739B"/>
    <w:rsid w:val="00037DAF"/>
    <w:rsid w:val="000415A4"/>
    <w:rsid w:val="000419C6"/>
    <w:rsid w:val="000426FC"/>
    <w:rsid w:val="0004283B"/>
    <w:rsid w:val="0004771D"/>
    <w:rsid w:val="00051F02"/>
    <w:rsid w:val="000525A3"/>
    <w:rsid w:val="0005446E"/>
    <w:rsid w:val="0005474D"/>
    <w:rsid w:val="0005531D"/>
    <w:rsid w:val="000557AD"/>
    <w:rsid w:val="00057AAC"/>
    <w:rsid w:val="00061788"/>
    <w:rsid w:val="00063D37"/>
    <w:rsid w:val="000701ED"/>
    <w:rsid w:val="000720BC"/>
    <w:rsid w:val="000761E0"/>
    <w:rsid w:val="00076324"/>
    <w:rsid w:val="0008049A"/>
    <w:rsid w:val="000810F5"/>
    <w:rsid w:val="000829D3"/>
    <w:rsid w:val="00082CC0"/>
    <w:rsid w:val="000840D6"/>
    <w:rsid w:val="0008549D"/>
    <w:rsid w:val="0008612F"/>
    <w:rsid w:val="00093493"/>
    <w:rsid w:val="00095349"/>
    <w:rsid w:val="00096624"/>
    <w:rsid w:val="000971E5"/>
    <w:rsid w:val="000A234B"/>
    <w:rsid w:val="000A23B9"/>
    <w:rsid w:val="000A326B"/>
    <w:rsid w:val="000A514E"/>
    <w:rsid w:val="000B04B6"/>
    <w:rsid w:val="000B283E"/>
    <w:rsid w:val="000B2B99"/>
    <w:rsid w:val="000B309B"/>
    <w:rsid w:val="000B3627"/>
    <w:rsid w:val="000B39ED"/>
    <w:rsid w:val="000B3B42"/>
    <w:rsid w:val="000B41E1"/>
    <w:rsid w:val="000B5162"/>
    <w:rsid w:val="000B5A0A"/>
    <w:rsid w:val="000B79A4"/>
    <w:rsid w:val="000C01A6"/>
    <w:rsid w:val="000C03EA"/>
    <w:rsid w:val="000C078A"/>
    <w:rsid w:val="000C0EE6"/>
    <w:rsid w:val="000C3523"/>
    <w:rsid w:val="000C3BD5"/>
    <w:rsid w:val="000C4278"/>
    <w:rsid w:val="000C7B97"/>
    <w:rsid w:val="000D002C"/>
    <w:rsid w:val="000D1504"/>
    <w:rsid w:val="000D1723"/>
    <w:rsid w:val="000D4686"/>
    <w:rsid w:val="000D52EE"/>
    <w:rsid w:val="000D54C6"/>
    <w:rsid w:val="000D5DF5"/>
    <w:rsid w:val="000D60A0"/>
    <w:rsid w:val="000D6E00"/>
    <w:rsid w:val="000D7699"/>
    <w:rsid w:val="000E118C"/>
    <w:rsid w:val="000E5128"/>
    <w:rsid w:val="000E5E91"/>
    <w:rsid w:val="000E65E2"/>
    <w:rsid w:val="000E683F"/>
    <w:rsid w:val="000E7A36"/>
    <w:rsid w:val="000F31D7"/>
    <w:rsid w:val="000F4B23"/>
    <w:rsid w:val="000F4D83"/>
    <w:rsid w:val="000F69EA"/>
    <w:rsid w:val="000F6DC1"/>
    <w:rsid w:val="000F7548"/>
    <w:rsid w:val="00100BD7"/>
    <w:rsid w:val="0010240F"/>
    <w:rsid w:val="00107FC1"/>
    <w:rsid w:val="0011293A"/>
    <w:rsid w:val="00113E61"/>
    <w:rsid w:val="00113EE9"/>
    <w:rsid w:val="00114C24"/>
    <w:rsid w:val="00114CAD"/>
    <w:rsid w:val="00116B4B"/>
    <w:rsid w:val="00123299"/>
    <w:rsid w:val="00123E27"/>
    <w:rsid w:val="00124149"/>
    <w:rsid w:val="00125580"/>
    <w:rsid w:val="00125716"/>
    <w:rsid w:val="00133389"/>
    <w:rsid w:val="00134316"/>
    <w:rsid w:val="001363D3"/>
    <w:rsid w:val="00136938"/>
    <w:rsid w:val="00136AE0"/>
    <w:rsid w:val="00140811"/>
    <w:rsid w:val="00143B7F"/>
    <w:rsid w:val="001470EF"/>
    <w:rsid w:val="001479FC"/>
    <w:rsid w:val="00150460"/>
    <w:rsid w:val="00150F2E"/>
    <w:rsid w:val="001559C8"/>
    <w:rsid w:val="001569DD"/>
    <w:rsid w:val="00157ABA"/>
    <w:rsid w:val="0016112D"/>
    <w:rsid w:val="00164D17"/>
    <w:rsid w:val="00165BF0"/>
    <w:rsid w:val="00167060"/>
    <w:rsid w:val="00167F11"/>
    <w:rsid w:val="00174419"/>
    <w:rsid w:val="00174A23"/>
    <w:rsid w:val="001750C5"/>
    <w:rsid w:val="00176980"/>
    <w:rsid w:val="001771B2"/>
    <w:rsid w:val="00177B79"/>
    <w:rsid w:val="001801A4"/>
    <w:rsid w:val="00181FE0"/>
    <w:rsid w:val="00183545"/>
    <w:rsid w:val="0018445C"/>
    <w:rsid w:val="00186D7B"/>
    <w:rsid w:val="00187212"/>
    <w:rsid w:val="001877FC"/>
    <w:rsid w:val="00190A7E"/>
    <w:rsid w:val="00191FA9"/>
    <w:rsid w:val="0019244E"/>
    <w:rsid w:val="00192B8A"/>
    <w:rsid w:val="00194EF6"/>
    <w:rsid w:val="00194F56"/>
    <w:rsid w:val="00195A8D"/>
    <w:rsid w:val="001977DC"/>
    <w:rsid w:val="001A1E9A"/>
    <w:rsid w:val="001A4C45"/>
    <w:rsid w:val="001A500A"/>
    <w:rsid w:val="001A79DE"/>
    <w:rsid w:val="001A7DDD"/>
    <w:rsid w:val="001B15EF"/>
    <w:rsid w:val="001B1CFE"/>
    <w:rsid w:val="001B34A2"/>
    <w:rsid w:val="001B51C1"/>
    <w:rsid w:val="001B73EA"/>
    <w:rsid w:val="001B755A"/>
    <w:rsid w:val="001C4D7E"/>
    <w:rsid w:val="001C558A"/>
    <w:rsid w:val="001C6174"/>
    <w:rsid w:val="001C6EB9"/>
    <w:rsid w:val="001C777E"/>
    <w:rsid w:val="001D1D98"/>
    <w:rsid w:val="001D2084"/>
    <w:rsid w:val="001D25C8"/>
    <w:rsid w:val="001D475A"/>
    <w:rsid w:val="001D7913"/>
    <w:rsid w:val="001E0531"/>
    <w:rsid w:val="001E15F7"/>
    <w:rsid w:val="001E1C96"/>
    <w:rsid w:val="001E534F"/>
    <w:rsid w:val="001E72C7"/>
    <w:rsid w:val="001E7BAC"/>
    <w:rsid w:val="001F0DF7"/>
    <w:rsid w:val="001F1971"/>
    <w:rsid w:val="001F4C2C"/>
    <w:rsid w:val="001F58AE"/>
    <w:rsid w:val="001F6DE0"/>
    <w:rsid w:val="001F7509"/>
    <w:rsid w:val="002004A5"/>
    <w:rsid w:val="002005B8"/>
    <w:rsid w:val="00201181"/>
    <w:rsid w:val="00202D1F"/>
    <w:rsid w:val="00203196"/>
    <w:rsid w:val="0020478A"/>
    <w:rsid w:val="00206553"/>
    <w:rsid w:val="0020673E"/>
    <w:rsid w:val="00206E69"/>
    <w:rsid w:val="002074BC"/>
    <w:rsid w:val="0020777A"/>
    <w:rsid w:val="00207E03"/>
    <w:rsid w:val="002126BC"/>
    <w:rsid w:val="0021323C"/>
    <w:rsid w:val="002163E5"/>
    <w:rsid w:val="002173DD"/>
    <w:rsid w:val="00217D36"/>
    <w:rsid w:val="00220CF8"/>
    <w:rsid w:val="00220F76"/>
    <w:rsid w:val="00222602"/>
    <w:rsid w:val="002235A9"/>
    <w:rsid w:val="00223CF4"/>
    <w:rsid w:val="00224BF6"/>
    <w:rsid w:val="00224D66"/>
    <w:rsid w:val="00234CA1"/>
    <w:rsid w:val="002356CF"/>
    <w:rsid w:val="00235CD2"/>
    <w:rsid w:val="002365DE"/>
    <w:rsid w:val="00237A0A"/>
    <w:rsid w:val="00237E72"/>
    <w:rsid w:val="00240243"/>
    <w:rsid w:val="00241A5C"/>
    <w:rsid w:val="00241AE0"/>
    <w:rsid w:val="00246D7A"/>
    <w:rsid w:val="002479D4"/>
    <w:rsid w:val="0025169D"/>
    <w:rsid w:val="00251ECC"/>
    <w:rsid w:val="002521E0"/>
    <w:rsid w:val="00252291"/>
    <w:rsid w:val="00252C8F"/>
    <w:rsid w:val="00252E05"/>
    <w:rsid w:val="00253854"/>
    <w:rsid w:val="002539D0"/>
    <w:rsid w:val="00255A06"/>
    <w:rsid w:val="002561A5"/>
    <w:rsid w:val="002604E1"/>
    <w:rsid w:val="002606D9"/>
    <w:rsid w:val="00260C7C"/>
    <w:rsid w:val="0026611E"/>
    <w:rsid w:val="0026681D"/>
    <w:rsid w:val="00267434"/>
    <w:rsid w:val="00271B11"/>
    <w:rsid w:val="00273C1F"/>
    <w:rsid w:val="00274AEC"/>
    <w:rsid w:val="00276620"/>
    <w:rsid w:val="00276D10"/>
    <w:rsid w:val="0027799E"/>
    <w:rsid w:val="0028002F"/>
    <w:rsid w:val="002804C8"/>
    <w:rsid w:val="00280598"/>
    <w:rsid w:val="00280C76"/>
    <w:rsid w:val="0028228D"/>
    <w:rsid w:val="00283C44"/>
    <w:rsid w:val="00283FDD"/>
    <w:rsid w:val="0028410D"/>
    <w:rsid w:val="00284731"/>
    <w:rsid w:val="0028562D"/>
    <w:rsid w:val="00285759"/>
    <w:rsid w:val="00287F9D"/>
    <w:rsid w:val="0029046E"/>
    <w:rsid w:val="0029174D"/>
    <w:rsid w:val="002918F0"/>
    <w:rsid w:val="002931E7"/>
    <w:rsid w:val="00293624"/>
    <w:rsid w:val="00293A9A"/>
    <w:rsid w:val="00294105"/>
    <w:rsid w:val="002A148F"/>
    <w:rsid w:val="002A1ABC"/>
    <w:rsid w:val="002A379A"/>
    <w:rsid w:val="002A4FD8"/>
    <w:rsid w:val="002B0DC0"/>
    <w:rsid w:val="002B4EDE"/>
    <w:rsid w:val="002B53F1"/>
    <w:rsid w:val="002B645F"/>
    <w:rsid w:val="002B7719"/>
    <w:rsid w:val="002C099E"/>
    <w:rsid w:val="002C1FCC"/>
    <w:rsid w:val="002C2DCF"/>
    <w:rsid w:val="002C41D6"/>
    <w:rsid w:val="002C5D60"/>
    <w:rsid w:val="002C72D6"/>
    <w:rsid w:val="002C7912"/>
    <w:rsid w:val="002D481C"/>
    <w:rsid w:val="002D4A59"/>
    <w:rsid w:val="002D4BC7"/>
    <w:rsid w:val="002E1D0A"/>
    <w:rsid w:val="002E2212"/>
    <w:rsid w:val="002E294F"/>
    <w:rsid w:val="002E2F58"/>
    <w:rsid w:val="002E4F9E"/>
    <w:rsid w:val="002E6D93"/>
    <w:rsid w:val="002E7546"/>
    <w:rsid w:val="002E7C86"/>
    <w:rsid w:val="002F001F"/>
    <w:rsid w:val="002F1A9F"/>
    <w:rsid w:val="002F28A8"/>
    <w:rsid w:val="002F36E2"/>
    <w:rsid w:val="002F5708"/>
    <w:rsid w:val="00300E53"/>
    <w:rsid w:val="00301563"/>
    <w:rsid w:val="003019F6"/>
    <w:rsid w:val="00303456"/>
    <w:rsid w:val="003049CA"/>
    <w:rsid w:val="003067A4"/>
    <w:rsid w:val="00306C3F"/>
    <w:rsid w:val="003073C7"/>
    <w:rsid w:val="00311534"/>
    <w:rsid w:val="0031160D"/>
    <w:rsid w:val="00313494"/>
    <w:rsid w:val="00313B8C"/>
    <w:rsid w:val="0031457F"/>
    <w:rsid w:val="003163B6"/>
    <w:rsid w:val="00316711"/>
    <w:rsid w:val="0031673E"/>
    <w:rsid w:val="0032055A"/>
    <w:rsid w:val="00321814"/>
    <w:rsid w:val="00322BA1"/>
    <w:rsid w:val="00324D7A"/>
    <w:rsid w:val="00324FF5"/>
    <w:rsid w:val="00327172"/>
    <w:rsid w:val="00330D62"/>
    <w:rsid w:val="00333942"/>
    <w:rsid w:val="00333EE2"/>
    <w:rsid w:val="0033520C"/>
    <w:rsid w:val="00336E8E"/>
    <w:rsid w:val="00340BE3"/>
    <w:rsid w:val="0034111F"/>
    <w:rsid w:val="00341E57"/>
    <w:rsid w:val="00342AD9"/>
    <w:rsid w:val="00343005"/>
    <w:rsid w:val="003468D2"/>
    <w:rsid w:val="00347824"/>
    <w:rsid w:val="00347DF2"/>
    <w:rsid w:val="00354568"/>
    <w:rsid w:val="003550AE"/>
    <w:rsid w:val="003553B4"/>
    <w:rsid w:val="00362CAD"/>
    <w:rsid w:val="003674C9"/>
    <w:rsid w:val="003679A2"/>
    <w:rsid w:val="00370383"/>
    <w:rsid w:val="003711A1"/>
    <w:rsid w:val="0037169E"/>
    <w:rsid w:val="0037264C"/>
    <w:rsid w:val="00372A8D"/>
    <w:rsid w:val="00373236"/>
    <w:rsid w:val="0037587D"/>
    <w:rsid w:val="0037728F"/>
    <w:rsid w:val="0038223E"/>
    <w:rsid w:val="00386693"/>
    <w:rsid w:val="00386A30"/>
    <w:rsid w:val="00386A33"/>
    <w:rsid w:val="003872E0"/>
    <w:rsid w:val="00387339"/>
    <w:rsid w:val="003877E0"/>
    <w:rsid w:val="00387A39"/>
    <w:rsid w:val="00387EFA"/>
    <w:rsid w:val="00393587"/>
    <w:rsid w:val="00393721"/>
    <w:rsid w:val="00395B6E"/>
    <w:rsid w:val="0039610E"/>
    <w:rsid w:val="003A0FE1"/>
    <w:rsid w:val="003A32CD"/>
    <w:rsid w:val="003A3E22"/>
    <w:rsid w:val="003A4F83"/>
    <w:rsid w:val="003A5E4C"/>
    <w:rsid w:val="003B0A96"/>
    <w:rsid w:val="003B268F"/>
    <w:rsid w:val="003B4209"/>
    <w:rsid w:val="003B49BC"/>
    <w:rsid w:val="003B5F24"/>
    <w:rsid w:val="003B63A4"/>
    <w:rsid w:val="003B715E"/>
    <w:rsid w:val="003C05EF"/>
    <w:rsid w:val="003C0E77"/>
    <w:rsid w:val="003C1500"/>
    <w:rsid w:val="003C369E"/>
    <w:rsid w:val="003C47F6"/>
    <w:rsid w:val="003C5485"/>
    <w:rsid w:val="003C608E"/>
    <w:rsid w:val="003C6BCE"/>
    <w:rsid w:val="003D0B88"/>
    <w:rsid w:val="003D0CE6"/>
    <w:rsid w:val="003D33ED"/>
    <w:rsid w:val="003D386F"/>
    <w:rsid w:val="003D406E"/>
    <w:rsid w:val="003D579C"/>
    <w:rsid w:val="003D643E"/>
    <w:rsid w:val="003D68AB"/>
    <w:rsid w:val="003D7284"/>
    <w:rsid w:val="003E079F"/>
    <w:rsid w:val="003E0BA8"/>
    <w:rsid w:val="003E1465"/>
    <w:rsid w:val="003E3DE6"/>
    <w:rsid w:val="003E4012"/>
    <w:rsid w:val="003E4AC4"/>
    <w:rsid w:val="003E691A"/>
    <w:rsid w:val="003E6BF6"/>
    <w:rsid w:val="003E7EA3"/>
    <w:rsid w:val="003F0498"/>
    <w:rsid w:val="003F0876"/>
    <w:rsid w:val="003F141A"/>
    <w:rsid w:val="003F1751"/>
    <w:rsid w:val="003F2F5F"/>
    <w:rsid w:val="003F342C"/>
    <w:rsid w:val="003F6AF0"/>
    <w:rsid w:val="003F7031"/>
    <w:rsid w:val="003F7032"/>
    <w:rsid w:val="003F7ECB"/>
    <w:rsid w:val="00401A06"/>
    <w:rsid w:val="00401F44"/>
    <w:rsid w:val="0040449C"/>
    <w:rsid w:val="004059BC"/>
    <w:rsid w:val="00405A6C"/>
    <w:rsid w:val="004074C2"/>
    <w:rsid w:val="004105BF"/>
    <w:rsid w:val="00410AF6"/>
    <w:rsid w:val="00413A70"/>
    <w:rsid w:val="00415B74"/>
    <w:rsid w:val="0041659D"/>
    <w:rsid w:val="00416A95"/>
    <w:rsid w:val="00423570"/>
    <w:rsid w:val="00423E43"/>
    <w:rsid w:val="00424B0B"/>
    <w:rsid w:val="00426122"/>
    <w:rsid w:val="00427433"/>
    <w:rsid w:val="00430F35"/>
    <w:rsid w:val="00431511"/>
    <w:rsid w:val="004318C2"/>
    <w:rsid w:val="00432CCF"/>
    <w:rsid w:val="004339BC"/>
    <w:rsid w:val="00434C54"/>
    <w:rsid w:val="00436794"/>
    <w:rsid w:val="00437333"/>
    <w:rsid w:val="004373B8"/>
    <w:rsid w:val="00437CD4"/>
    <w:rsid w:val="00441EAF"/>
    <w:rsid w:val="0044222B"/>
    <w:rsid w:val="0044293F"/>
    <w:rsid w:val="004438EC"/>
    <w:rsid w:val="004439C2"/>
    <w:rsid w:val="00443A01"/>
    <w:rsid w:val="00444D9F"/>
    <w:rsid w:val="00444E0C"/>
    <w:rsid w:val="0044677D"/>
    <w:rsid w:val="0044724A"/>
    <w:rsid w:val="00450304"/>
    <w:rsid w:val="00450B80"/>
    <w:rsid w:val="00452E0E"/>
    <w:rsid w:val="00455690"/>
    <w:rsid w:val="00456875"/>
    <w:rsid w:val="00456A29"/>
    <w:rsid w:val="00456B3D"/>
    <w:rsid w:val="00457033"/>
    <w:rsid w:val="0046026A"/>
    <w:rsid w:val="00463A36"/>
    <w:rsid w:val="00464F84"/>
    <w:rsid w:val="00466B8A"/>
    <w:rsid w:val="00467B07"/>
    <w:rsid w:val="00471AAF"/>
    <w:rsid w:val="00472B82"/>
    <w:rsid w:val="00473FCB"/>
    <w:rsid w:val="00477601"/>
    <w:rsid w:val="00477B42"/>
    <w:rsid w:val="00477F21"/>
    <w:rsid w:val="0048475C"/>
    <w:rsid w:val="00486269"/>
    <w:rsid w:val="00487997"/>
    <w:rsid w:val="00492C0B"/>
    <w:rsid w:val="00492F5C"/>
    <w:rsid w:val="00496355"/>
    <w:rsid w:val="00497C2F"/>
    <w:rsid w:val="00497C51"/>
    <w:rsid w:val="004A0702"/>
    <w:rsid w:val="004A1907"/>
    <w:rsid w:val="004A3449"/>
    <w:rsid w:val="004A436C"/>
    <w:rsid w:val="004B3E02"/>
    <w:rsid w:val="004B4ADC"/>
    <w:rsid w:val="004B52CF"/>
    <w:rsid w:val="004B53C4"/>
    <w:rsid w:val="004B6C12"/>
    <w:rsid w:val="004B7C0A"/>
    <w:rsid w:val="004C02B5"/>
    <w:rsid w:val="004C1871"/>
    <w:rsid w:val="004C2057"/>
    <w:rsid w:val="004C4107"/>
    <w:rsid w:val="004C6C17"/>
    <w:rsid w:val="004D2EFE"/>
    <w:rsid w:val="004D37FB"/>
    <w:rsid w:val="004D5617"/>
    <w:rsid w:val="004D5A30"/>
    <w:rsid w:val="004D5C95"/>
    <w:rsid w:val="004D7FA1"/>
    <w:rsid w:val="004E3510"/>
    <w:rsid w:val="004E3CBD"/>
    <w:rsid w:val="004E3E7B"/>
    <w:rsid w:val="004E4E1B"/>
    <w:rsid w:val="004E5A37"/>
    <w:rsid w:val="004E5B23"/>
    <w:rsid w:val="004E6CBD"/>
    <w:rsid w:val="004E7047"/>
    <w:rsid w:val="004E7420"/>
    <w:rsid w:val="004F17C8"/>
    <w:rsid w:val="004F23CE"/>
    <w:rsid w:val="004F521E"/>
    <w:rsid w:val="004F5BBF"/>
    <w:rsid w:val="004F75FB"/>
    <w:rsid w:val="00501A59"/>
    <w:rsid w:val="00501AB6"/>
    <w:rsid w:val="005027D0"/>
    <w:rsid w:val="00504EEE"/>
    <w:rsid w:val="0050602E"/>
    <w:rsid w:val="00510D62"/>
    <w:rsid w:val="00512437"/>
    <w:rsid w:val="00512F61"/>
    <w:rsid w:val="005130DE"/>
    <w:rsid w:val="00515147"/>
    <w:rsid w:val="005174DD"/>
    <w:rsid w:val="00517C9F"/>
    <w:rsid w:val="00527BD8"/>
    <w:rsid w:val="005308E8"/>
    <w:rsid w:val="005334E2"/>
    <w:rsid w:val="005339D7"/>
    <w:rsid w:val="00535F04"/>
    <w:rsid w:val="00535F4F"/>
    <w:rsid w:val="0053798E"/>
    <w:rsid w:val="005404E7"/>
    <w:rsid w:val="00541D84"/>
    <w:rsid w:val="00541FF0"/>
    <w:rsid w:val="00550BFE"/>
    <w:rsid w:val="00553837"/>
    <w:rsid w:val="005542FD"/>
    <w:rsid w:val="00554E04"/>
    <w:rsid w:val="00555E0A"/>
    <w:rsid w:val="00560574"/>
    <w:rsid w:val="005625AB"/>
    <w:rsid w:val="00562F69"/>
    <w:rsid w:val="00563313"/>
    <w:rsid w:val="00565237"/>
    <w:rsid w:val="00565543"/>
    <w:rsid w:val="005724FE"/>
    <w:rsid w:val="00576ADA"/>
    <w:rsid w:val="00576DD6"/>
    <w:rsid w:val="005807A6"/>
    <w:rsid w:val="00580A08"/>
    <w:rsid w:val="00581BF3"/>
    <w:rsid w:val="00583F01"/>
    <w:rsid w:val="0058452C"/>
    <w:rsid w:val="005852D4"/>
    <w:rsid w:val="005862D6"/>
    <w:rsid w:val="00592578"/>
    <w:rsid w:val="00593161"/>
    <w:rsid w:val="00593D65"/>
    <w:rsid w:val="005953C5"/>
    <w:rsid w:val="00596073"/>
    <w:rsid w:val="00597D28"/>
    <w:rsid w:val="005A09E2"/>
    <w:rsid w:val="005A362E"/>
    <w:rsid w:val="005A6D5C"/>
    <w:rsid w:val="005A7264"/>
    <w:rsid w:val="005B5CAB"/>
    <w:rsid w:val="005C0869"/>
    <w:rsid w:val="005C3F0F"/>
    <w:rsid w:val="005C6130"/>
    <w:rsid w:val="005C6885"/>
    <w:rsid w:val="005C6DE3"/>
    <w:rsid w:val="005C730E"/>
    <w:rsid w:val="005D0B1A"/>
    <w:rsid w:val="005D36BB"/>
    <w:rsid w:val="005D44D6"/>
    <w:rsid w:val="005D4DE6"/>
    <w:rsid w:val="005D57F0"/>
    <w:rsid w:val="005D70E7"/>
    <w:rsid w:val="005E073D"/>
    <w:rsid w:val="005E0872"/>
    <w:rsid w:val="005E0C8F"/>
    <w:rsid w:val="005E1112"/>
    <w:rsid w:val="005E1ED9"/>
    <w:rsid w:val="005E22D6"/>
    <w:rsid w:val="005F1C2A"/>
    <w:rsid w:val="005F38ED"/>
    <w:rsid w:val="005F5493"/>
    <w:rsid w:val="005F6E39"/>
    <w:rsid w:val="0060068B"/>
    <w:rsid w:val="00600B49"/>
    <w:rsid w:val="00600CE3"/>
    <w:rsid w:val="00602CCF"/>
    <w:rsid w:val="00603F4B"/>
    <w:rsid w:val="0060471B"/>
    <w:rsid w:val="00605BA5"/>
    <w:rsid w:val="00610DD4"/>
    <w:rsid w:val="00611AA1"/>
    <w:rsid w:val="00612002"/>
    <w:rsid w:val="0061251F"/>
    <w:rsid w:val="0061676C"/>
    <w:rsid w:val="0061765C"/>
    <w:rsid w:val="0062054E"/>
    <w:rsid w:val="00620D9B"/>
    <w:rsid w:val="006219C2"/>
    <w:rsid w:val="00622104"/>
    <w:rsid w:val="006228E7"/>
    <w:rsid w:val="00625E66"/>
    <w:rsid w:val="00626AF0"/>
    <w:rsid w:val="006302DD"/>
    <w:rsid w:val="006303A0"/>
    <w:rsid w:val="0063245E"/>
    <w:rsid w:val="0063407A"/>
    <w:rsid w:val="00634923"/>
    <w:rsid w:val="00634F20"/>
    <w:rsid w:val="00636065"/>
    <w:rsid w:val="006418DE"/>
    <w:rsid w:val="00642C45"/>
    <w:rsid w:val="00643022"/>
    <w:rsid w:val="00643C20"/>
    <w:rsid w:val="00643CA1"/>
    <w:rsid w:val="00643D3A"/>
    <w:rsid w:val="0064470F"/>
    <w:rsid w:val="00644791"/>
    <w:rsid w:val="0064486F"/>
    <w:rsid w:val="006473C1"/>
    <w:rsid w:val="00650C6C"/>
    <w:rsid w:val="00652347"/>
    <w:rsid w:val="00654564"/>
    <w:rsid w:val="00655B06"/>
    <w:rsid w:val="006567E3"/>
    <w:rsid w:val="006568B3"/>
    <w:rsid w:val="00660AE5"/>
    <w:rsid w:val="00661308"/>
    <w:rsid w:val="006613A4"/>
    <w:rsid w:val="00663BF4"/>
    <w:rsid w:val="00664D01"/>
    <w:rsid w:val="00665439"/>
    <w:rsid w:val="006656A6"/>
    <w:rsid w:val="00665E33"/>
    <w:rsid w:val="00666D1D"/>
    <w:rsid w:val="00666FB6"/>
    <w:rsid w:val="00670E03"/>
    <w:rsid w:val="00671520"/>
    <w:rsid w:val="006715AC"/>
    <w:rsid w:val="00671892"/>
    <w:rsid w:val="0067396A"/>
    <w:rsid w:val="006765AC"/>
    <w:rsid w:val="00676647"/>
    <w:rsid w:val="00681CFC"/>
    <w:rsid w:val="00685C45"/>
    <w:rsid w:val="0068798C"/>
    <w:rsid w:val="00691095"/>
    <w:rsid w:val="006919FE"/>
    <w:rsid w:val="00691B40"/>
    <w:rsid w:val="00695196"/>
    <w:rsid w:val="00695F90"/>
    <w:rsid w:val="00696F3B"/>
    <w:rsid w:val="006A1E69"/>
    <w:rsid w:val="006A232A"/>
    <w:rsid w:val="006A3201"/>
    <w:rsid w:val="006A417D"/>
    <w:rsid w:val="006B788E"/>
    <w:rsid w:val="006C0B38"/>
    <w:rsid w:val="006C11DB"/>
    <w:rsid w:val="006C2419"/>
    <w:rsid w:val="006C28B5"/>
    <w:rsid w:val="006C31E8"/>
    <w:rsid w:val="006D067C"/>
    <w:rsid w:val="006D1344"/>
    <w:rsid w:val="006D2EA1"/>
    <w:rsid w:val="006D2FE6"/>
    <w:rsid w:val="006D40B8"/>
    <w:rsid w:val="006E2E20"/>
    <w:rsid w:val="006E74C6"/>
    <w:rsid w:val="006F2416"/>
    <w:rsid w:val="006F2852"/>
    <w:rsid w:val="006F4D27"/>
    <w:rsid w:val="006F5F02"/>
    <w:rsid w:val="006F7DB2"/>
    <w:rsid w:val="00700AF4"/>
    <w:rsid w:val="00701F96"/>
    <w:rsid w:val="0070268B"/>
    <w:rsid w:val="00703EE4"/>
    <w:rsid w:val="00706C5D"/>
    <w:rsid w:val="00711FF8"/>
    <w:rsid w:val="007122C2"/>
    <w:rsid w:val="00713DF3"/>
    <w:rsid w:val="0071402F"/>
    <w:rsid w:val="0071446A"/>
    <w:rsid w:val="00716027"/>
    <w:rsid w:val="00716854"/>
    <w:rsid w:val="00716E3A"/>
    <w:rsid w:val="007176C6"/>
    <w:rsid w:val="007177A2"/>
    <w:rsid w:val="00721E16"/>
    <w:rsid w:val="007260BC"/>
    <w:rsid w:val="0072654E"/>
    <w:rsid w:val="00726A21"/>
    <w:rsid w:val="00726ADF"/>
    <w:rsid w:val="00732628"/>
    <w:rsid w:val="00732F07"/>
    <w:rsid w:val="00733E06"/>
    <w:rsid w:val="00735244"/>
    <w:rsid w:val="00736A5B"/>
    <w:rsid w:val="00737922"/>
    <w:rsid w:val="007379D1"/>
    <w:rsid w:val="00740DEA"/>
    <w:rsid w:val="00746B54"/>
    <w:rsid w:val="0074778E"/>
    <w:rsid w:val="00747A60"/>
    <w:rsid w:val="00750D8F"/>
    <w:rsid w:val="00751245"/>
    <w:rsid w:val="0075207F"/>
    <w:rsid w:val="007524E8"/>
    <w:rsid w:val="00752FEF"/>
    <w:rsid w:val="00754AC2"/>
    <w:rsid w:val="00755435"/>
    <w:rsid w:val="00761810"/>
    <w:rsid w:val="00762608"/>
    <w:rsid w:val="00762CC1"/>
    <w:rsid w:val="00764512"/>
    <w:rsid w:val="00766682"/>
    <w:rsid w:val="0077078C"/>
    <w:rsid w:val="00773A94"/>
    <w:rsid w:val="00775079"/>
    <w:rsid w:val="0077543E"/>
    <w:rsid w:val="00775F60"/>
    <w:rsid w:val="00781FD6"/>
    <w:rsid w:val="0078309A"/>
    <w:rsid w:val="00784159"/>
    <w:rsid w:val="0078426A"/>
    <w:rsid w:val="00784FBB"/>
    <w:rsid w:val="007859CB"/>
    <w:rsid w:val="007865D8"/>
    <w:rsid w:val="00787E65"/>
    <w:rsid w:val="00791C31"/>
    <w:rsid w:val="0079344B"/>
    <w:rsid w:val="007934EF"/>
    <w:rsid w:val="00796517"/>
    <w:rsid w:val="00796C93"/>
    <w:rsid w:val="0079723F"/>
    <w:rsid w:val="007A0C9B"/>
    <w:rsid w:val="007A2D70"/>
    <w:rsid w:val="007A3293"/>
    <w:rsid w:val="007A3F29"/>
    <w:rsid w:val="007A5B64"/>
    <w:rsid w:val="007A5B9B"/>
    <w:rsid w:val="007B1247"/>
    <w:rsid w:val="007B2220"/>
    <w:rsid w:val="007B3292"/>
    <w:rsid w:val="007B5C6B"/>
    <w:rsid w:val="007C0787"/>
    <w:rsid w:val="007C2800"/>
    <w:rsid w:val="007C494D"/>
    <w:rsid w:val="007C4C3A"/>
    <w:rsid w:val="007C68E6"/>
    <w:rsid w:val="007C69E2"/>
    <w:rsid w:val="007D0434"/>
    <w:rsid w:val="007D0886"/>
    <w:rsid w:val="007D0EC6"/>
    <w:rsid w:val="007D1817"/>
    <w:rsid w:val="007D2489"/>
    <w:rsid w:val="007D43BF"/>
    <w:rsid w:val="007D48B7"/>
    <w:rsid w:val="007D5712"/>
    <w:rsid w:val="007E1ACA"/>
    <w:rsid w:val="007E4315"/>
    <w:rsid w:val="007E47AB"/>
    <w:rsid w:val="007F1E7F"/>
    <w:rsid w:val="007F2040"/>
    <w:rsid w:val="007F2759"/>
    <w:rsid w:val="007F2B19"/>
    <w:rsid w:val="007F4300"/>
    <w:rsid w:val="007F43E4"/>
    <w:rsid w:val="007F593F"/>
    <w:rsid w:val="007F5B28"/>
    <w:rsid w:val="00800131"/>
    <w:rsid w:val="0080030B"/>
    <w:rsid w:val="0080038D"/>
    <w:rsid w:val="00800FB4"/>
    <w:rsid w:val="0080122B"/>
    <w:rsid w:val="00802D69"/>
    <w:rsid w:val="0080465D"/>
    <w:rsid w:val="008067DC"/>
    <w:rsid w:val="00807BFA"/>
    <w:rsid w:val="0081081B"/>
    <w:rsid w:val="00810E70"/>
    <w:rsid w:val="00810F49"/>
    <w:rsid w:val="0081169C"/>
    <w:rsid w:val="00811C30"/>
    <w:rsid w:val="008127DA"/>
    <w:rsid w:val="00812B6D"/>
    <w:rsid w:val="00812C5D"/>
    <w:rsid w:val="00812FBE"/>
    <w:rsid w:val="00814CC6"/>
    <w:rsid w:val="008154FC"/>
    <w:rsid w:val="00815A8A"/>
    <w:rsid w:val="00817ABB"/>
    <w:rsid w:val="00817FBE"/>
    <w:rsid w:val="00820D90"/>
    <w:rsid w:val="00821373"/>
    <w:rsid w:val="008213F3"/>
    <w:rsid w:val="0082238F"/>
    <w:rsid w:val="008226CF"/>
    <w:rsid w:val="00822EAF"/>
    <w:rsid w:val="00822F2B"/>
    <w:rsid w:val="00826943"/>
    <w:rsid w:val="00827FAA"/>
    <w:rsid w:val="0083000E"/>
    <w:rsid w:val="00832D2A"/>
    <w:rsid w:val="00832D71"/>
    <w:rsid w:val="008345C1"/>
    <w:rsid w:val="00835A04"/>
    <w:rsid w:val="00836DF4"/>
    <w:rsid w:val="00843537"/>
    <w:rsid w:val="00843A3D"/>
    <w:rsid w:val="00844048"/>
    <w:rsid w:val="0084520E"/>
    <w:rsid w:val="00845848"/>
    <w:rsid w:val="008472D4"/>
    <w:rsid w:val="0084732C"/>
    <w:rsid w:val="0084742B"/>
    <w:rsid w:val="008508A3"/>
    <w:rsid w:val="00853BC1"/>
    <w:rsid w:val="00853CFA"/>
    <w:rsid w:val="00853F92"/>
    <w:rsid w:val="008558B9"/>
    <w:rsid w:val="008602F3"/>
    <w:rsid w:val="0086035B"/>
    <w:rsid w:val="00860909"/>
    <w:rsid w:val="008642B5"/>
    <w:rsid w:val="008651FF"/>
    <w:rsid w:val="00865B70"/>
    <w:rsid w:val="008666C2"/>
    <w:rsid w:val="00866F47"/>
    <w:rsid w:val="00873D36"/>
    <w:rsid w:val="008760B0"/>
    <w:rsid w:val="0087688E"/>
    <w:rsid w:val="008806F9"/>
    <w:rsid w:val="00880B86"/>
    <w:rsid w:val="00881666"/>
    <w:rsid w:val="00881C39"/>
    <w:rsid w:val="00883FC5"/>
    <w:rsid w:val="00885D72"/>
    <w:rsid w:val="00886614"/>
    <w:rsid w:val="00886802"/>
    <w:rsid w:val="008876F7"/>
    <w:rsid w:val="00887F69"/>
    <w:rsid w:val="008902BC"/>
    <w:rsid w:val="00890DFB"/>
    <w:rsid w:val="00893864"/>
    <w:rsid w:val="00894139"/>
    <w:rsid w:val="008958F6"/>
    <w:rsid w:val="0089795E"/>
    <w:rsid w:val="008A0577"/>
    <w:rsid w:val="008A665E"/>
    <w:rsid w:val="008B02A0"/>
    <w:rsid w:val="008B364E"/>
    <w:rsid w:val="008B4A74"/>
    <w:rsid w:val="008B5CB9"/>
    <w:rsid w:val="008B6D78"/>
    <w:rsid w:val="008B72C6"/>
    <w:rsid w:val="008B77C8"/>
    <w:rsid w:val="008C3C11"/>
    <w:rsid w:val="008C3E97"/>
    <w:rsid w:val="008C568C"/>
    <w:rsid w:val="008C79E9"/>
    <w:rsid w:val="008C7E36"/>
    <w:rsid w:val="008D5D5C"/>
    <w:rsid w:val="008D7568"/>
    <w:rsid w:val="008D76AF"/>
    <w:rsid w:val="008E0BF7"/>
    <w:rsid w:val="008E25AC"/>
    <w:rsid w:val="008E3033"/>
    <w:rsid w:val="008E309A"/>
    <w:rsid w:val="008E4DBC"/>
    <w:rsid w:val="008E5453"/>
    <w:rsid w:val="008E5CB9"/>
    <w:rsid w:val="008E6B49"/>
    <w:rsid w:val="008E7671"/>
    <w:rsid w:val="008F30BC"/>
    <w:rsid w:val="008F5517"/>
    <w:rsid w:val="008F67E5"/>
    <w:rsid w:val="008F7925"/>
    <w:rsid w:val="00907F1C"/>
    <w:rsid w:val="0091043A"/>
    <w:rsid w:val="00910E1C"/>
    <w:rsid w:val="00911784"/>
    <w:rsid w:val="00911F8D"/>
    <w:rsid w:val="009173F3"/>
    <w:rsid w:val="00917FAE"/>
    <w:rsid w:val="00920C6E"/>
    <w:rsid w:val="0092243A"/>
    <w:rsid w:val="00922E73"/>
    <w:rsid w:val="0092305A"/>
    <w:rsid w:val="00923DCA"/>
    <w:rsid w:val="00924416"/>
    <w:rsid w:val="00924C56"/>
    <w:rsid w:val="00926248"/>
    <w:rsid w:val="00926F96"/>
    <w:rsid w:val="00927EAF"/>
    <w:rsid w:val="00930088"/>
    <w:rsid w:val="00930245"/>
    <w:rsid w:val="00931018"/>
    <w:rsid w:val="00931D3D"/>
    <w:rsid w:val="00932558"/>
    <w:rsid w:val="009344C4"/>
    <w:rsid w:val="00934AF9"/>
    <w:rsid w:val="00935500"/>
    <w:rsid w:val="00942AB6"/>
    <w:rsid w:val="0094423D"/>
    <w:rsid w:val="0094438E"/>
    <w:rsid w:val="00944DD6"/>
    <w:rsid w:val="00946599"/>
    <w:rsid w:val="00946BFE"/>
    <w:rsid w:val="0094719C"/>
    <w:rsid w:val="00961235"/>
    <w:rsid w:val="00961EBD"/>
    <w:rsid w:val="00961F66"/>
    <w:rsid w:val="009646CB"/>
    <w:rsid w:val="00965B8B"/>
    <w:rsid w:val="00965F54"/>
    <w:rsid w:val="00966A7B"/>
    <w:rsid w:val="00971314"/>
    <w:rsid w:val="0097211B"/>
    <w:rsid w:val="009722C9"/>
    <w:rsid w:val="00972F14"/>
    <w:rsid w:val="00972F98"/>
    <w:rsid w:val="00974528"/>
    <w:rsid w:val="009755C2"/>
    <w:rsid w:val="00976289"/>
    <w:rsid w:val="00982E63"/>
    <w:rsid w:val="009832D6"/>
    <w:rsid w:val="0098503D"/>
    <w:rsid w:val="009859C5"/>
    <w:rsid w:val="009859FB"/>
    <w:rsid w:val="009879DA"/>
    <w:rsid w:val="009901DE"/>
    <w:rsid w:val="009906C6"/>
    <w:rsid w:val="00991868"/>
    <w:rsid w:val="00991BB5"/>
    <w:rsid w:val="00991E5D"/>
    <w:rsid w:val="00992DDC"/>
    <w:rsid w:val="009975FE"/>
    <w:rsid w:val="00997601"/>
    <w:rsid w:val="009A0CFA"/>
    <w:rsid w:val="009A18C6"/>
    <w:rsid w:val="009A2B6A"/>
    <w:rsid w:val="009A350E"/>
    <w:rsid w:val="009A66F1"/>
    <w:rsid w:val="009A6CEA"/>
    <w:rsid w:val="009A75C1"/>
    <w:rsid w:val="009B04A1"/>
    <w:rsid w:val="009B1A0C"/>
    <w:rsid w:val="009B2467"/>
    <w:rsid w:val="009B2577"/>
    <w:rsid w:val="009B2887"/>
    <w:rsid w:val="009B50ED"/>
    <w:rsid w:val="009B557F"/>
    <w:rsid w:val="009C01C8"/>
    <w:rsid w:val="009C16BB"/>
    <w:rsid w:val="009C28F8"/>
    <w:rsid w:val="009C5D97"/>
    <w:rsid w:val="009C7B54"/>
    <w:rsid w:val="009D03AC"/>
    <w:rsid w:val="009D040D"/>
    <w:rsid w:val="009D0F73"/>
    <w:rsid w:val="009D195A"/>
    <w:rsid w:val="009D3CD7"/>
    <w:rsid w:val="009D3E1B"/>
    <w:rsid w:val="009D5718"/>
    <w:rsid w:val="009D62BE"/>
    <w:rsid w:val="009D6669"/>
    <w:rsid w:val="009D718A"/>
    <w:rsid w:val="009D7B0F"/>
    <w:rsid w:val="009E0A39"/>
    <w:rsid w:val="009E5499"/>
    <w:rsid w:val="009E6D4E"/>
    <w:rsid w:val="009E795D"/>
    <w:rsid w:val="009E7EB9"/>
    <w:rsid w:val="009F1A90"/>
    <w:rsid w:val="009F2670"/>
    <w:rsid w:val="009F3639"/>
    <w:rsid w:val="009F365C"/>
    <w:rsid w:val="009F3F73"/>
    <w:rsid w:val="009F4912"/>
    <w:rsid w:val="009F5751"/>
    <w:rsid w:val="009F582D"/>
    <w:rsid w:val="009F583B"/>
    <w:rsid w:val="00A00AC0"/>
    <w:rsid w:val="00A010E3"/>
    <w:rsid w:val="00A03906"/>
    <w:rsid w:val="00A05515"/>
    <w:rsid w:val="00A05CA7"/>
    <w:rsid w:val="00A074A4"/>
    <w:rsid w:val="00A10FB4"/>
    <w:rsid w:val="00A1115A"/>
    <w:rsid w:val="00A13141"/>
    <w:rsid w:val="00A1438C"/>
    <w:rsid w:val="00A14AAA"/>
    <w:rsid w:val="00A15317"/>
    <w:rsid w:val="00A16CF2"/>
    <w:rsid w:val="00A217AC"/>
    <w:rsid w:val="00A21F7E"/>
    <w:rsid w:val="00A22E7E"/>
    <w:rsid w:val="00A237DD"/>
    <w:rsid w:val="00A27D2C"/>
    <w:rsid w:val="00A314EF"/>
    <w:rsid w:val="00A3235B"/>
    <w:rsid w:val="00A3304F"/>
    <w:rsid w:val="00A33059"/>
    <w:rsid w:val="00A33C3C"/>
    <w:rsid w:val="00A35865"/>
    <w:rsid w:val="00A361EB"/>
    <w:rsid w:val="00A4141B"/>
    <w:rsid w:val="00A41D73"/>
    <w:rsid w:val="00A4231C"/>
    <w:rsid w:val="00A439D3"/>
    <w:rsid w:val="00A4405E"/>
    <w:rsid w:val="00A44188"/>
    <w:rsid w:val="00A4516C"/>
    <w:rsid w:val="00A45228"/>
    <w:rsid w:val="00A46776"/>
    <w:rsid w:val="00A476F5"/>
    <w:rsid w:val="00A47BC7"/>
    <w:rsid w:val="00A5398F"/>
    <w:rsid w:val="00A55BCF"/>
    <w:rsid w:val="00A574D0"/>
    <w:rsid w:val="00A57E2C"/>
    <w:rsid w:val="00A604AF"/>
    <w:rsid w:val="00A60572"/>
    <w:rsid w:val="00A62546"/>
    <w:rsid w:val="00A626E4"/>
    <w:rsid w:val="00A629C1"/>
    <w:rsid w:val="00A630C4"/>
    <w:rsid w:val="00A6455D"/>
    <w:rsid w:val="00A64F31"/>
    <w:rsid w:val="00A65A18"/>
    <w:rsid w:val="00A6747B"/>
    <w:rsid w:val="00A67D23"/>
    <w:rsid w:val="00A72412"/>
    <w:rsid w:val="00A73644"/>
    <w:rsid w:val="00A769FD"/>
    <w:rsid w:val="00A81619"/>
    <w:rsid w:val="00A821EC"/>
    <w:rsid w:val="00A833D2"/>
    <w:rsid w:val="00A8382B"/>
    <w:rsid w:val="00A9049F"/>
    <w:rsid w:val="00A9156E"/>
    <w:rsid w:val="00A92E2D"/>
    <w:rsid w:val="00A94BD2"/>
    <w:rsid w:val="00A97E0F"/>
    <w:rsid w:val="00AA0E4A"/>
    <w:rsid w:val="00AA177C"/>
    <w:rsid w:val="00AA215F"/>
    <w:rsid w:val="00AA2BA3"/>
    <w:rsid w:val="00AA2C29"/>
    <w:rsid w:val="00AA3BD5"/>
    <w:rsid w:val="00AA3C78"/>
    <w:rsid w:val="00AA61FF"/>
    <w:rsid w:val="00AA70BF"/>
    <w:rsid w:val="00AB1FFC"/>
    <w:rsid w:val="00AB3123"/>
    <w:rsid w:val="00AB3D49"/>
    <w:rsid w:val="00AB4E82"/>
    <w:rsid w:val="00AB4EAF"/>
    <w:rsid w:val="00AB58C4"/>
    <w:rsid w:val="00AC2E82"/>
    <w:rsid w:val="00AC3EEF"/>
    <w:rsid w:val="00AC42E8"/>
    <w:rsid w:val="00AC747B"/>
    <w:rsid w:val="00AD2040"/>
    <w:rsid w:val="00AD6BF7"/>
    <w:rsid w:val="00AD7DB8"/>
    <w:rsid w:val="00AE052E"/>
    <w:rsid w:val="00AE06B4"/>
    <w:rsid w:val="00AE43B7"/>
    <w:rsid w:val="00AE5014"/>
    <w:rsid w:val="00AE511E"/>
    <w:rsid w:val="00AE55B4"/>
    <w:rsid w:val="00AE5821"/>
    <w:rsid w:val="00AF635A"/>
    <w:rsid w:val="00AF6575"/>
    <w:rsid w:val="00AF761A"/>
    <w:rsid w:val="00B040EF"/>
    <w:rsid w:val="00B04477"/>
    <w:rsid w:val="00B048AA"/>
    <w:rsid w:val="00B04936"/>
    <w:rsid w:val="00B049AF"/>
    <w:rsid w:val="00B057DB"/>
    <w:rsid w:val="00B05F37"/>
    <w:rsid w:val="00B06074"/>
    <w:rsid w:val="00B10666"/>
    <w:rsid w:val="00B124C8"/>
    <w:rsid w:val="00B1294E"/>
    <w:rsid w:val="00B14742"/>
    <w:rsid w:val="00B17413"/>
    <w:rsid w:val="00B20467"/>
    <w:rsid w:val="00B21029"/>
    <w:rsid w:val="00B30553"/>
    <w:rsid w:val="00B30CA1"/>
    <w:rsid w:val="00B3254B"/>
    <w:rsid w:val="00B32917"/>
    <w:rsid w:val="00B33116"/>
    <w:rsid w:val="00B372F7"/>
    <w:rsid w:val="00B37C5C"/>
    <w:rsid w:val="00B42D00"/>
    <w:rsid w:val="00B44A37"/>
    <w:rsid w:val="00B4633D"/>
    <w:rsid w:val="00B4650D"/>
    <w:rsid w:val="00B47D71"/>
    <w:rsid w:val="00B55256"/>
    <w:rsid w:val="00B561BD"/>
    <w:rsid w:val="00B568E6"/>
    <w:rsid w:val="00B570C6"/>
    <w:rsid w:val="00B57A3E"/>
    <w:rsid w:val="00B6030D"/>
    <w:rsid w:val="00B60A9B"/>
    <w:rsid w:val="00B60E3F"/>
    <w:rsid w:val="00B60ECA"/>
    <w:rsid w:val="00B62845"/>
    <w:rsid w:val="00B6337B"/>
    <w:rsid w:val="00B633BF"/>
    <w:rsid w:val="00B63727"/>
    <w:rsid w:val="00B63F92"/>
    <w:rsid w:val="00B649C2"/>
    <w:rsid w:val="00B64DD1"/>
    <w:rsid w:val="00B66110"/>
    <w:rsid w:val="00B66A7F"/>
    <w:rsid w:val="00B6726A"/>
    <w:rsid w:val="00B7042D"/>
    <w:rsid w:val="00B707B6"/>
    <w:rsid w:val="00B72BB5"/>
    <w:rsid w:val="00B7301A"/>
    <w:rsid w:val="00B74047"/>
    <w:rsid w:val="00B74AD4"/>
    <w:rsid w:val="00B74EFE"/>
    <w:rsid w:val="00B7520D"/>
    <w:rsid w:val="00B75321"/>
    <w:rsid w:val="00B80DFD"/>
    <w:rsid w:val="00B83B5F"/>
    <w:rsid w:val="00B84346"/>
    <w:rsid w:val="00B845C0"/>
    <w:rsid w:val="00B86B0A"/>
    <w:rsid w:val="00B8755A"/>
    <w:rsid w:val="00B87C75"/>
    <w:rsid w:val="00B9131A"/>
    <w:rsid w:val="00B923D0"/>
    <w:rsid w:val="00B92DDA"/>
    <w:rsid w:val="00B94EFE"/>
    <w:rsid w:val="00B96DB4"/>
    <w:rsid w:val="00B9718F"/>
    <w:rsid w:val="00BA14C9"/>
    <w:rsid w:val="00BA204D"/>
    <w:rsid w:val="00BA2B61"/>
    <w:rsid w:val="00BA6057"/>
    <w:rsid w:val="00BA6C40"/>
    <w:rsid w:val="00BA6E2E"/>
    <w:rsid w:val="00BA6ECB"/>
    <w:rsid w:val="00BB08C4"/>
    <w:rsid w:val="00BB4DD6"/>
    <w:rsid w:val="00BB7C48"/>
    <w:rsid w:val="00BC13C9"/>
    <w:rsid w:val="00BC1A1A"/>
    <w:rsid w:val="00BC27CA"/>
    <w:rsid w:val="00BC3803"/>
    <w:rsid w:val="00BC7D47"/>
    <w:rsid w:val="00BD0229"/>
    <w:rsid w:val="00BD142F"/>
    <w:rsid w:val="00BD145A"/>
    <w:rsid w:val="00BD19C2"/>
    <w:rsid w:val="00BD24F2"/>
    <w:rsid w:val="00BD3E7C"/>
    <w:rsid w:val="00BD6ADD"/>
    <w:rsid w:val="00BD6E75"/>
    <w:rsid w:val="00BD7E19"/>
    <w:rsid w:val="00BE0120"/>
    <w:rsid w:val="00BE221F"/>
    <w:rsid w:val="00BE2B07"/>
    <w:rsid w:val="00BE50E9"/>
    <w:rsid w:val="00BE621A"/>
    <w:rsid w:val="00BF2716"/>
    <w:rsid w:val="00BF2E0A"/>
    <w:rsid w:val="00BF3E85"/>
    <w:rsid w:val="00BF5F87"/>
    <w:rsid w:val="00BF6060"/>
    <w:rsid w:val="00BF7A7A"/>
    <w:rsid w:val="00C02C06"/>
    <w:rsid w:val="00C048CD"/>
    <w:rsid w:val="00C04B0A"/>
    <w:rsid w:val="00C05809"/>
    <w:rsid w:val="00C0644E"/>
    <w:rsid w:val="00C0669E"/>
    <w:rsid w:val="00C078C8"/>
    <w:rsid w:val="00C133F2"/>
    <w:rsid w:val="00C14F31"/>
    <w:rsid w:val="00C15BB9"/>
    <w:rsid w:val="00C15C0F"/>
    <w:rsid w:val="00C16510"/>
    <w:rsid w:val="00C20DD6"/>
    <w:rsid w:val="00C232CA"/>
    <w:rsid w:val="00C25F29"/>
    <w:rsid w:val="00C30E27"/>
    <w:rsid w:val="00C335F8"/>
    <w:rsid w:val="00C34581"/>
    <w:rsid w:val="00C34768"/>
    <w:rsid w:val="00C41CF4"/>
    <w:rsid w:val="00C428E4"/>
    <w:rsid w:val="00C45204"/>
    <w:rsid w:val="00C458C2"/>
    <w:rsid w:val="00C46048"/>
    <w:rsid w:val="00C47B82"/>
    <w:rsid w:val="00C5018C"/>
    <w:rsid w:val="00C50291"/>
    <w:rsid w:val="00C503DE"/>
    <w:rsid w:val="00C51574"/>
    <w:rsid w:val="00C5233C"/>
    <w:rsid w:val="00C56544"/>
    <w:rsid w:val="00C57CAA"/>
    <w:rsid w:val="00C601D1"/>
    <w:rsid w:val="00C60E30"/>
    <w:rsid w:val="00C61604"/>
    <w:rsid w:val="00C622C8"/>
    <w:rsid w:val="00C65721"/>
    <w:rsid w:val="00C66F8B"/>
    <w:rsid w:val="00C67B81"/>
    <w:rsid w:val="00C67FB9"/>
    <w:rsid w:val="00C7024B"/>
    <w:rsid w:val="00C706B5"/>
    <w:rsid w:val="00C70753"/>
    <w:rsid w:val="00C714D4"/>
    <w:rsid w:val="00C766F1"/>
    <w:rsid w:val="00C8097B"/>
    <w:rsid w:val="00C81A7C"/>
    <w:rsid w:val="00C83023"/>
    <w:rsid w:val="00C83D59"/>
    <w:rsid w:val="00C847D0"/>
    <w:rsid w:val="00C84ABD"/>
    <w:rsid w:val="00C872FF"/>
    <w:rsid w:val="00C91084"/>
    <w:rsid w:val="00C940A0"/>
    <w:rsid w:val="00C9532A"/>
    <w:rsid w:val="00C95C32"/>
    <w:rsid w:val="00C96574"/>
    <w:rsid w:val="00CA0078"/>
    <w:rsid w:val="00CA31DD"/>
    <w:rsid w:val="00CA5E9E"/>
    <w:rsid w:val="00CA776B"/>
    <w:rsid w:val="00CB1FFA"/>
    <w:rsid w:val="00CB2D87"/>
    <w:rsid w:val="00CB2FCB"/>
    <w:rsid w:val="00CB327B"/>
    <w:rsid w:val="00CB4481"/>
    <w:rsid w:val="00CB5FEA"/>
    <w:rsid w:val="00CB6EF8"/>
    <w:rsid w:val="00CB7C8C"/>
    <w:rsid w:val="00CC1050"/>
    <w:rsid w:val="00CC47BD"/>
    <w:rsid w:val="00CC4937"/>
    <w:rsid w:val="00CC690A"/>
    <w:rsid w:val="00CC78E4"/>
    <w:rsid w:val="00CD0EC7"/>
    <w:rsid w:val="00CD1448"/>
    <w:rsid w:val="00CD1478"/>
    <w:rsid w:val="00CD17C7"/>
    <w:rsid w:val="00CD190E"/>
    <w:rsid w:val="00CD3FF0"/>
    <w:rsid w:val="00CD612D"/>
    <w:rsid w:val="00CD6D1B"/>
    <w:rsid w:val="00CE044D"/>
    <w:rsid w:val="00CE27A6"/>
    <w:rsid w:val="00CE3183"/>
    <w:rsid w:val="00CE4E1D"/>
    <w:rsid w:val="00CE5AFC"/>
    <w:rsid w:val="00CF10BD"/>
    <w:rsid w:val="00CF15AD"/>
    <w:rsid w:val="00CF2618"/>
    <w:rsid w:val="00CF2AA7"/>
    <w:rsid w:val="00CF3507"/>
    <w:rsid w:val="00CF3938"/>
    <w:rsid w:val="00CF4A4B"/>
    <w:rsid w:val="00CF4F8D"/>
    <w:rsid w:val="00CF554F"/>
    <w:rsid w:val="00CF6864"/>
    <w:rsid w:val="00D0197A"/>
    <w:rsid w:val="00D02BB4"/>
    <w:rsid w:val="00D03C3E"/>
    <w:rsid w:val="00D03E3A"/>
    <w:rsid w:val="00D04FD9"/>
    <w:rsid w:val="00D055A7"/>
    <w:rsid w:val="00D1058E"/>
    <w:rsid w:val="00D122AD"/>
    <w:rsid w:val="00D137BD"/>
    <w:rsid w:val="00D138E1"/>
    <w:rsid w:val="00D15779"/>
    <w:rsid w:val="00D20C19"/>
    <w:rsid w:val="00D210FB"/>
    <w:rsid w:val="00D21BFD"/>
    <w:rsid w:val="00D258AD"/>
    <w:rsid w:val="00D27986"/>
    <w:rsid w:val="00D301CE"/>
    <w:rsid w:val="00D30C06"/>
    <w:rsid w:val="00D405A6"/>
    <w:rsid w:val="00D40DB8"/>
    <w:rsid w:val="00D41EB0"/>
    <w:rsid w:val="00D43761"/>
    <w:rsid w:val="00D44630"/>
    <w:rsid w:val="00D4485E"/>
    <w:rsid w:val="00D44E10"/>
    <w:rsid w:val="00D46374"/>
    <w:rsid w:val="00D47D67"/>
    <w:rsid w:val="00D50452"/>
    <w:rsid w:val="00D5259F"/>
    <w:rsid w:val="00D55EA8"/>
    <w:rsid w:val="00D60AB1"/>
    <w:rsid w:val="00D61BEA"/>
    <w:rsid w:val="00D61F67"/>
    <w:rsid w:val="00D63149"/>
    <w:rsid w:val="00D63B3C"/>
    <w:rsid w:val="00D64984"/>
    <w:rsid w:val="00D65E67"/>
    <w:rsid w:val="00D66F94"/>
    <w:rsid w:val="00D72F14"/>
    <w:rsid w:val="00D72F1F"/>
    <w:rsid w:val="00D73656"/>
    <w:rsid w:val="00D73C34"/>
    <w:rsid w:val="00D74A07"/>
    <w:rsid w:val="00D75265"/>
    <w:rsid w:val="00D75D8F"/>
    <w:rsid w:val="00D76BDA"/>
    <w:rsid w:val="00D76C25"/>
    <w:rsid w:val="00D77C9E"/>
    <w:rsid w:val="00D8077F"/>
    <w:rsid w:val="00D80790"/>
    <w:rsid w:val="00D825C8"/>
    <w:rsid w:val="00D83983"/>
    <w:rsid w:val="00D8504F"/>
    <w:rsid w:val="00D8507D"/>
    <w:rsid w:val="00D85B87"/>
    <w:rsid w:val="00D877A0"/>
    <w:rsid w:val="00D90725"/>
    <w:rsid w:val="00D930ED"/>
    <w:rsid w:val="00D931C8"/>
    <w:rsid w:val="00D94894"/>
    <w:rsid w:val="00D94C35"/>
    <w:rsid w:val="00D967BF"/>
    <w:rsid w:val="00D96C7B"/>
    <w:rsid w:val="00D97F3D"/>
    <w:rsid w:val="00DA0314"/>
    <w:rsid w:val="00DA16F3"/>
    <w:rsid w:val="00DA2DD1"/>
    <w:rsid w:val="00DA31FB"/>
    <w:rsid w:val="00DA36A7"/>
    <w:rsid w:val="00DA5B5F"/>
    <w:rsid w:val="00DA75B7"/>
    <w:rsid w:val="00DB0430"/>
    <w:rsid w:val="00DB1ACF"/>
    <w:rsid w:val="00DB276F"/>
    <w:rsid w:val="00DB3BB2"/>
    <w:rsid w:val="00DB45E3"/>
    <w:rsid w:val="00DB6A90"/>
    <w:rsid w:val="00DC0103"/>
    <w:rsid w:val="00DC0C2D"/>
    <w:rsid w:val="00DC2E95"/>
    <w:rsid w:val="00DC37CD"/>
    <w:rsid w:val="00DC4443"/>
    <w:rsid w:val="00DC4700"/>
    <w:rsid w:val="00DC6421"/>
    <w:rsid w:val="00DC685F"/>
    <w:rsid w:val="00DC7BF9"/>
    <w:rsid w:val="00DD01A7"/>
    <w:rsid w:val="00DD284E"/>
    <w:rsid w:val="00DD5C0B"/>
    <w:rsid w:val="00DD6A96"/>
    <w:rsid w:val="00DD6AA4"/>
    <w:rsid w:val="00DD792A"/>
    <w:rsid w:val="00DE1374"/>
    <w:rsid w:val="00DE3951"/>
    <w:rsid w:val="00DE39AD"/>
    <w:rsid w:val="00DE5C60"/>
    <w:rsid w:val="00DE6430"/>
    <w:rsid w:val="00DE6A00"/>
    <w:rsid w:val="00DE7C95"/>
    <w:rsid w:val="00DF0D3C"/>
    <w:rsid w:val="00DF1D93"/>
    <w:rsid w:val="00DF3033"/>
    <w:rsid w:val="00DF3AF9"/>
    <w:rsid w:val="00DF40C6"/>
    <w:rsid w:val="00DF4FE9"/>
    <w:rsid w:val="00DF580C"/>
    <w:rsid w:val="00DF5A91"/>
    <w:rsid w:val="00DF646E"/>
    <w:rsid w:val="00DF79CC"/>
    <w:rsid w:val="00E01CF4"/>
    <w:rsid w:val="00E02595"/>
    <w:rsid w:val="00E027B8"/>
    <w:rsid w:val="00E03D0B"/>
    <w:rsid w:val="00E0592A"/>
    <w:rsid w:val="00E05A8A"/>
    <w:rsid w:val="00E062EA"/>
    <w:rsid w:val="00E06420"/>
    <w:rsid w:val="00E0664C"/>
    <w:rsid w:val="00E074A0"/>
    <w:rsid w:val="00E12AE9"/>
    <w:rsid w:val="00E12D4A"/>
    <w:rsid w:val="00E14A64"/>
    <w:rsid w:val="00E15473"/>
    <w:rsid w:val="00E16855"/>
    <w:rsid w:val="00E16B22"/>
    <w:rsid w:val="00E207EF"/>
    <w:rsid w:val="00E21EE0"/>
    <w:rsid w:val="00E23D83"/>
    <w:rsid w:val="00E25673"/>
    <w:rsid w:val="00E2653E"/>
    <w:rsid w:val="00E311AC"/>
    <w:rsid w:val="00E35AB4"/>
    <w:rsid w:val="00E364F2"/>
    <w:rsid w:val="00E36DED"/>
    <w:rsid w:val="00E37332"/>
    <w:rsid w:val="00E41589"/>
    <w:rsid w:val="00E4286F"/>
    <w:rsid w:val="00E42D37"/>
    <w:rsid w:val="00E464A5"/>
    <w:rsid w:val="00E4704E"/>
    <w:rsid w:val="00E47C23"/>
    <w:rsid w:val="00E542E4"/>
    <w:rsid w:val="00E55AEE"/>
    <w:rsid w:val="00E57677"/>
    <w:rsid w:val="00E64DF1"/>
    <w:rsid w:val="00E66B6E"/>
    <w:rsid w:val="00E72F5C"/>
    <w:rsid w:val="00E73C9B"/>
    <w:rsid w:val="00E7474C"/>
    <w:rsid w:val="00E770D2"/>
    <w:rsid w:val="00E80944"/>
    <w:rsid w:val="00E8160F"/>
    <w:rsid w:val="00E83900"/>
    <w:rsid w:val="00E841F6"/>
    <w:rsid w:val="00E85334"/>
    <w:rsid w:val="00E86B3F"/>
    <w:rsid w:val="00E90589"/>
    <w:rsid w:val="00E91B8A"/>
    <w:rsid w:val="00E929E6"/>
    <w:rsid w:val="00E965B0"/>
    <w:rsid w:val="00E96652"/>
    <w:rsid w:val="00EA0C5E"/>
    <w:rsid w:val="00EA2711"/>
    <w:rsid w:val="00EA2749"/>
    <w:rsid w:val="00EA2818"/>
    <w:rsid w:val="00EA3CD8"/>
    <w:rsid w:val="00EA407C"/>
    <w:rsid w:val="00EA561A"/>
    <w:rsid w:val="00EB265F"/>
    <w:rsid w:val="00EB2F21"/>
    <w:rsid w:val="00EB34AF"/>
    <w:rsid w:val="00EB424A"/>
    <w:rsid w:val="00EB42D7"/>
    <w:rsid w:val="00EB4A0E"/>
    <w:rsid w:val="00EB4E09"/>
    <w:rsid w:val="00EB5092"/>
    <w:rsid w:val="00EB6272"/>
    <w:rsid w:val="00EC13BF"/>
    <w:rsid w:val="00EC7A1D"/>
    <w:rsid w:val="00EC7BEB"/>
    <w:rsid w:val="00ED0B51"/>
    <w:rsid w:val="00ED1018"/>
    <w:rsid w:val="00ED3057"/>
    <w:rsid w:val="00ED4337"/>
    <w:rsid w:val="00ED4D53"/>
    <w:rsid w:val="00ED50A7"/>
    <w:rsid w:val="00ED7DD7"/>
    <w:rsid w:val="00ED7FAB"/>
    <w:rsid w:val="00EE02C0"/>
    <w:rsid w:val="00EE1C2B"/>
    <w:rsid w:val="00EE1EFC"/>
    <w:rsid w:val="00EE2B8B"/>
    <w:rsid w:val="00EE3276"/>
    <w:rsid w:val="00EF10DF"/>
    <w:rsid w:val="00EF1366"/>
    <w:rsid w:val="00EF322C"/>
    <w:rsid w:val="00EF369A"/>
    <w:rsid w:val="00EF57D4"/>
    <w:rsid w:val="00EF76CE"/>
    <w:rsid w:val="00F002AD"/>
    <w:rsid w:val="00F00964"/>
    <w:rsid w:val="00F00CE2"/>
    <w:rsid w:val="00F057D4"/>
    <w:rsid w:val="00F05E75"/>
    <w:rsid w:val="00F10327"/>
    <w:rsid w:val="00F12AE6"/>
    <w:rsid w:val="00F163D8"/>
    <w:rsid w:val="00F17E88"/>
    <w:rsid w:val="00F20234"/>
    <w:rsid w:val="00F207D6"/>
    <w:rsid w:val="00F221AE"/>
    <w:rsid w:val="00F22E66"/>
    <w:rsid w:val="00F22E93"/>
    <w:rsid w:val="00F23556"/>
    <w:rsid w:val="00F2365E"/>
    <w:rsid w:val="00F245A6"/>
    <w:rsid w:val="00F304E0"/>
    <w:rsid w:val="00F305C5"/>
    <w:rsid w:val="00F315DF"/>
    <w:rsid w:val="00F342DF"/>
    <w:rsid w:val="00F34A2A"/>
    <w:rsid w:val="00F35120"/>
    <w:rsid w:val="00F35D4C"/>
    <w:rsid w:val="00F36FC8"/>
    <w:rsid w:val="00F37989"/>
    <w:rsid w:val="00F37AB2"/>
    <w:rsid w:val="00F40E8E"/>
    <w:rsid w:val="00F44480"/>
    <w:rsid w:val="00F44DFD"/>
    <w:rsid w:val="00F45EFF"/>
    <w:rsid w:val="00F5071B"/>
    <w:rsid w:val="00F50DD4"/>
    <w:rsid w:val="00F5296F"/>
    <w:rsid w:val="00F5419E"/>
    <w:rsid w:val="00F55B42"/>
    <w:rsid w:val="00F604C5"/>
    <w:rsid w:val="00F607BA"/>
    <w:rsid w:val="00F64C41"/>
    <w:rsid w:val="00F652F7"/>
    <w:rsid w:val="00F65744"/>
    <w:rsid w:val="00F6610D"/>
    <w:rsid w:val="00F70C10"/>
    <w:rsid w:val="00F7124F"/>
    <w:rsid w:val="00F7318F"/>
    <w:rsid w:val="00F73D62"/>
    <w:rsid w:val="00F757BA"/>
    <w:rsid w:val="00F757D5"/>
    <w:rsid w:val="00F779CB"/>
    <w:rsid w:val="00F82F31"/>
    <w:rsid w:val="00F83880"/>
    <w:rsid w:val="00F85858"/>
    <w:rsid w:val="00F859B5"/>
    <w:rsid w:val="00F85B76"/>
    <w:rsid w:val="00F90A4D"/>
    <w:rsid w:val="00F92A4D"/>
    <w:rsid w:val="00F938D0"/>
    <w:rsid w:val="00F9794B"/>
    <w:rsid w:val="00F97ABA"/>
    <w:rsid w:val="00FA0D13"/>
    <w:rsid w:val="00FA1F4F"/>
    <w:rsid w:val="00FA240E"/>
    <w:rsid w:val="00FA38E8"/>
    <w:rsid w:val="00FA5CBE"/>
    <w:rsid w:val="00FA758E"/>
    <w:rsid w:val="00FA7A48"/>
    <w:rsid w:val="00FB01D5"/>
    <w:rsid w:val="00FB0245"/>
    <w:rsid w:val="00FB106D"/>
    <w:rsid w:val="00FB2337"/>
    <w:rsid w:val="00FB3000"/>
    <w:rsid w:val="00FB498B"/>
    <w:rsid w:val="00FC20A1"/>
    <w:rsid w:val="00FC25B2"/>
    <w:rsid w:val="00FC2737"/>
    <w:rsid w:val="00FC42AF"/>
    <w:rsid w:val="00FC4A2C"/>
    <w:rsid w:val="00FD0223"/>
    <w:rsid w:val="00FD274B"/>
    <w:rsid w:val="00FD2E2F"/>
    <w:rsid w:val="00FD4356"/>
    <w:rsid w:val="00FD4B5E"/>
    <w:rsid w:val="00FD4BAE"/>
    <w:rsid w:val="00FD7744"/>
    <w:rsid w:val="00FE2833"/>
    <w:rsid w:val="00FE2A62"/>
    <w:rsid w:val="00FE4220"/>
    <w:rsid w:val="00FE4344"/>
    <w:rsid w:val="00FE5CF9"/>
    <w:rsid w:val="00FF65C9"/>
    <w:rsid w:val="00FF6FD5"/>
    <w:rsid w:val="00FF71E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4d4f53"/>
    </o:shapedefaults>
    <o:shapelayout v:ext="edit">
      <o:idmap v:ext="edit" data="1"/>
    </o:shapelayout>
  </w:shapeDefaults>
  <w:decimalSymbol w:val="."/>
  <w:listSeparator w:val=","/>
  <w14:docId w14:val="1F1A1F7E"/>
  <w14:defaultImageDpi w14:val="300"/>
  <w15:docId w15:val="{A56F62CE-0B9F-43BD-B478-40B1C896D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0"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0574"/>
    <w:pPr>
      <w:spacing w:before="120" w:after="120" w:line="276" w:lineRule="auto"/>
    </w:pPr>
    <w:rPr>
      <w:rFonts w:ascii="Times New Roman" w:eastAsiaTheme="minorEastAsia" w:hAnsi="Times New Roman"/>
      <w:sz w:val="24"/>
      <w:szCs w:val="24"/>
      <w:lang w:eastAsia="en-US"/>
    </w:rPr>
  </w:style>
  <w:style w:type="paragraph" w:styleId="Heading1">
    <w:name w:val="heading 1"/>
    <w:basedOn w:val="Normal"/>
    <w:next w:val="Normal"/>
    <w:link w:val="Heading1Char"/>
    <w:qFormat/>
    <w:rsid w:val="00580A08"/>
    <w:pPr>
      <w:keepNext/>
      <w:pageBreakBefore/>
      <w:numPr>
        <w:numId w:val="17"/>
      </w:numPr>
      <w:spacing w:before="240" w:after="60"/>
      <w:ind w:left="567" w:hanging="567"/>
      <w:outlineLvl w:val="0"/>
    </w:pPr>
    <w:rPr>
      <w:rFonts w:ascii="Arial" w:eastAsia="MS Gothic" w:hAnsi="Arial"/>
      <w:b/>
      <w:bCs/>
      <w:kern w:val="32"/>
      <w:sz w:val="36"/>
      <w:szCs w:val="32"/>
      <w:lang w:val="x-none" w:eastAsia="x-none"/>
    </w:rPr>
  </w:style>
  <w:style w:type="paragraph" w:styleId="Heading2">
    <w:name w:val="heading 2"/>
    <w:basedOn w:val="Normal"/>
    <w:next w:val="Normal"/>
    <w:link w:val="Heading2Char"/>
    <w:qFormat/>
    <w:rsid w:val="0071446A"/>
    <w:pPr>
      <w:keepNext/>
      <w:pBdr>
        <w:bottom w:val="single" w:sz="4" w:space="1" w:color="auto"/>
      </w:pBdr>
      <w:spacing w:before="360" w:after="240"/>
      <w:outlineLvl w:val="1"/>
    </w:pPr>
    <w:rPr>
      <w:rFonts w:ascii="Arial" w:hAnsi="Arial" w:cs="Arial"/>
      <w:b/>
      <w:sz w:val="28"/>
      <w:szCs w:val="28"/>
    </w:rPr>
  </w:style>
  <w:style w:type="paragraph" w:styleId="Heading3">
    <w:name w:val="heading 3"/>
    <w:basedOn w:val="IGPageHeading3"/>
    <w:next w:val="Normal"/>
    <w:link w:val="Heading3Char"/>
    <w:qFormat/>
    <w:rsid w:val="000761E0"/>
    <w:pPr>
      <w:numPr>
        <w:ilvl w:val="2"/>
        <w:numId w:val="17"/>
      </w:numPr>
      <w:spacing w:before="360" w:after="120"/>
      <w:outlineLvl w:val="2"/>
    </w:pPr>
  </w:style>
  <w:style w:type="paragraph" w:styleId="Heading4">
    <w:name w:val="heading 4"/>
    <w:basedOn w:val="Heading3"/>
    <w:next w:val="Normal"/>
    <w:link w:val="Heading4Char"/>
    <w:unhideWhenUsed/>
    <w:qFormat/>
    <w:rsid w:val="00800131"/>
    <w:pPr>
      <w:outlineLvl w:val="3"/>
    </w:pPr>
    <w:rPr>
      <w:sz w:val="22"/>
      <w:szCs w:val="22"/>
    </w:rPr>
  </w:style>
  <w:style w:type="paragraph" w:styleId="Heading5">
    <w:name w:val="heading 5"/>
    <w:basedOn w:val="Normal"/>
    <w:next w:val="Normal"/>
    <w:link w:val="Heading5Char"/>
    <w:unhideWhenUsed/>
    <w:qFormat/>
    <w:rsid w:val="00034326"/>
    <w:pPr>
      <w:spacing w:before="240" w:after="60"/>
      <w:outlineLvl w:val="4"/>
    </w:pPr>
    <w:rPr>
      <w:rFonts w:ascii="Arial" w:hAnsi="Arial" w:cs="Arial"/>
      <w:b/>
      <w:bCs/>
      <w:iCs/>
      <w:color w:val="65656A"/>
      <w:sz w:val="32"/>
      <w:szCs w:val="32"/>
    </w:rPr>
  </w:style>
  <w:style w:type="paragraph" w:styleId="Heading6">
    <w:name w:val="heading 6"/>
    <w:basedOn w:val="Normal"/>
    <w:next w:val="Normal"/>
    <w:link w:val="Heading6Char"/>
    <w:qFormat/>
    <w:rsid w:val="007260BC"/>
    <w:pPr>
      <w:tabs>
        <w:tab w:val="num" w:pos="1152"/>
      </w:tabs>
      <w:spacing w:before="240" w:after="60" w:line="240" w:lineRule="atLeast"/>
      <w:ind w:left="1152" w:hanging="1152"/>
      <w:outlineLvl w:val="5"/>
    </w:pPr>
    <w:rPr>
      <w:rFonts w:eastAsia="Times New Roman"/>
      <w:b/>
      <w:bCs/>
      <w:sz w:val="22"/>
      <w:szCs w:val="22"/>
    </w:rPr>
  </w:style>
  <w:style w:type="paragraph" w:styleId="Heading7">
    <w:name w:val="heading 7"/>
    <w:basedOn w:val="Normal"/>
    <w:next w:val="Normal"/>
    <w:link w:val="Heading7Char"/>
    <w:qFormat/>
    <w:rsid w:val="007260BC"/>
    <w:pPr>
      <w:tabs>
        <w:tab w:val="num" w:pos="1296"/>
      </w:tabs>
      <w:spacing w:before="240" w:after="60" w:line="240" w:lineRule="atLeast"/>
      <w:ind w:left="1296" w:hanging="1296"/>
      <w:outlineLvl w:val="6"/>
    </w:pPr>
    <w:rPr>
      <w:rFonts w:eastAsia="Times New Roman"/>
    </w:rPr>
  </w:style>
  <w:style w:type="paragraph" w:styleId="Heading8">
    <w:name w:val="heading 8"/>
    <w:basedOn w:val="Normal"/>
    <w:next w:val="Normal"/>
    <w:link w:val="Heading8Char"/>
    <w:qFormat/>
    <w:rsid w:val="007260BC"/>
    <w:pPr>
      <w:tabs>
        <w:tab w:val="num" w:pos="1440"/>
      </w:tabs>
      <w:spacing w:before="240" w:after="60" w:line="240" w:lineRule="atLeast"/>
      <w:ind w:left="1440" w:hanging="1440"/>
      <w:outlineLvl w:val="7"/>
    </w:pPr>
    <w:rPr>
      <w:rFonts w:eastAsia="Times New Roman"/>
      <w:i/>
      <w:iCs/>
    </w:rPr>
  </w:style>
  <w:style w:type="paragraph" w:styleId="Heading9">
    <w:name w:val="heading 9"/>
    <w:basedOn w:val="Normal"/>
    <w:next w:val="Normal"/>
    <w:link w:val="Heading9Char"/>
    <w:qFormat/>
    <w:rsid w:val="007260BC"/>
    <w:pPr>
      <w:tabs>
        <w:tab w:val="num" w:pos="1584"/>
      </w:tabs>
      <w:spacing w:before="240" w:after="60" w:line="240" w:lineRule="atLeast"/>
      <w:ind w:left="1584" w:hanging="1584"/>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80A08"/>
    <w:rPr>
      <w:rFonts w:ascii="Arial" w:eastAsia="MS Gothic" w:hAnsi="Arial"/>
      <w:b/>
      <w:bCs/>
      <w:kern w:val="32"/>
      <w:sz w:val="36"/>
      <w:szCs w:val="32"/>
      <w:lang w:val="x-none" w:eastAsia="x-none"/>
    </w:rPr>
  </w:style>
  <w:style w:type="character" w:customStyle="1" w:styleId="Heading2Char">
    <w:name w:val="Heading 2 Char"/>
    <w:link w:val="Heading2"/>
    <w:uiPriority w:val="9"/>
    <w:rsid w:val="0071446A"/>
    <w:rPr>
      <w:rFonts w:ascii="Arial" w:eastAsiaTheme="minorEastAsia" w:hAnsi="Arial" w:cs="Arial"/>
      <w:b/>
      <w:sz w:val="28"/>
      <w:szCs w:val="28"/>
      <w:lang w:val="en-US" w:eastAsia="en-US"/>
    </w:rPr>
  </w:style>
  <w:style w:type="paragraph" w:customStyle="1" w:styleId="IGPageHeading3">
    <w:name w:val="IG Page Heading 3"/>
    <w:basedOn w:val="Normal"/>
    <w:rsid w:val="00610DD4"/>
    <w:pPr>
      <w:spacing w:before="0" w:after="200"/>
    </w:pPr>
    <w:rPr>
      <w:rFonts w:ascii="Arial" w:hAnsi="Arial" w:cs="Arial"/>
      <w:b/>
    </w:rPr>
  </w:style>
  <w:style w:type="character" w:customStyle="1" w:styleId="Heading3Char">
    <w:name w:val="Heading 3 Char"/>
    <w:link w:val="Heading3"/>
    <w:rsid w:val="000761E0"/>
    <w:rPr>
      <w:rFonts w:ascii="Arial" w:eastAsiaTheme="minorEastAsia" w:hAnsi="Arial" w:cs="Arial"/>
      <w:b/>
      <w:sz w:val="24"/>
      <w:szCs w:val="24"/>
      <w:lang w:eastAsia="en-US"/>
    </w:rPr>
  </w:style>
  <w:style w:type="character" w:customStyle="1" w:styleId="Heading4Char">
    <w:name w:val="Heading 4 Char"/>
    <w:link w:val="Heading4"/>
    <w:rsid w:val="00800131"/>
    <w:rPr>
      <w:rFonts w:ascii="Arial" w:eastAsiaTheme="minorEastAsia" w:hAnsi="Arial" w:cs="Arial"/>
      <w:b/>
      <w:sz w:val="22"/>
      <w:szCs w:val="22"/>
      <w:lang w:eastAsia="en-US"/>
    </w:rPr>
  </w:style>
  <w:style w:type="character" w:customStyle="1" w:styleId="Heading5Char">
    <w:name w:val="Heading 5 Char"/>
    <w:link w:val="Heading5"/>
    <w:uiPriority w:val="9"/>
    <w:rsid w:val="00034326"/>
    <w:rPr>
      <w:rFonts w:ascii="Arial" w:eastAsiaTheme="minorEastAsia" w:hAnsi="Arial" w:cs="Arial"/>
      <w:b/>
      <w:bCs/>
      <w:iCs/>
      <w:color w:val="65656A"/>
      <w:sz w:val="32"/>
      <w:szCs w:val="32"/>
      <w:lang w:val="en-US" w:eastAsia="en-US"/>
    </w:rPr>
  </w:style>
  <w:style w:type="character" w:customStyle="1" w:styleId="Heading6Char">
    <w:name w:val="Heading 6 Char"/>
    <w:basedOn w:val="DefaultParagraphFont"/>
    <w:link w:val="Heading6"/>
    <w:rsid w:val="007260BC"/>
    <w:rPr>
      <w:rFonts w:ascii="Times New Roman" w:eastAsia="Times New Roman" w:hAnsi="Times New Roman"/>
      <w:b/>
      <w:bCs/>
      <w:sz w:val="22"/>
      <w:szCs w:val="22"/>
      <w:lang w:eastAsia="en-US"/>
    </w:rPr>
  </w:style>
  <w:style w:type="character" w:customStyle="1" w:styleId="Heading7Char">
    <w:name w:val="Heading 7 Char"/>
    <w:basedOn w:val="DefaultParagraphFont"/>
    <w:link w:val="Heading7"/>
    <w:rsid w:val="007260BC"/>
    <w:rPr>
      <w:rFonts w:ascii="Times New Roman" w:eastAsia="Times New Roman" w:hAnsi="Times New Roman"/>
      <w:sz w:val="24"/>
      <w:szCs w:val="24"/>
      <w:lang w:eastAsia="en-US"/>
    </w:rPr>
  </w:style>
  <w:style w:type="character" w:customStyle="1" w:styleId="Heading8Char">
    <w:name w:val="Heading 8 Char"/>
    <w:basedOn w:val="DefaultParagraphFont"/>
    <w:link w:val="Heading8"/>
    <w:rsid w:val="007260BC"/>
    <w:rPr>
      <w:rFonts w:ascii="Times New Roman" w:eastAsia="Times New Roman" w:hAnsi="Times New Roman"/>
      <w:i/>
      <w:iCs/>
      <w:sz w:val="24"/>
      <w:szCs w:val="24"/>
      <w:lang w:eastAsia="en-US"/>
    </w:rPr>
  </w:style>
  <w:style w:type="character" w:customStyle="1" w:styleId="Heading9Char">
    <w:name w:val="Heading 9 Char"/>
    <w:basedOn w:val="DefaultParagraphFont"/>
    <w:link w:val="Heading9"/>
    <w:rsid w:val="007260BC"/>
    <w:rPr>
      <w:rFonts w:ascii="Arial" w:eastAsia="Times New Roman" w:hAnsi="Arial" w:cs="Arial"/>
      <w:sz w:val="22"/>
      <w:szCs w:val="22"/>
      <w:lang w:eastAsia="en-US"/>
    </w:rPr>
  </w:style>
  <w:style w:type="paragraph" w:styleId="Header">
    <w:name w:val="header"/>
    <w:basedOn w:val="Normal"/>
    <w:link w:val="HeaderChar"/>
    <w:unhideWhenUsed/>
    <w:rsid w:val="001569DD"/>
    <w:pPr>
      <w:tabs>
        <w:tab w:val="center" w:pos="4320"/>
        <w:tab w:val="right" w:pos="8640"/>
      </w:tabs>
    </w:pPr>
    <w:rPr>
      <w:lang w:val="x-none" w:eastAsia="x-none"/>
    </w:rPr>
  </w:style>
  <w:style w:type="character" w:customStyle="1" w:styleId="HeaderChar">
    <w:name w:val="Header Char"/>
    <w:link w:val="Header"/>
    <w:uiPriority w:val="99"/>
    <w:rsid w:val="001569DD"/>
    <w:rPr>
      <w:rFonts w:ascii="Arial" w:hAnsi="Arial"/>
      <w:sz w:val="24"/>
      <w:szCs w:val="24"/>
    </w:rPr>
  </w:style>
  <w:style w:type="paragraph" w:styleId="Footer">
    <w:name w:val="footer"/>
    <w:basedOn w:val="Normal"/>
    <w:link w:val="FooterChar"/>
    <w:unhideWhenUsed/>
    <w:rsid w:val="001569DD"/>
    <w:pPr>
      <w:tabs>
        <w:tab w:val="center" w:pos="4320"/>
        <w:tab w:val="right" w:pos="8640"/>
      </w:tabs>
    </w:pPr>
    <w:rPr>
      <w:lang w:val="x-none" w:eastAsia="x-none"/>
    </w:rPr>
  </w:style>
  <w:style w:type="character" w:customStyle="1" w:styleId="FooterChar">
    <w:name w:val="Footer Char"/>
    <w:link w:val="Footer"/>
    <w:uiPriority w:val="99"/>
    <w:rsid w:val="001569DD"/>
    <w:rPr>
      <w:rFonts w:ascii="Arial" w:hAnsi="Arial"/>
      <w:sz w:val="24"/>
      <w:szCs w:val="24"/>
    </w:rPr>
  </w:style>
  <w:style w:type="paragraph" w:customStyle="1" w:styleId="MediumList2-Accent21">
    <w:name w:val="Medium List 2 - Accent 21"/>
    <w:hidden/>
    <w:uiPriority w:val="99"/>
    <w:semiHidden/>
    <w:rsid w:val="002C2DCF"/>
    <w:rPr>
      <w:sz w:val="24"/>
      <w:szCs w:val="24"/>
      <w:lang w:val="en-US" w:eastAsia="en-US"/>
    </w:rPr>
  </w:style>
  <w:style w:type="paragraph" w:styleId="BalloonText">
    <w:name w:val="Balloon Text"/>
    <w:basedOn w:val="Normal"/>
    <w:link w:val="BalloonTextChar"/>
    <w:semiHidden/>
    <w:unhideWhenUsed/>
    <w:rsid w:val="001569DD"/>
    <w:rPr>
      <w:sz w:val="18"/>
      <w:szCs w:val="18"/>
      <w:lang w:val="x-none" w:eastAsia="x-none"/>
    </w:rPr>
  </w:style>
  <w:style w:type="character" w:customStyle="1" w:styleId="BalloonTextChar">
    <w:name w:val="Balloon Text Char"/>
    <w:link w:val="BalloonText"/>
    <w:uiPriority w:val="99"/>
    <w:semiHidden/>
    <w:rsid w:val="001569DD"/>
    <w:rPr>
      <w:rFonts w:ascii="Arial" w:hAnsi="Arial" w:cs="Lucida Grande"/>
      <w:sz w:val="18"/>
      <w:szCs w:val="18"/>
    </w:rPr>
  </w:style>
  <w:style w:type="character" w:styleId="PageNumber">
    <w:name w:val="page number"/>
    <w:basedOn w:val="DefaultParagraphFont"/>
    <w:unhideWhenUsed/>
    <w:rsid w:val="00206E69"/>
  </w:style>
  <w:style w:type="paragraph" w:customStyle="1" w:styleId="ADPStyle">
    <w:name w:val="ADP Style"/>
    <w:basedOn w:val="Normal"/>
    <w:qFormat/>
    <w:rsid w:val="005A6D5C"/>
  </w:style>
  <w:style w:type="paragraph" w:styleId="Title">
    <w:name w:val="Title"/>
    <w:basedOn w:val="Normal"/>
    <w:next w:val="Normal"/>
    <w:link w:val="TitleChar"/>
    <w:uiPriority w:val="10"/>
    <w:qFormat/>
    <w:rsid w:val="00C57CAA"/>
    <w:pPr>
      <w:spacing w:before="240" w:after="60"/>
      <w:outlineLvl w:val="0"/>
    </w:pPr>
    <w:rPr>
      <w:rFonts w:eastAsia="MS Gothic"/>
      <w:b/>
      <w:bCs/>
      <w:kern w:val="28"/>
      <w:szCs w:val="32"/>
    </w:rPr>
  </w:style>
  <w:style w:type="character" w:customStyle="1" w:styleId="TitleChar">
    <w:name w:val="Title Char"/>
    <w:link w:val="Title"/>
    <w:uiPriority w:val="10"/>
    <w:rsid w:val="00C57CAA"/>
    <w:rPr>
      <w:rFonts w:ascii="Arial" w:eastAsia="MS Gothic" w:hAnsi="Arial"/>
      <w:b/>
      <w:bCs/>
      <w:kern w:val="28"/>
      <w:sz w:val="24"/>
      <w:szCs w:val="32"/>
    </w:rPr>
  </w:style>
  <w:style w:type="paragraph" w:styleId="Subtitle">
    <w:name w:val="Subtitle"/>
    <w:basedOn w:val="Normal"/>
    <w:next w:val="Normal"/>
    <w:link w:val="SubtitleChar"/>
    <w:uiPriority w:val="11"/>
    <w:qFormat/>
    <w:rsid w:val="00C57CAA"/>
    <w:pPr>
      <w:spacing w:after="60"/>
      <w:outlineLvl w:val="1"/>
    </w:pPr>
    <w:rPr>
      <w:rFonts w:eastAsia="MS Gothic"/>
    </w:rPr>
  </w:style>
  <w:style w:type="character" w:customStyle="1" w:styleId="SubtitleChar">
    <w:name w:val="Subtitle Char"/>
    <w:link w:val="Subtitle"/>
    <w:uiPriority w:val="11"/>
    <w:rsid w:val="00C57CAA"/>
    <w:rPr>
      <w:rFonts w:ascii="Arial" w:eastAsia="MS Gothic" w:hAnsi="Arial"/>
      <w:sz w:val="24"/>
      <w:szCs w:val="24"/>
    </w:rPr>
  </w:style>
  <w:style w:type="character" w:customStyle="1" w:styleId="SubtleEmphasis1">
    <w:name w:val="Subtle Emphasis1"/>
    <w:uiPriority w:val="19"/>
    <w:qFormat/>
    <w:rsid w:val="00C57CAA"/>
    <w:rPr>
      <w:rFonts w:ascii="Amasis MT" w:hAnsi="Amasis MT"/>
      <w:b w:val="0"/>
      <w:i/>
      <w:iCs/>
      <w:color w:val="808080"/>
    </w:rPr>
  </w:style>
  <w:style w:type="character" w:customStyle="1" w:styleId="IntenseEmphasis1">
    <w:name w:val="Intense Emphasis1"/>
    <w:uiPriority w:val="21"/>
    <w:qFormat/>
    <w:rsid w:val="00C57CAA"/>
    <w:rPr>
      <w:rFonts w:ascii="Amasis MT" w:hAnsi="Amasis MT"/>
      <w:b/>
      <w:bCs/>
      <w:i/>
      <w:iCs/>
      <w:color w:val="000000"/>
    </w:rPr>
  </w:style>
  <w:style w:type="character" w:styleId="Strong">
    <w:name w:val="Strong"/>
    <w:qFormat/>
    <w:rsid w:val="00C57CAA"/>
    <w:rPr>
      <w:rFonts w:ascii="Arial" w:hAnsi="Arial"/>
      <w:b/>
      <w:bCs/>
      <w:i w:val="0"/>
      <w:sz w:val="24"/>
    </w:rPr>
  </w:style>
  <w:style w:type="paragraph" w:customStyle="1" w:styleId="ColorfulGrid-Accent11">
    <w:name w:val="Colorful Grid - Accent 11"/>
    <w:basedOn w:val="Normal"/>
    <w:next w:val="Normal"/>
    <w:link w:val="ColorfulGrid-Accent1Char"/>
    <w:uiPriority w:val="29"/>
    <w:qFormat/>
    <w:rsid w:val="00C57CAA"/>
    <w:rPr>
      <w:i/>
      <w:iCs/>
      <w:color w:val="000000"/>
    </w:rPr>
  </w:style>
  <w:style w:type="character" w:customStyle="1" w:styleId="ColorfulGrid-Accent1Char">
    <w:name w:val="Colorful Grid - Accent 1 Char"/>
    <w:link w:val="ColorfulGrid-Accent11"/>
    <w:uiPriority w:val="29"/>
    <w:rsid w:val="00C57CAA"/>
    <w:rPr>
      <w:rFonts w:ascii="Arial" w:hAnsi="Arial"/>
      <w:i/>
      <w:iCs/>
      <w:color w:val="000000"/>
      <w:sz w:val="24"/>
      <w:szCs w:val="24"/>
    </w:rPr>
  </w:style>
  <w:style w:type="paragraph" w:customStyle="1" w:styleId="LightShading-Accent21">
    <w:name w:val="Light Shading - Accent 21"/>
    <w:basedOn w:val="Normal"/>
    <w:next w:val="Normal"/>
    <w:link w:val="LightShading-Accent2Char"/>
    <w:uiPriority w:val="30"/>
    <w:qFormat/>
    <w:rsid w:val="00C57CAA"/>
    <w:pPr>
      <w:pBdr>
        <w:bottom w:val="single" w:sz="4" w:space="4" w:color="4F81BD"/>
      </w:pBdr>
      <w:spacing w:before="200" w:after="280"/>
      <w:ind w:right="936"/>
    </w:pPr>
    <w:rPr>
      <w:rFonts w:ascii="Amasis MT" w:hAnsi="Amasis MT"/>
      <w:b/>
      <w:bCs/>
      <w:i/>
      <w:iCs/>
      <w:color w:val="000000"/>
    </w:rPr>
  </w:style>
  <w:style w:type="character" w:customStyle="1" w:styleId="LightShading-Accent2Char">
    <w:name w:val="Light Shading - Accent 2 Char"/>
    <w:link w:val="LightShading-Accent21"/>
    <w:uiPriority w:val="30"/>
    <w:rsid w:val="00C57CAA"/>
    <w:rPr>
      <w:rFonts w:ascii="Amasis MT" w:hAnsi="Amasis MT"/>
      <w:b/>
      <w:bCs/>
      <w:i/>
      <w:iCs/>
      <w:color w:val="000000"/>
      <w:sz w:val="24"/>
      <w:szCs w:val="24"/>
    </w:rPr>
  </w:style>
  <w:style w:type="character" w:customStyle="1" w:styleId="SubtleReference1">
    <w:name w:val="Subtle Reference1"/>
    <w:uiPriority w:val="31"/>
    <w:qFormat/>
    <w:rsid w:val="00C57CAA"/>
    <w:rPr>
      <w:rFonts w:ascii="Amasis MT" w:hAnsi="Amasis MT"/>
      <w:b w:val="0"/>
      <w:i w:val="0"/>
      <w:smallCaps/>
      <w:color w:val="C60C2A"/>
      <w:u w:val="none"/>
    </w:rPr>
  </w:style>
  <w:style w:type="character" w:customStyle="1" w:styleId="BookTitle1">
    <w:name w:val="Book Title1"/>
    <w:uiPriority w:val="33"/>
    <w:qFormat/>
    <w:rsid w:val="00C57CAA"/>
    <w:rPr>
      <w:rFonts w:ascii="Arial" w:hAnsi="Arial"/>
      <w:b/>
      <w:bCs/>
      <w:i w:val="0"/>
      <w:smallCaps/>
      <w:color w:val="000000"/>
      <w:spacing w:val="5"/>
      <w:sz w:val="24"/>
    </w:rPr>
  </w:style>
  <w:style w:type="paragraph" w:customStyle="1" w:styleId="ColorfulList-Accent11">
    <w:name w:val="Colorful List - Accent 11"/>
    <w:basedOn w:val="Normal"/>
    <w:uiPriority w:val="34"/>
    <w:qFormat/>
    <w:rsid w:val="00C57CAA"/>
    <w:pPr>
      <w:ind w:left="720"/>
    </w:pPr>
  </w:style>
  <w:style w:type="paragraph" w:customStyle="1" w:styleId="Bullet20">
    <w:name w:val="Bullet 2"/>
    <w:basedOn w:val="Normal"/>
    <w:rsid w:val="00362CAD"/>
    <w:pPr>
      <w:numPr>
        <w:numId w:val="2"/>
      </w:numPr>
      <w:tabs>
        <w:tab w:val="clear" w:pos="720"/>
      </w:tabs>
      <w:spacing w:before="60" w:after="60"/>
      <w:ind w:left="1080"/>
    </w:pPr>
    <w:rPr>
      <w:rFonts w:eastAsia="Arial" w:cs="Arial"/>
      <w:sz w:val="22"/>
      <w:szCs w:val="22"/>
      <w:lang w:val="en-GB"/>
    </w:rPr>
  </w:style>
  <w:style w:type="paragraph" w:customStyle="1" w:styleId="CoverPage-Title">
    <w:name w:val="CoverPage-Title"/>
    <w:qFormat/>
    <w:rsid w:val="00386A30"/>
    <w:rPr>
      <w:rFonts w:ascii="Arial" w:eastAsia="Arial" w:hAnsi="Arial" w:cs="Arial"/>
      <w:b/>
      <w:color w:val="F9A11A"/>
      <w:sz w:val="72"/>
      <w:szCs w:val="36"/>
      <w:lang w:val="en-GB" w:eastAsia="en-US"/>
    </w:rPr>
  </w:style>
  <w:style w:type="paragraph" w:customStyle="1" w:styleId="Bullet3">
    <w:name w:val="Bullet 3"/>
    <w:basedOn w:val="Bullet20"/>
    <w:rsid w:val="00362CAD"/>
    <w:pPr>
      <w:numPr>
        <w:numId w:val="3"/>
      </w:numPr>
      <w:tabs>
        <w:tab w:val="clear" w:pos="1267"/>
      </w:tabs>
      <w:ind w:left="1440" w:hanging="360"/>
    </w:pPr>
  </w:style>
  <w:style w:type="paragraph" w:styleId="TOC1">
    <w:name w:val="toc 1"/>
    <w:basedOn w:val="Normal"/>
    <w:next w:val="Normal"/>
    <w:autoRedefine/>
    <w:uiPriority w:val="39"/>
    <w:unhideWhenUsed/>
    <w:rsid w:val="00157ABA"/>
    <w:pPr>
      <w:tabs>
        <w:tab w:val="left" w:pos="660"/>
        <w:tab w:val="right" w:leader="dot" w:pos="9350"/>
      </w:tabs>
      <w:spacing w:after="100"/>
    </w:pPr>
    <w:rPr>
      <w:rFonts w:eastAsia="Arial" w:cs="Cordia New"/>
      <w:b/>
      <w:noProof/>
      <w:sz w:val="22"/>
      <w:szCs w:val="22"/>
      <w:lang w:val="en-GB"/>
    </w:rPr>
  </w:style>
  <w:style w:type="paragraph" w:styleId="TOC2">
    <w:name w:val="toc 2"/>
    <w:basedOn w:val="Normal"/>
    <w:next w:val="Normal"/>
    <w:autoRedefine/>
    <w:uiPriority w:val="39"/>
    <w:unhideWhenUsed/>
    <w:rsid w:val="00362CAD"/>
    <w:pPr>
      <w:tabs>
        <w:tab w:val="right" w:leader="dot" w:pos="9350"/>
      </w:tabs>
      <w:spacing w:after="100"/>
    </w:pPr>
    <w:rPr>
      <w:rFonts w:eastAsia="Arial" w:cs="Cordia New"/>
      <w:noProof/>
      <w:sz w:val="22"/>
      <w:szCs w:val="22"/>
      <w:lang w:val="en-GB"/>
    </w:rPr>
  </w:style>
  <w:style w:type="paragraph" w:styleId="TOC3">
    <w:name w:val="toc 3"/>
    <w:basedOn w:val="Normal"/>
    <w:next w:val="Normal"/>
    <w:autoRedefine/>
    <w:uiPriority w:val="39"/>
    <w:unhideWhenUsed/>
    <w:rsid w:val="00C714D4"/>
    <w:pPr>
      <w:tabs>
        <w:tab w:val="left" w:pos="1418"/>
        <w:tab w:val="right" w:leader="dot" w:pos="9356"/>
      </w:tabs>
      <w:spacing w:after="100"/>
      <w:ind w:left="709"/>
    </w:pPr>
    <w:rPr>
      <w:rFonts w:eastAsia="Arial" w:cs="Cordia New"/>
      <w:sz w:val="22"/>
      <w:szCs w:val="22"/>
      <w:lang w:val="en-GB"/>
    </w:rPr>
  </w:style>
  <w:style w:type="paragraph" w:customStyle="1" w:styleId="Meta-Text">
    <w:name w:val="Meta-Text"/>
    <w:basedOn w:val="Normal"/>
    <w:qFormat/>
    <w:rsid w:val="00034326"/>
    <w:pPr>
      <w:spacing w:before="0" w:after="0" w:line="240" w:lineRule="auto"/>
    </w:pPr>
    <w:rPr>
      <w:sz w:val="20"/>
    </w:rPr>
  </w:style>
  <w:style w:type="paragraph" w:customStyle="1" w:styleId="Normal-withSpaceAfter">
    <w:name w:val="Normal - with Space After"/>
    <w:basedOn w:val="Normal"/>
    <w:link w:val="Normal-withSpaceAfterChar"/>
    <w:qFormat/>
    <w:rsid w:val="000119CB"/>
    <w:pPr>
      <w:spacing w:after="240" w:line="240" w:lineRule="atLeast"/>
    </w:pPr>
    <w:rPr>
      <w:rFonts w:ascii="Palatino Linotype" w:eastAsia="Times New Roman" w:hAnsi="Palatino Linotype"/>
      <w:sz w:val="22"/>
      <w:szCs w:val="20"/>
    </w:rPr>
  </w:style>
  <w:style w:type="character" w:customStyle="1" w:styleId="Normal-withSpaceAfterChar">
    <w:name w:val="Normal - with Space After Char"/>
    <w:link w:val="Normal-withSpaceAfter"/>
    <w:rsid w:val="000119CB"/>
    <w:rPr>
      <w:rFonts w:ascii="Palatino Linotype" w:eastAsia="Times New Roman" w:hAnsi="Palatino Linotype"/>
      <w:sz w:val="22"/>
      <w:lang w:val="en-US" w:eastAsia="en-US"/>
    </w:rPr>
  </w:style>
  <w:style w:type="paragraph" w:styleId="BodyText">
    <w:name w:val="Body Text"/>
    <w:basedOn w:val="Normal"/>
    <w:link w:val="BodyTextChar"/>
    <w:rsid w:val="000119CB"/>
    <w:pPr>
      <w:spacing w:line="240" w:lineRule="atLeast"/>
    </w:pPr>
    <w:rPr>
      <w:rFonts w:eastAsia="Times New Roman"/>
      <w:bCs/>
      <w:sz w:val="22"/>
      <w:szCs w:val="22"/>
    </w:rPr>
  </w:style>
  <w:style w:type="character" w:customStyle="1" w:styleId="BodyTextChar">
    <w:name w:val="Body Text Char"/>
    <w:link w:val="BodyText"/>
    <w:rsid w:val="000119CB"/>
    <w:rPr>
      <w:rFonts w:ascii="Times New Roman" w:eastAsia="Times New Roman" w:hAnsi="Times New Roman"/>
      <w:bCs/>
      <w:sz w:val="22"/>
      <w:szCs w:val="22"/>
      <w:lang w:val="en-US" w:eastAsia="en-US"/>
    </w:rPr>
  </w:style>
  <w:style w:type="paragraph" w:customStyle="1" w:styleId="ADPBullet1">
    <w:name w:val="+ADPBullet1"/>
    <w:basedOn w:val="Normal"/>
    <w:rsid w:val="000119CB"/>
    <w:pPr>
      <w:numPr>
        <w:numId w:val="4"/>
      </w:numPr>
      <w:spacing w:line="240" w:lineRule="atLeast"/>
    </w:pPr>
    <w:rPr>
      <w:rFonts w:eastAsia="Times New Roman"/>
      <w:szCs w:val="20"/>
    </w:rPr>
  </w:style>
  <w:style w:type="paragraph" w:styleId="FootnoteText">
    <w:name w:val="footnote text"/>
    <w:basedOn w:val="Normal"/>
    <w:link w:val="FootnoteTextChar"/>
    <w:semiHidden/>
    <w:rsid w:val="000119CB"/>
    <w:pPr>
      <w:spacing w:line="240" w:lineRule="atLeast"/>
    </w:pPr>
    <w:rPr>
      <w:rFonts w:eastAsia="Times New Roman"/>
      <w:szCs w:val="20"/>
    </w:rPr>
  </w:style>
  <w:style w:type="character" w:customStyle="1" w:styleId="FootnoteTextChar">
    <w:name w:val="Footnote Text Char"/>
    <w:link w:val="FootnoteText"/>
    <w:semiHidden/>
    <w:rsid w:val="000119CB"/>
    <w:rPr>
      <w:rFonts w:ascii="Arial" w:eastAsia="Times New Roman" w:hAnsi="Arial"/>
      <w:lang w:eastAsia="en-US"/>
    </w:rPr>
  </w:style>
  <w:style w:type="character" w:styleId="FootnoteReference">
    <w:name w:val="footnote reference"/>
    <w:semiHidden/>
    <w:rsid w:val="000119CB"/>
    <w:rPr>
      <w:vertAlign w:val="superscript"/>
    </w:rPr>
  </w:style>
  <w:style w:type="table" w:styleId="TableGrid">
    <w:name w:val="Table Grid"/>
    <w:basedOn w:val="TableNormal"/>
    <w:uiPriority w:val="39"/>
    <w:rsid w:val="000D54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0D54C6"/>
    <w:rPr>
      <w:color w:val="0000FF"/>
      <w:u w:val="single"/>
    </w:rPr>
  </w:style>
  <w:style w:type="paragraph" w:styleId="NormalWeb">
    <w:name w:val="Normal (Web)"/>
    <w:basedOn w:val="Normal"/>
    <w:uiPriority w:val="99"/>
    <w:unhideWhenUsed/>
    <w:rsid w:val="00A010E3"/>
    <w:pPr>
      <w:spacing w:before="100" w:beforeAutospacing="1" w:after="100" w:afterAutospacing="1"/>
    </w:pPr>
    <w:rPr>
      <w:rFonts w:eastAsia="Times New Roman"/>
      <w:lang w:eastAsia="en-AU"/>
    </w:rPr>
  </w:style>
  <w:style w:type="paragraph" w:styleId="ListParagraph">
    <w:name w:val="List Paragraph"/>
    <w:basedOn w:val="Normal"/>
    <w:uiPriority w:val="34"/>
    <w:qFormat/>
    <w:rsid w:val="008E25AC"/>
    <w:pPr>
      <w:ind w:left="720"/>
      <w:contextualSpacing/>
    </w:pPr>
  </w:style>
  <w:style w:type="paragraph" w:customStyle="1" w:styleId="Body">
    <w:name w:val="Body"/>
    <w:basedOn w:val="Normal"/>
    <w:rsid w:val="00560574"/>
  </w:style>
  <w:style w:type="paragraph" w:customStyle="1" w:styleId="TableHeader">
    <w:name w:val="Table Header"/>
    <w:basedOn w:val="Normal"/>
    <w:next w:val="Normal"/>
    <w:qFormat/>
    <w:rsid w:val="00560574"/>
    <w:pPr>
      <w:jc w:val="center"/>
    </w:pPr>
    <w:rPr>
      <w:rFonts w:ascii="Arial" w:hAnsi="Arial"/>
      <w:b/>
      <w:sz w:val="20"/>
    </w:rPr>
  </w:style>
  <w:style w:type="paragraph" w:customStyle="1" w:styleId="TableText">
    <w:name w:val="Table Text"/>
    <w:basedOn w:val="Normal"/>
    <w:qFormat/>
    <w:rsid w:val="00560574"/>
    <w:rPr>
      <w:rFonts w:ascii="Arial" w:hAnsi="Arial"/>
      <w:sz w:val="20"/>
    </w:rPr>
  </w:style>
  <w:style w:type="paragraph" w:customStyle="1" w:styleId="TableBulletedList">
    <w:name w:val="Table Bulleted List"/>
    <w:basedOn w:val="TableText"/>
    <w:qFormat/>
    <w:rsid w:val="00034326"/>
    <w:pPr>
      <w:numPr>
        <w:numId w:val="5"/>
      </w:numPr>
      <w:spacing w:line="240" w:lineRule="auto"/>
      <w:ind w:left="270" w:hanging="270"/>
    </w:pPr>
    <w:rPr>
      <w:rFonts w:cs="Arial"/>
    </w:rPr>
  </w:style>
  <w:style w:type="paragraph" w:customStyle="1" w:styleId="TableNumberedText">
    <w:name w:val="Table Numbered Text"/>
    <w:basedOn w:val="TableText"/>
    <w:qFormat/>
    <w:rsid w:val="00034326"/>
    <w:pPr>
      <w:numPr>
        <w:numId w:val="6"/>
      </w:numPr>
      <w:ind w:left="426" w:hanging="426"/>
    </w:pPr>
  </w:style>
  <w:style w:type="paragraph" w:customStyle="1" w:styleId="CoverPageGlobalViewText">
    <w:name w:val="CoverPageGlobalViewText"/>
    <w:basedOn w:val="Normal"/>
    <w:next w:val="CoverPage-Title"/>
    <w:qFormat/>
    <w:rsid w:val="00034326"/>
    <w:pPr>
      <w:spacing w:before="1800"/>
    </w:pPr>
    <w:rPr>
      <w:rFonts w:ascii="Arial" w:hAnsi="Arial" w:cs="Arial"/>
      <w:b/>
      <w:color w:val="65656A"/>
      <w:sz w:val="32"/>
      <w:szCs w:val="32"/>
    </w:rPr>
  </w:style>
  <w:style w:type="paragraph" w:customStyle="1" w:styleId="CoverPageSubtitle">
    <w:name w:val="CoverPageSubtitle"/>
    <w:basedOn w:val="Normal"/>
    <w:next w:val="Normal"/>
    <w:qFormat/>
    <w:rsid w:val="00034326"/>
    <w:rPr>
      <w:rFonts w:ascii="Arial" w:hAnsi="Arial"/>
      <w:b/>
      <w:color w:val="65656A"/>
      <w:sz w:val="32"/>
    </w:rPr>
  </w:style>
  <w:style w:type="paragraph" w:customStyle="1" w:styleId="DocRefText">
    <w:name w:val="DocRefText"/>
    <w:basedOn w:val="Meta-Text"/>
    <w:qFormat/>
    <w:rsid w:val="00034326"/>
    <w:pPr>
      <w:framePr w:hSpace="180" w:wrap="around" w:vAnchor="text" w:hAnchor="margin" w:xAlign="right" w:y="-28"/>
    </w:pPr>
  </w:style>
  <w:style w:type="paragraph" w:customStyle="1" w:styleId="VersionRefText">
    <w:name w:val="VersionRefText"/>
    <w:basedOn w:val="Meta-Text"/>
    <w:qFormat/>
    <w:rsid w:val="00034326"/>
    <w:pPr>
      <w:framePr w:hSpace="180" w:wrap="around" w:vAnchor="text" w:hAnchor="margin" w:xAlign="right" w:y="-28"/>
    </w:pPr>
  </w:style>
  <w:style w:type="paragraph" w:customStyle="1" w:styleId="CoverDate">
    <w:name w:val="Cover Date"/>
    <w:basedOn w:val="Normal"/>
    <w:qFormat/>
    <w:rsid w:val="00467B07"/>
    <w:pPr>
      <w:spacing w:before="0" w:after="0" w:line="240" w:lineRule="auto"/>
    </w:pPr>
    <w:rPr>
      <w:rFonts w:ascii="Arial" w:eastAsiaTheme="minorHAnsi" w:hAnsi="Arial" w:cstheme="minorBidi"/>
      <w:b/>
      <w:color w:val="FFFFFF"/>
      <w:szCs w:val="26"/>
    </w:rPr>
  </w:style>
  <w:style w:type="paragraph" w:customStyle="1" w:styleId="ADPBody">
    <w:name w:val="ADP Body"/>
    <w:basedOn w:val="PlainText"/>
    <w:rsid w:val="00467B07"/>
    <w:pPr>
      <w:spacing w:after="120" w:line="260" w:lineRule="exact"/>
    </w:pPr>
    <w:rPr>
      <w:rFonts w:ascii="Arial" w:eastAsiaTheme="minorHAnsi" w:hAnsi="Arial" w:cs="Courier New"/>
      <w:sz w:val="20"/>
    </w:rPr>
  </w:style>
  <w:style w:type="paragraph" w:styleId="PlainText">
    <w:name w:val="Plain Text"/>
    <w:basedOn w:val="Normal"/>
    <w:link w:val="PlainTextChar"/>
    <w:unhideWhenUsed/>
    <w:rsid w:val="00467B07"/>
    <w:pPr>
      <w:spacing w:before="0"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467B07"/>
    <w:rPr>
      <w:rFonts w:ascii="Consolas" w:eastAsiaTheme="minorEastAsia" w:hAnsi="Consolas" w:cs="Consolas"/>
      <w:sz w:val="21"/>
      <w:szCs w:val="21"/>
      <w:lang w:val="en-US" w:eastAsia="en-US"/>
    </w:rPr>
  </w:style>
  <w:style w:type="paragraph" w:customStyle="1" w:styleId="Bodytext3single">
    <w:name w:val="Body text 3 single"/>
    <w:basedOn w:val="BodyText3"/>
    <w:autoRedefine/>
    <w:rsid w:val="00467B07"/>
    <w:pPr>
      <w:widowControl w:val="0"/>
      <w:numPr>
        <w:numId w:val="7"/>
      </w:numPr>
      <w:tabs>
        <w:tab w:val="clear" w:pos="720"/>
        <w:tab w:val="num" w:pos="360"/>
      </w:tabs>
      <w:spacing w:before="0" w:after="0" w:line="240" w:lineRule="auto"/>
      <w:ind w:left="0" w:firstLine="0"/>
      <w:jc w:val="both"/>
    </w:pPr>
    <w:rPr>
      <w:rFonts w:ascii="Arial" w:eastAsia="Times New Roman" w:hAnsi="Arial" w:cs="Arial"/>
      <w:sz w:val="20"/>
      <w:szCs w:val="20"/>
    </w:rPr>
  </w:style>
  <w:style w:type="paragraph" w:styleId="BodyText3">
    <w:name w:val="Body Text 3"/>
    <w:basedOn w:val="Normal"/>
    <w:link w:val="BodyText3Char"/>
    <w:uiPriority w:val="99"/>
    <w:semiHidden/>
    <w:unhideWhenUsed/>
    <w:rsid w:val="00467B07"/>
    <w:rPr>
      <w:sz w:val="16"/>
      <w:szCs w:val="16"/>
    </w:rPr>
  </w:style>
  <w:style w:type="character" w:customStyle="1" w:styleId="BodyText3Char">
    <w:name w:val="Body Text 3 Char"/>
    <w:basedOn w:val="DefaultParagraphFont"/>
    <w:link w:val="BodyText3"/>
    <w:uiPriority w:val="99"/>
    <w:semiHidden/>
    <w:rsid w:val="00467B07"/>
    <w:rPr>
      <w:rFonts w:ascii="Times New Roman" w:eastAsiaTheme="minorEastAsia" w:hAnsi="Times New Roman"/>
      <w:sz w:val="16"/>
      <w:szCs w:val="16"/>
      <w:lang w:val="en-US" w:eastAsia="en-US"/>
    </w:rPr>
  </w:style>
  <w:style w:type="paragraph" w:customStyle="1" w:styleId="NoteToConsultant">
    <w:name w:val="NoteToConsultant"/>
    <w:basedOn w:val="Normal"/>
    <w:next w:val="Normal"/>
    <w:link w:val="NoteToConsultantChar"/>
    <w:qFormat/>
    <w:rsid w:val="00467B07"/>
    <w:pPr>
      <w:spacing w:before="0" w:line="240" w:lineRule="auto"/>
    </w:pPr>
    <w:rPr>
      <w:rFonts w:ascii="Arial" w:eastAsia="MS Mincho" w:hAnsi="Arial"/>
      <w:b/>
      <w:color w:val="47A141"/>
      <w:sz w:val="20"/>
    </w:rPr>
  </w:style>
  <w:style w:type="character" w:customStyle="1" w:styleId="NoteToConsultantChar">
    <w:name w:val="NoteToConsultant Char"/>
    <w:basedOn w:val="DefaultParagraphFont"/>
    <w:link w:val="NoteToConsultant"/>
    <w:rsid w:val="00467B07"/>
    <w:rPr>
      <w:rFonts w:ascii="Arial" w:hAnsi="Arial"/>
      <w:b/>
      <w:color w:val="47A141"/>
      <w:szCs w:val="24"/>
      <w:lang w:val="en-US" w:eastAsia="en-US"/>
    </w:rPr>
  </w:style>
  <w:style w:type="paragraph" w:customStyle="1" w:styleId="ClientName-Ref">
    <w:name w:val="ClientName-Ref"/>
    <w:basedOn w:val="CoverPageSubtitle"/>
    <w:qFormat/>
    <w:rsid w:val="00467B07"/>
    <w:rPr>
      <w:color w:val="47A141"/>
    </w:rPr>
  </w:style>
  <w:style w:type="paragraph" w:customStyle="1" w:styleId="Formheading">
    <w:name w:val="Form heading"/>
    <w:basedOn w:val="Normal"/>
    <w:next w:val="Normal"/>
    <w:autoRedefine/>
    <w:rsid w:val="007260BC"/>
    <w:pPr>
      <w:spacing w:before="240" w:line="240" w:lineRule="auto"/>
    </w:pPr>
    <w:rPr>
      <w:rFonts w:ascii="Arial" w:eastAsia="Times New Roman" w:hAnsi="Arial" w:cs="Arial"/>
      <w:b/>
      <w:sz w:val="32"/>
      <w:szCs w:val="32"/>
      <w:lang w:val="en-GB"/>
    </w:rPr>
  </w:style>
  <w:style w:type="paragraph" w:customStyle="1" w:styleId="FormID">
    <w:name w:val="Form ID"/>
    <w:basedOn w:val="Normal"/>
    <w:next w:val="Normal"/>
    <w:rsid w:val="007260BC"/>
    <w:pPr>
      <w:tabs>
        <w:tab w:val="right" w:pos="9640"/>
      </w:tabs>
      <w:spacing w:before="0" w:line="240" w:lineRule="auto"/>
      <w:jc w:val="right"/>
    </w:pPr>
    <w:rPr>
      <w:rFonts w:ascii="Helv" w:eastAsia="Times New Roman" w:hAnsi="Helv" w:cs="Arial"/>
      <w:sz w:val="12"/>
      <w:szCs w:val="32"/>
      <w:lang w:val="en-GB"/>
    </w:rPr>
  </w:style>
  <w:style w:type="paragraph" w:customStyle="1" w:styleId="Formtag">
    <w:name w:val="Form tag"/>
    <w:basedOn w:val="Normal"/>
    <w:rsid w:val="007260BC"/>
    <w:pPr>
      <w:spacing w:before="480" w:line="240" w:lineRule="auto"/>
    </w:pPr>
    <w:rPr>
      <w:rFonts w:ascii="Helv" w:eastAsia="Times New Roman" w:hAnsi="Helv" w:cs="Arial"/>
      <w:b/>
      <w:sz w:val="22"/>
      <w:szCs w:val="32"/>
      <w:lang w:val="en-GB"/>
    </w:rPr>
  </w:style>
  <w:style w:type="paragraph" w:customStyle="1" w:styleId="Formtext">
    <w:name w:val="Form text"/>
    <w:basedOn w:val="Normal"/>
    <w:rsid w:val="007260BC"/>
    <w:pPr>
      <w:spacing w:before="0" w:line="240" w:lineRule="auto"/>
    </w:pPr>
    <w:rPr>
      <w:rFonts w:ascii="Helv" w:eastAsia="Times New Roman" w:hAnsi="Helv" w:cs="Arial"/>
      <w:sz w:val="22"/>
      <w:szCs w:val="32"/>
      <w:lang w:val="en-GB"/>
    </w:rPr>
  </w:style>
  <w:style w:type="paragraph" w:customStyle="1" w:styleId="Formuscore1">
    <w:name w:val="Form uscore 1"/>
    <w:basedOn w:val="Normal"/>
    <w:rsid w:val="007260BC"/>
    <w:pPr>
      <w:pBdr>
        <w:bottom w:val="single" w:sz="6" w:space="1" w:color="C0C0C0"/>
      </w:pBdr>
      <w:spacing w:line="240" w:lineRule="auto"/>
    </w:pPr>
    <w:rPr>
      <w:rFonts w:ascii="Century Schoolbook" w:eastAsia="Times New Roman" w:hAnsi="Century Schoolbook" w:cs="Arial"/>
      <w:sz w:val="22"/>
      <w:szCs w:val="32"/>
      <w:lang w:val="en-GB"/>
    </w:rPr>
  </w:style>
  <w:style w:type="character" w:customStyle="1" w:styleId="KeyboardKey">
    <w:name w:val="Keyboard Key"/>
    <w:basedOn w:val="DefaultParagraphFont"/>
    <w:rsid w:val="007260BC"/>
    <w:rPr>
      <w:rFonts w:ascii="Times New (W1)" w:hAnsi="Times New (W1)"/>
      <w:b/>
      <w:smallCaps/>
      <w:sz w:val="22"/>
      <w:szCs w:val="22"/>
    </w:rPr>
  </w:style>
  <w:style w:type="paragraph" w:customStyle="1" w:styleId="Lvl1bullet">
    <w:name w:val="Lvl 1 bullet"/>
    <w:basedOn w:val="Normal"/>
    <w:autoRedefine/>
    <w:rsid w:val="007260BC"/>
    <w:pPr>
      <w:numPr>
        <w:numId w:val="10"/>
      </w:numPr>
      <w:spacing w:before="0" w:line="240" w:lineRule="atLeast"/>
      <w:contextualSpacing/>
    </w:pPr>
    <w:rPr>
      <w:rFonts w:ascii="Palatino Linotype" w:eastAsia="Times New Roman" w:hAnsi="Palatino Linotype"/>
      <w:sz w:val="22"/>
      <w:szCs w:val="20"/>
    </w:rPr>
  </w:style>
  <w:style w:type="paragraph" w:customStyle="1" w:styleId="Lvl2bullet">
    <w:name w:val="Lvl 2 bullet"/>
    <w:basedOn w:val="Normal"/>
    <w:autoRedefine/>
    <w:rsid w:val="007260BC"/>
    <w:pPr>
      <w:numPr>
        <w:ilvl w:val="1"/>
        <w:numId w:val="8"/>
      </w:numPr>
      <w:tabs>
        <w:tab w:val="clear" w:pos="1440"/>
        <w:tab w:val="num" w:pos="754"/>
      </w:tabs>
      <w:spacing w:before="0" w:line="240" w:lineRule="atLeast"/>
      <w:ind w:left="754" w:hanging="397"/>
      <w:contextualSpacing/>
    </w:pPr>
    <w:rPr>
      <w:rFonts w:ascii="Palatino Linotype" w:eastAsia="Times New Roman" w:hAnsi="Palatino Linotype"/>
      <w:sz w:val="22"/>
      <w:szCs w:val="20"/>
    </w:rPr>
  </w:style>
  <w:style w:type="paragraph" w:customStyle="1" w:styleId="Lvl3bullet">
    <w:name w:val="Lvl 3 bullet"/>
    <w:basedOn w:val="Normal"/>
    <w:autoRedefine/>
    <w:rsid w:val="007260BC"/>
    <w:pPr>
      <w:numPr>
        <w:numId w:val="9"/>
      </w:numPr>
      <w:spacing w:before="0" w:line="240" w:lineRule="atLeast"/>
      <w:contextualSpacing/>
    </w:pPr>
    <w:rPr>
      <w:rFonts w:ascii="Palatino Linotype" w:eastAsia="Times New Roman" w:hAnsi="Palatino Linotype"/>
      <w:sz w:val="22"/>
      <w:szCs w:val="20"/>
    </w:rPr>
  </w:style>
  <w:style w:type="character" w:customStyle="1" w:styleId="Menu">
    <w:name w:val="Menu"/>
    <w:basedOn w:val="DefaultParagraphFont"/>
    <w:rsid w:val="007260BC"/>
    <w:rPr>
      <w:rFonts w:ascii="Palatino Linotype" w:hAnsi="Palatino Linotype"/>
      <w:b/>
      <w:sz w:val="22"/>
    </w:rPr>
  </w:style>
  <w:style w:type="paragraph" w:customStyle="1" w:styleId="SubHeading5">
    <w:name w:val="Sub Heading 5"/>
    <w:basedOn w:val="Heading5"/>
    <w:autoRedefine/>
    <w:rsid w:val="007260BC"/>
    <w:pPr>
      <w:keepNext/>
      <w:numPr>
        <w:ilvl w:val="4"/>
      </w:numPr>
      <w:tabs>
        <w:tab w:val="num" w:pos="1008"/>
      </w:tabs>
      <w:spacing w:before="0" w:after="120" w:line="240" w:lineRule="atLeast"/>
      <w:ind w:left="1008" w:hanging="1008"/>
    </w:pPr>
    <w:rPr>
      <w:rFonts w:eastAsia="Times New Roman"/>
      <w:b w:val="0"/>
      <w:bCs w:val="0"/>
      <w:iCs w:val="0"/>
      <w:color w:val="auto"/>
      <w:position w:val="-6"/>
      <w:sz w:val="40"/>
      <w:szCs w:val="40"/>
    </w:rPr>
  </w:style>
  <w:style w:type="paragraph" w:customStyle="1" w:styleId="Formuscore2">
    <w:name w:val="Form uscore 2"/>
    <w:basedOn w:val="Formuscore1"/>
    <w:rsid w:val="007260BC"/>
    <w:pPr>
      <w:pBdr>
        <w:between w:val="single" w:sz="6" w:space="1" w:color="C0C0C0"/>
      </w:pBdr>
      <w:spacing w:before="480" w:after="0"/>
    </w:pPr>
    <w:rPr>
      <w:sz w:val="20"/>
    </w:rPr>
  </w:style>
  <w:style w:type="paragraph" w:customStyle="1" w:styleId="Formuscore3">
    <w:name w:val="Form uscore 3"/>
    <w:basedOn w:val="Formtext"/>
    <w:rsid w:val="007260BC"/>
    <w:pPr>
      <w:pBdr>
        <w:bottom w:val="single" w:sz="6" w:space="1" w:color="auto"/>
      </w:pBdr>
      <w:spacing w:before="120" w:after="0"/>
    </w:pPr>
    <w:rPr>
      <w:sz w:val="20"/>
    </w:rPr>
  </w:style>
  <w:style w:type="paragraph" w:styleId="TOC4">
    <w:name w:val="toc 4"/>
    <w:basedOn w:val="Normal"/>
    <w:next w:val="Normal"/>
    <w:autoRedefine/>
    <w:semiHidden/>
    <w:rsid w:val="007260BC"/>
    <w:pPr>
      <w:spacing w:before="0" w:after="0" w:line="240" w:lineRule="atLeast"/>
      <w:ind w:left="660"/>
    </w:pPr>
    <w:rPr>
      <w:rFonts w:eastAsia="Times New Roman"/>
      <w:sz w:val="18"/>
      <w:szCs w:val="18"/>
    </w:rPr>
  </w:style>
  <w:style w:type="paragraph" w:styleId="TOC5">
    <w:name w:val="toc 5"/>
    <w:basedOn w:val="Normal"/>
    <w:next w:val="Normal"/>
    <w:autoRedefine/>
    <w:semiHidden/>
    <w:rsid w:val="007260BC"/>
    <w:pPr>
      <w:spacing w:before="0" w:after="0" w:line="240" w:lineRule="atLeast"/>
      <w:ind w:left="880"/>
    </w:pPr>
    <w:rPr>
      <w:rFonts w:eastAsia="Times New Roman"/>
      <w:sz w:val="18"/>
      <w:szCs w:val="18"/>
    </w:rPr>
  </w:style>
  <w:style w:type="paragraph" w:styleId="TOC6">
    <w:name w:val="toc 6"/>
    <w:basedOn w:val="Normal"/>
    <w:next w:val="Normal"/>
    <w:autoRedefine/>
    <w:semiHidden/>
    <w:rsid w:val="007260BC"/>
    <w:pPr>
      <w:spacing w:before="0" w:after="0" w:line="240" w:lineRule="atLeast"/>
      <w:ind w:left="1100"/>
    </w:pPr>
    <w:rPr>
      <w:rFonts w:eastAsia="Times New Roman"/>
      <w:sz w:val="18"/>
      <w:szCs w:val="18"/>
    </w:rPr>
  </w:style>
  <w:style w:type="paragraph" w:styleId="TOC7">
    <w:name w:val="toc 7"/>
    <w:basedOn w:val="Normal"/>
    <w:next w:val="Normal"/>
    <w:autoRedefine/>
    <w:semiHidden/>
    <w:rsid w:val="007260BC"/>
    <w:pPr>
      <w:spacing w:before="0" w:after="0" w:line="240" w:lineRule="atLeast"/>
      <w:ind w:left="1320"/>
    </w:pPr>
    <w:rPr>
      <w:rFonts w:eastAsia="Times New Roman"/>
      <w:sz w:val="18"/>
      <w:szCs w:val="18"/>
    </w:rPr>
  </w:style>
  <w:style w:type="paragraph" w:styleId="TOC8">
    <w:name w:val="toc 8"/>
    <w:basedOn w:val="Normal"/>
    <w:next w:val="Normal"/>
    <w:autoRedefine/>
    <w:semiHidden/>
    <w:rsid w:val="007260BC"/>
    <w:pPr>
      <w:spacing w:before="0" w:after="0" w:line="240" w:lineRule="atLeast"/>
      <w:ind w:left="1540"/>
    </w:pPr>
    <w:rPr>
      <w:rFonts w:eastAsia="Times New Roman"/>
      <w:sz w:val="18"/>
      <w:szCs w:val="18"/>
    </w:rPr>
  </w:style>
  <w:style w:type="paragraph" w:styleId="TOC9">
    <w:name w:val="toc 9"/>
    <w:basedOn w:val="Normal"/>
    <w:next w:val="Normal"/>
    <w:autoRedefine/>
    <w:semiHidden/>
    <w:rsid w:val="007260BC"/>
    <w:pPr>
      <w:spacing w:before="0" w:after="0" w:line="240" w:lineRule="atLeast"/>
      <w:ind w:left="1760"/>
    </w:pPr>
    <w:rPr>
      <w:rFonts w:eastAsia="Times New Roman"/>
      <w:sz w:val="18"/>
      <w:szCs w:val="18"/>
    </w:rPr>
  </w:style>
  <w:style w:type="paragraph" w:customStyle="1" w:styleId="Step">
    <w:name w:val="Step"/>
    <w:basedOn w:val="Normal"/>
    <w:autoRedefine/>
    <w:rsid w:val="007260BC"/>
    <w:pPr>
      <w:numPr>
        <w:numId w:val="11"/>
      </w:numPr>
      <w:spacing w:before="0" w:line="240" w:lineRule="atLeast"/>
    </w:pPr>
    <w:rPr>
      <w:rFonts w:ascii="Palatino Linotype" w:eastAsia="Times New Roman" w:hAnsi="Palatino Linotype" w:cs="Arial"/>
      <w:sz w:val="22"/>
      <w:szCs w:val="32"/>
    </w:rPr>
  </w:style>
  <w:style w:type="paragraph" w:customStyle="1" w:styleId="Substep">
    <w:name w:val="Substep"/>
    <w:basedOn w:val="Normal"/>
    <w:autoRedefine/>
    <w:rsid w:val="007260BC"/>
    <w:pPr>
      <w:spacing w:before="0" w:line="240" w:lineRule="atLeast"/>
      <w:ind w:firstLine="357"/>
    </w:pPr>
    <w:rPr>
      <w:rFonts w:ascii="Palatino Linotype" w:eastAsia="Times New Roman" w:hAnsi="Palatino Linotype"/>
      <w:sz w:val="22"/>
      <w:szCs w:val="20"/>
    </w:rPr>
  </w:style>
  <w:style w:type="paragraph" w:customStyle="1" w:styleId="ADPTitle">
    <w:name w:val="ADP Title"/>
    <w:basedOn w:val="Normal"/>
    <w:autoRedefine/>
    <w:rsid w:val="007260BC"/>
    <w:pPr>
      <w:spacing w:before="0" w:line="240" w:lineRule="atLeast"/>
    </w:pPr>
    <w:rPr>
      <w:rFonts w:ascii="Arial" w:eastAsia="Times New Roman" w:hAnsi="Arial" w:cs="Arial"/>
      <w:color w:val="FF0000"/>
      <w:sz w:val="100"/>
      <w:szCs w:val="32"/>
    </w:rPr>
  </w:style>
  <w:style w:type="paragraph" w:customStyle="1" w:styleId="ADPSubtitle">
    <w:name w:val="ADP Subtitle"/>
    <w:basedOn w:val="ADPTitle"/>
    <w:autoRedefine/>
    <w:rsid w:val="007260BC"/>
    <w:rPr>
      <w:color w:val="auto"/>
      <w:sz w:val="40"/>
    </w:rPr>
  </w:style>
  <w:style w:type="paragraph" w:customStyle="1" w:styleId="NormalItalics">
    <w:name w:val="Normal Italics"/>
    <w:basedOn w:val="Normal"/>
    <w:autoRedefine/>
    <w:rsid w:val="007260BC"/>
    <w:pPr>
      <w:spacing w:before="0" w:line="240" w:lineRule="atLeast"/>
    </w:pPr>
    <w:rPr>
      <w:rFonts w:ascii="Palatino Linotype" w:eastAsia="Times New Roman" w:hAnsi="Palatino Linotype" w:cs="Arial"/>
      <w:i/>
      <w:sz w:val="22"/>
      <w:szCs w:val="32"/>
    </w:rPr>
  </w:style>
  <w:style w:type="paragraph" w:customStyle="1" w:styleId="NormalBold">
    <w:name w:val="Normal Bold"/>
    <w:basedOn w:val="Normal"/>
    <w:autoRedefine/>
    <w:rsid w:val="007260BC"/>
    <w:pPr>
      <w:spacing w:before="0" w:line="240" w:lineRule="atLeast"/>
    </w:pPr>
    <w:rPr>
      <w:rFonts w:ascii="Palatino Linotype" w:eastAsia="Times New Roman" w:hAnsi="Palatino Linotype" w:cs="Arial"/>
      <w:b/>
      <w:sz w:val="22"/>
      <w:szCs w:val="32"/>
    </w:rPr>
  </w:style>
  <w:style w:type="paragraph" w:customStyle="1" w:styleId="IndentedParagraph">
    <w:name w:val="Indented Paragraph"/>
    <w:basedOn w:val="Normal"/>
    <w:autoRedefine/>
    <w:rsid w:val="007260BC"/>
    <w:pPr>
      <w:spacing w:before="0" w:line="240" w:lineRule="atLeast"/>
      <w:ind w:left="720"/>
    </w:pPr>
    <w:rPr>
      <w:rFonts w:ascii="Palatino Linotype" w:eastAsia="Times New Roman" w:hAnsi="Palatino Linotype" w:cs="Arial"/>
      <w:sz w:val="22"/>
      <w:szCs w:val="32"/>
    </w:rPr>
  </w:style>
  <w:style w:type="character" w:customStyle="1" w:styleId="Normal-withSpaceAfterChar1">
    <w:name w:val="Normal - with Space After Char1"/>
    <w:basedOn w:val="DefaultParagraphFont"/>
    <w:rsid w:val="007260BC"/>
    <w:rPr>
      <w:rFonts w:ascii="Arial" w:hAnsi="Arial"/>
      <w:lang w:val="en-US" w:eastAsia="en-US" w:bidi="ar-SA"/>
    </w:rPr>
  </w:style>
  <w:style w:type="character" w:styleId="FollowedHyperlink">
    <w:name w:val="FollowedHyperlink"/>
    <w:basedOn w:val="DefaultParagraphFont"/>
    <w:rsid w:val="007260BC"/>
    <w:rPr>
      <w:color w:val="800080"/>
      <w:u w:val="single"/>
    </w:rPr>
  </w:style>
  <w:style w:type="paragraph" w:styleId="BodyText2">
    <w:name w:val="Body Text 2"/>
    <w:basedOn w:val="Normal"/>
    <w:link w:val="BodyText2Char"/>
    <w:rsid w:val="007260BC"/>
    <w:pPr>
      <w:spacing w:before="0" w:line="480" w:lineRule="auto"/>
    </w:pPr>
    <w:rPr>
      <w:rFonts w:ascii="Arial" w:eastAsia="Times New Roman" w:hAnsi="Arial"/>
      <w:sz w:val="20"/>
      <w:szCs w:val="20"/>
    </w:rPr>
  </w:style>
  <w:style w:type="character" w:customStyle="1" w:styleId="BodyText2Char">
    <w:name w:val="Body Text 2 Char"/>
    <w:basedOn w:val="DefaultParagraphFont"/>
    <w:link w:val="BodyText2"/>
    <w:rsid w:val="007260BC"/>
    <w:rPr>
      <w:rFonts w:ascii="Arial" w:eastAsia="Times New Roman" w:hAnsi="Arial"/>
      <w:lang w:eastAsia="en-US"/>
    </w:rPr>
  </w:style>
  <w:style w:type="paragraph" w:customStyle="1" w:styleId="Normal1">
    <w:name w:val="Normal1"/>
    <w:link w:val="normalChar"/>
    <w:locked/>
    <w:rsid w:val="007260BC"/>
    <w:pPr>
      <w:widowControl w:val="0"/>
      <w:autoSpaceDE w:val="0"/>
      <w:autoSpaceDN w:val="0"/>
      <w:adjustRightInd w:val="0"/>
    </w:pPr>
    <w:rPr>
      <w:rFonts w:ascii="Courier New" w:eastAsia="Times New Roman" w:hAnsi="Courier New" w:cs="Courier New"/>
      <w:lang w:val="de-DE" w:eastAsia="fr-FR"/>
    </w:rPr>
  </w:style>
  <w:style w:type="character" w:customStyle="1" w:styleId="normalChar">
    <w:name w:val="normal Char"/>
    <w:basedOn w:val="DefaultParagraphFont"/>
    <w:link w:val="Normal1"/>
    <w:rsid w:val="007260BC"/>
    <w:rPr>
      <w:rFonts w:ascii="Courier New" w:eastAsia="Times New Roman" w:hAnsi="Courier New" w:cs="Courier New"/>
      <w:lang w:val="de-DE" w:eastAsia="fr-FR"/>
    </w:rPr>
  </w:style>
  <w:style w:type="paragraph" w:customStyle="1" w:styleId="CISection">
    <w:name w:val="CISection"/>
    <w:basedOn w:val="Normal"/>
    <w:rsid w:val="007260BC"/>
    <w:pPr>
      <w:spacing w:before="0" w:after="0" w:line="240" w:lineRule="auto"/>
      <w:ind w:left="1080"/>
    </w:pPr>
    <w:rPr>
      <w:rFonts w:ascii="Arial" w:eastAsia="Times New Roman" w:hAnsi="Arial"/>
      <w:sz w:val="20"/>
      <w:szCs w:val="20"/>
    </w:rPr>
  </w:style>
  <w:style w:type="character" w:styleId="Emphasis">
    <w:name w:val="Emphasis"/>
    <w:basedOn w:val="DefaultParagraphFont"/>
    <w:uiPriority w:val="20"/>
    <w:qFormat/>
    <w:rsid w:val="007260BC"/>
    <w:rPr>
      <w:i/>
      <w:iCs/>
    </w:rPr>
  </w:style>
  <w:style w:type="paragraph" w:customStyle="1" w:styleId="ColumnHeadingBox">
    <w:name w:val="Column Heading Box"/>
    <w:aliases w:val="cb"/>
    <w:basedOn w:val="Normal"/>
    <w:rsid w:val="007260BC"/>
    <w:pPr>
      <w:spacing w:before="60" w:after="60" w:line="240" w:lineRule="auto"/>
      <w:jc w:val="center"/>
    </w:pPr>
    <w:rPr>
      <w:rFonts w:ascii="Arial" w:eastAsia="Times New Roman" w:hAnsi="Arial"/>
      <w:b/>
      <w:sz w:val="20"/>
      <w:szCs w:val="20"/>
    </w:rPr>
  </w:style>
  <w:style w:type="character" w:styleId="CommentReference">
    <w:name w:val="annotation reference"/>
    <w:basedOn w:val="DefaultParagraphFont"/>
    <w:semiHidden/>
    <w:rsid w:val="007260BC"/>
    <w:rPr>
      <w:sz w:val="16"/>
      <w:szCs w:val="16"/>
    </w:rPr>
  </w:style>
  <w:style w:type="paragraph" w:styleId="CommentText">
    <w:name w:val="annotation text"/>
    <w:basedOn w:val="Normal"/>
    <w:link w:val="CommentTextChar"/>
    <w:semiHidden/>
    <w:rsid w:val="007260BC"/>
    <w:pPr>
      <w:spacing w:before="0" w:after="0" w:line="240" w:lineRule="atLeast"/>
    </w:pPr>
    <w:rPr>
      <w:rFonts w:ascii="Arial" w:eastAsia="Times New Roman" w:hAnsi="Arial"/>
      <w:sz w:val="20"/>
      <w:szCs w:val="20"/>
    </w:rPr>
  </w:style>
  <w:style w:type="character" w:customStyle="1" w:styleId="CommentTextChar">
    <w:name w:val="Comment Text Char"/>
    <w:basedOn w:val="DefaultParagraphFont"/>
    <w:link w:val="CommentText"/>
    <w:semiHidden/>
    <w:rsid w:val="007260BC"/>
    <w:rPr>
      <w:rFonts w:ascii="Arial" w:eastAsia="Times New Roman" w:hAnsi="Arial"/>
      <w:lang w:eastAsia="en-US"/>
    </w:rPr>
  </w:style>
  <w:style w:type="paragraph" w:styleId="CommentSubject">
    <w:name w:val="annotation subject"/>
    <w:basedOn w:val="CommentText"/>
    <w:next w:val="CommentText"/>
    <w:link w:val="CommentSubjectChar"/>
    <w:semiHidden/>
    <w:rsid w:val="007260BC"/>
    <w:pPr>
      <w:numPr>
        <w:numId w:val="12"/>
      </w:numPr>
      <w:tabs>
        <w:tab w:val="clear" w:pos="1396"/>
      </w:tabs>
      <w:ind w:left="0" w:firstLine="0"/>
    </w:pPr>
    <w:rPr>
      <w:b/>
      <w:bCs/>
    </w:rPr>
  </w:style>
  <w:style w:type="character" w:customStyle="1" w:styleId="CommentSubjectChar">
    <w:name w:val="Comment Subject Char"/>
    <w:basedOn w:val="CommentTextChar"/>
    <w:link w:val="CommentSubject"/>
    <w:semiHidden/>
    <w:rsid w:val="007260BC"/>
    <w:rPr>
      <w:rFonts w:ascii="Arial" w:eastAsia="Times New Roman" w:hAnsi="Arial"/>
      <w:b/>
      <w:bCs/>
      <w:lang w:eastAsia="en-US"/>
    </w:rPr>
  </w:style>
  <w:style w:type="paragraph" w:customStyle="1" w:styleId="bodyTEXTLeft12">
    <w:name w:val="bodyTEXT + Left:  1.2&quot;"/>
    <w:basedOn w:val="Normal"/>
    <w:rsid w:val="007260BC"/>
    <w:pPr>
      <w:spacing w:before="0" w:after="160" w:line="240" w:lineRule="auto"/>
      <w:ind w:left="1728"/>
    </w:pPr>
    <w:rPr>
      <w:rFonts w:ascii="Arial" w:eastAsia="Times New Roman" w:hAnsi="Arial" w:cs="Arial"/>
      <w:color w:val="000000"/>
      <w:sz w:val="20"/>
      <w:szCs w:val="20"/>
    </w:rPr>
  </w:style>
  <w:style w:type="paragraph" w:customStyle="1" w:styleId="bullet2">
    <w:name w:val="bullet2"/>
    <w:basedOn w:val="Normal"/>
    <w:link w:val="bullet2Char"/>
    <w:rsid w:val="007260BC"/>
    <w:pPr>
      <w:numPr>
        <w:numId w:val="1"/>
      </w:numPr>
      <w:spacing w:before="0" w:after="160" w:line="240" w:lineRule="auto"/>
    </w:pPr>
    <w:rPr>
      <w:rFonts w:ascii="Arial" w:eastAsia="Times New Roman" w:hAnsi="Arial" w:cs="Arial"/>
      <w:color w:val="000000"/>
      <w:sz w:val="20"/>
      <w:szCs w:val="20"/>
      <w:lang w:eastAsia="it-IT"/>
    </w:rPr>
  </w:style>
  <w:style w:type="character" w:customStyle="1" w:styleId="bullet2Char">
    <w:name w:val="bullet2 Char"/>
    <w:basedOn w:val="DefaultParagraphFont"/>
    <w:link w:val="bullet2"/>
    <w:rsid w:val="007260BC"/>
    <w:rPr>
      <w:rFonts w:ascii="Arial" w:eastAsia="Times New Roman" w:hAnsi="Arial" w:cs="Arial"/>
      <w:color w:val="000000"/>
      <w:lang w:eastAsia="it-IT"/>
    </w:rPr>
  </w:style>
  <w:style w:type="paragraph" w:customStyle="1" w:styleId="bodyNEXTLeft12Left055">
    <w:name w:val="bodyNEXT + Left:  1.2&quot; + Left:  0.55&quot;"/>
    <w:basedOn w:val="bodyTEXTLeft12"/>
    <w:rsid w:val="007260BC"/>
    <w:pPr>
      <w:ind w:left="792"/>
    </w:pPr>
    <w:rPr>
      <w:lang w:eastAsia="it-IT"/>
    </w:rPr>
  </w:style>
  <w:style w:type="paragraph" w:styleId="ListBullet2">
    <w:name w:val="List Bullet 2"/>
    <w:basedOn w:val="Normal"/>
    <w:rsid w:val="007260BC"/>
    <w:pPr>
      <w:tabs>
        <w:tab w:val="num" w:pos="1181"/>
      </w:tabs>
      <w:spacing w:before="60" w:after="60" w:line="240" w:lineRule="auto"/>
      <w:ind w:left="1181" w:hanging="346"/>
    </w:pPr>
    <w:rPr>
      <w:rFonts w:ascii="Arial" w:eastAsia="Times New Roman" w:hAnsi="Arial" w:cs="Arial"/>
      <w:color w:val="000000"/>
      <w:sz w:val="20"/>
      <w:szCs w:val="20"/>
      <w:lang w:val="fr-FR" w:eastAsia="fr-FR"/>
    </w:rPr>
  </w:style>
  <w:style w:type="paragraph" w:customStyle="1" w:styleId="1">
    <w:name w:val="1"/>
    <w:basedOn w:val="Normal"/>
    <w:rsid w:val="007260BC"/>
    <w:pPr>
      <w:spacing w:before="240" w:after="0" w:line="320" w:lineRule="atLeast"/>
      <w:ind w:left="360" w:hanging="367"/>
      <w:jc w:val="both"/>
    </w:pPr>
    <w:rPr>
      <w:rFonts w:eastAsia="Times New Roman"/>
      <w:color w:val="000000"/>
      <w:szCs w:val="20"/>
    </w:rPr>
  </w:style>
  <w:style w:type="paragraph" w:styleId="ListBullet">
    <w:name w:val="List Bullet"/>
    <w:basedOn w:val="Normal"/>
    <w:rsid w:val="007260BC"/>
    <w:pPr>
      <w:tabs>
        <w:tab w:val="num" w:pos="720"/>
      </w:tabs>
      <w:spacing w:before="0" w:after="0" w:line="240" w:lineRule="atLeast"/>
      <w:ind w:left="720" w:hanging="360"/>
    </w:pPr>
    <w:rPr>
      <w:rFonts w:ascii="Arial" w:eastAsia="Times New Roman" w:hAnsi="Arial"/>
      <w:sz w:val="20"/>
      <w:szCs w:val="20"/>
    </w:rPr>
  </w:style>
  <w:style w:type="paragraph" w:styleId="TOCHeading">
    <w:name w:val="TOC Heading"/>
    <w:basedOn w:val="Heading1"/>
    <w:next w:val="Normal"/>
    <w:uiPriority w:val="39"/>
    <w:qFormat/>
    <w:rsid w:val="007260BC"/>
    <w:pPr>
      <w:keepLines/>
      <w:pageBreakBefore w:val="0"/>
      <w:tabs>
        <w:tab w:val="num" w:pos="432"/>
      </w:tabs>
      <w:spacing w:before="480" w:after="0"/>
      <w:ind w:left="432" w:hanging="432"/>
      <w:jc w:val="both"/>
      <w:outlineLvl w:val="9"/>
    </w:pPr>
    <w:rPr>
      <w:rFonts w:ascii="Cambria" w:eastAsia="Times New Roman" w:hAnsi="Cambria"/>
      <w:color w:val="365F91"/>
      <w:kern w:val="0"/>
      <w:sz w:val="28"/>
      <w:szCs w:val="28"/>
      <w:lang w:val="en-US" w:eastAsia="en-US"/>
    </w:rPr>
  </w:style>
  <w:style w:type="character" w:customStyle="1" w:styleId="nfakpe">
    <w:name w:val="nfakpe"/>
    <w:basedOn w:val="DefaultParagraphFont"/>
    <w:rsid w:val="007260BC"/>
  </w:style>
  <w:style w:type="paragraph" w:customStyle="1" w:styleId="font6">
    <w:name w:val="font6"/>
    <w:basedOn w:val="Normal"/>
    <w:rsid w:val="007260BC"/>
    <w:pPr>
      <w:spacing w:before="100" w:beforeAutospacing="1" w:after="100" w:afterAutospacing="1" w:line="240" w:lineRule="auto"/>
    </w:pPr>
    <w:rPr>
      <w:rFonts w:ascii="Tahoma" w:eastAsia="Times New Roman" w:hAnsi="Tahoma" w:cs="Tahoma"/>
      <w:color w:val="000000"/>
      <w:sz w:val="20"/>
      <w:szCs w:val="20"/>
    </w:rPr>
  </w:style>
  <w:style w:type="paragraph" w:customStyle="1" w:styleId="font5">
    <w:name w:val="font5"/>
    <w:basedOn w:val="Normal"/>
    <w:rsid w:val="007260BC"/>
    <w:pPr>
      <w:spacing w:before="100" w:beforeAutospacing="1" w:after="100" w:afterAutospacing="1" w:line="240" w:lineRule="auto"/>
    </w:pPr>
    <w:rPr>
      <w:rFonts w:ascii="Tahoma" w:eastAsia="Times New Roman" w:hAnsi="Tahoma" w:cs="Tahoma"/>
      <w:b/>
      <w:bCs/>
      <w:color w:val="000000"/>
      <w:sz w:val="20"/>
      <w:szCs w:val="20"/>
    </w:rPr>
  </w:style>
  <w:style w:type="paragraph" w:styleId="Caption">
    <w:name w:val="caption"/>
    <w:basedOn w:val="Normal"/>
    <w:next w:val="Normal"/>
    <w:qFormat/>
    <w:rsid w:val="007260BC"/>
    <w:pPr>
      <w:spacing w:before="0" w:after="200"/>
    </w:pPr>
    <w:rPr>
      <w:rFonts w:ascii="Calibri" w:eastAsia="Calibri" w:hAnsi="Calibri"/>
      <w:b/>
      <w:bCs/>
      <w:sz w:val="20"/>
      <w:szCs w:val="20"/>
    </w:rPr>
  </w:style>
  <w:style w:type="paragraph" w:styleId="IntenseQuote">
    <w:name w:val="Intense Quote"/>
    <w:basedOn w:val="Normal"/>
    <w:next w:val="Normal"/>
    <w:link w:val="IntenseQuoteChar"/>
    <w:qFormat/>
    <w:rsid w:val="007260BC"/>
    <w:pPr>
      <w:pBdr>
        <w:bottom w:val="single" w:sz="4" w:space="4" w:color="4F81BD"/>
      </w:pBdr>
      <w:spacing w:before="200" w:after="280"/>
      <w:ind w:left="936" w:right="936"/>
    </w:pPr>
    <w:rPr>
      <w:rFonts w:ascii="Calibri" w:eastAsia="Calibri" w:hAnsi="Calibri"/>
      <w:b/>
      <w:bCs/>
      <w:i/>
      <w:iCs/>
      <w:color w:val="4F81BD"/>
      <w:sz w:val="22"/>
      <w:szCs w:val="22"/>
    </w:rPr>
  </w:style>
  <w:style w:type="character" w:customStyle="1" w:styleId="IntenseQuoteChar">
    <w:name w:val="Intense Quote Char"/>
    <w:basedOn w:val="DefaultParagraphFont"/>
    <w:link w:val="IntenseQuote"/>
    <w:rsid w:val="007260BC"/>
    <w:rPr>
      <w:rFonts w:ascii="Calibri" w:eastAsia="Calibri" w:hAnsi="Calibri"/>
      <w:b/>
      <w:bCs/>
      <w:i/>
      <w:iCs/>
      <w:color w:val="4F81BD"/>
      <w:sz w:val="22"/>
      <w:szCs w:val="22"/>
      <w:lang w:val="en-US" w:eastAsia="en-US"/>
    </w:rPr>
  </w:style>
  <w:style w:type="paragraph" w:customStyle="1" w:styleId="Formal1">
    <w:name w:val="Formal1"/>
    <w:rsid w:val="007260BC"/>
    <w:pPr>
      <w:overflowPunct w:val="0"/>
      <w:autoSpaceDE w:val="0"/>
      <w:autoSpaceDN w:val="0"/>
      <w:adjustRightInd w:val="0"/>
      <w:spacing w:before="60" w:after="60"/>
      <w:textAlignment w:val="baseline"/>
    </w:pPr>
    <w:rPr>
      <w:rFonts w:ascii="Times New Roman" w:eastAsia="Times New Roman" w:hAnsi="Times New Roman"/>
      <w:noProof/>
      <w:sz w:val="24"/>
      <w:szCs w:val="24"/>
      <w:lang w:val="en-US" w:eastAsia="ja-JP"/>
    </w:rPr>
  </w:style>
  <w:style w:type="paragraph" w:styleId="BodyTextIndent">
    <w:name w:val="Body Text Indent"/>
    <w:basedOn w:val="Normal"/>
    <w:link w:val="BodyTextIndentChar"/>
    <w:rsid w:val="007260BC"/>
    <w:pPr>
      <w:spacing w:before="0" w:line="240" w:lineRule="atLeast"/>
      <w:ind w:left="360"/>
    </w:pPr>
    <w:rPr>
      <w:rFonts w:ascii="Arial" w:eastAsia="Times New Roman" w:hAnsi="Arial"/>
      <w:sz w:val="20"/>
      <w:szCs w:val="20"/>
    </w:rPr>
  </w:style>
  <w:style w:type="character" w:customStyle="1" w:styleId="BodyTextIndentChar">
    <w:name w:val="Body Text Indent Char"/>
    <w:basedOn w:val="DefaultParagraphFont"/>
    <w:link w:val="BodyTextIndent"/>
    <w:rsid w:val="007260BC"/>
    <w:rPr>
      <w:rFonts w:ascii="Arial" w:eastAsia="Times New Roman" w:hAnsi="Arial"/>
      <w:lang w:eastAsia="en-US"/>
    </w:rPr>
  </w:style>
  <w:style w:type="paragraph" w:styleId="BodyTextIndent2">
    <w:name w:val="Body Text Indent 2"/>
    <w:basedOn w:val="Normal"/>
    <w:link w:val="BodyTextIndent2Char"/>
    <w:rsid w:val="007260BC"/>
    <w:pPr>
      <w:spacing w:before="0" w:line="480" w:lineRule="auto"/>
      <w:ind w:left="360"/>
    </w:pPr>
    <w:rPr>
      <w:rFonts w:ascii="Arial" w:eastAsia="Times New Roman" w:hAnsi="Arial"/>
      <w:sz w:val="20"/>
      <w:szCs w:val="20"/>
    </w:rPr>
  </w:style>
  <w:style w:type="character" w:customStyle="1" w:styleId="BodyTextIndent2Char">
    <w:name w:val="Body Text Indent 2 Char"/>
    <w:basedOn w:val="DefaultParagraphFont"/>
    <w:link w:val="BodyTextIndent2"/>
    <w:rsid w:val="007260BC"/>
    <w:rPr>
      <w:rFonts w:ascii="Arial" w:eastAsia="Times New Roman" w:hAnsi="Arial"/>
      <w:lang w:eastAsia="en-US"/>
    </w:rPr>
  </w:style>
  <w:style w:type="paragraph" w:styleId="BlockText">
    <w:name w:val="Block Text"/>
    <w:basedOn w:val="Normal"/>
    <w:rsid w:val="007260BC"/>
    <w:pPr>
      <w:spacing w:before="0" w:after="0" w:line="240" w:lineRule="auto"/>
      <w:ind w:left="1440" w:right="-720" w:hanging="1440"/>
    </w:pPr>
    <w:rPr>
      <w:rFonts w:eastAsia="Times New Roman"/>
      <w:b/>
      <w:bCs/>
    </w:rPr>
  </w:style>
  <w:style w:type="character" w:styleId="IntenseEmphasis">
    <w:name w:val="Intense Emphasis"/>
    <w:basedOn w:val="DefaultParagraphFont"/>
    <w:qFormat/>
    <w:rsid w:val="007260BC"/>
    <w:rPr>
      <w:b/>
      <w:bCs/>
      <w:i/>
      <w:iCs/>
      <w:color w:val="4F81BD"/>
    </w:rPr>
  </w:style>
  <w:style w:type="paragraph" w:customStyle="1" w:styleId="xl83">
    <w:name w:val="xl83"/>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jc w:val="center"/>
    </w:pPr>
    <w:rPr>
      <w:rFonts w:ascii="Arial" w:eastAsia="Times New Roman" w:hAnsi="Arial" w:cs="Arial"/>
      <w:b/>
      <w:bCs/>
      <w:color w:val="FFFFFF"/>
    </w:rPr>
  </w:style>
  <w:style w:type="paragraph" w:customStyle="1" w:styleId="xl84">
    <w:name w:val="xl84"/>
    <w:basedOn w:val="Normal"/>
    <w:rsid w:val="007260BC"/>
    <w:pPr>
      <w:pBdr>
        <w:top w:val="single" w:sz="4" w:space="0" w:color="auto"/>
        <w:left w:val="single" w:sz="4" w:space="0" w:color="auto"/>
        <w:bottom w:val="single" w:sz="4" w:space="0" w:color="auto"/>
        <w:right w:val="single" w:sz="4" w:space="0" w:color="auto"/>
      </w:pBdr>
      <w:shd w:val="clear" w:color="000000" w:fill="008080"/>
      <w:spacing w:before="100" w:beforeAutospacing="1" w:after="100" w:afterAutospacing="1" w:line="240" w:lineRule="auto"/>
      <w:jc w:val="center"/>
    </w:pPr>
    <w:rPr>
      <w:rFonts w:ascii="Arial" w:eastAsia="Times New Roman" w:hAnsi="Arial" w:cs="Arial"/>
      <w:color w:val="FFFFFF"/>
    </w:rPr>
  </w:style>
  <w:style w:type="paragraph" w:customStyle="1" w:styleId="xl85">
    <w:name w:val="xl85"/>
    <w:basedOn w:val="Normal"/>
    <w:rsid w:val="007260BC"/>
    <w:pPr>
      <w:shd w:val="clear" w:color="000000" w:fill="FFFFFF"/>
      <w:spacing w:before="100" w:beforeAutospacing="1" w:after="100" w:afterAutospacing="1" w:line="240" w:lineRule="auto"/>
      <w:jc w:val="center"/>
    </w:pPr>
    <w:rPr>
      <w:rFonts w:ascii="Arial" w:eastAsia="Times New Roman" w:hAnsi="Arial" w:cs="Arial"/>
    </w:rPr>
  </w:style>
  <w:style w:type="paragraph" w:customStyle="1" w:styleId="xl86">
    <w:name w:val="xl86"/>
    <w:basedOn w:val="Normal"/>
    <w:rsid w:val="007260BC"/>
    <w:pPr>
      <w:pBdr>
        <w:top w:val="single" w:sz="4" w:space="0" w:color="auto"/>
        <w:bottom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7">
    <w:name w:val="xl87"/>
    <w:basedOn w:val="Normal"/>
    <w:rsid w:val="007260BC"/>
    <w:pPr>
      <w:pBdr>
        <w:top w:val="single" w:sz="4" w:space="0" w:color="auto"/>
        <w:bottom w:val="single" w:sz="4" w:space="0" w:color="auto"/>
        <w:right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8">
    <w:name w:val="xl88"/>
    <w:basedOn w:val="Normal"/>
    <w:rsid w:val="007260BC"/>
    <w:pPr>
      <w:shd w:val="clear" w:color="000000" w:fill="FFFFFF"/>
      <w:spacing w:before="100" w:beforeAutospacing="1" w:after="100" w:afterAutospacing="1" w:line="240" w:lineRule="auto"/>
      <w:jc w:val="center"/>
    </w:pPr>
    <w:rPr>
      <w:rFonts w:ascii="Arial" w:eastAsia="Times New Roman" w:hAnsi="Arial" w:cs="Arial"/>
      <w:b/>
      <w:bCs/>
    </w:rPr>
  </w:style>
  <w:style w:type="paragraph" w:customStyle="1" w:styleId="xl89">
    <w:name w:val="xl89"/>
    <w:basedOn w:val="Normal"/>
    <w:rsid w:val="007260BC"/>
    <w:pP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90">
    <w:name w:val="xl90"/>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rPr>
  </w:style>
  <w:style w:type="paragraph" w:customStyle="1" w:styleId="xl91">
    <w:name w:val="xl91"/>
    <w:basedOn w:val="Normal"/>
    <w:rsid w:val="007260BC"/>
    <w:pPr>
      <w:shd w:val="clear" w:color="000000" w:fill="C0C0C0"/>
      <w:spacing w:before="100" w:beforeAutospacing="1" w:after="100" w:afterAutospacing="1" w:line="240" w:lineRule="auto"/>
    </w:pPr>
    <w:rPr>
      <w:rFonts w:ascii="Arial" w:eastAsia="Times New Roman" w:hAnsi="Arial" w:cs="Arial"/>
    </w:rPr>
  </w:style>
  <w:style w:type="paragraph" w:customStyle="1" w:styleId="xl92">
    <w:name w:val="xl92"/>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Kartika" w:eastAsia="Times New Roman" w:hAnsi="Kartika"/>
    </w:rPr>
  </w:style>
  <w:style w:type="paragraph" w:customStyle="1" w:styleId="xl93">
    <w:name w:val="xl93"/>
    <w:basedOn w:val="Normal"/>
    <w:rsid w:val="007260BC"/>
    <w:pPr>
      <w:pBdr>
        <w:top w:val="single" w:sz="4" w:space="0" w:color="auto"/>
        <w:bottom w:val="single" w:sz="4" w:space="0" w:color="auto"/>
        <w:right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94">
    <w:name w:val="xl94"/>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textAlignment w:val="top"/>
    </w:pPr>
    <w:rPr>
      <w:rFonts w:ascii="Arial" w:eastAsia="Times New Roman" w:hAnsi="Arial" w:cs="Arial"/>
      <w:b/>
      <w:bCs/>
      <w:color w:val="FFFFFF"/>
    </w:rPr>
  </w:style>
  <w:style w:type="paragraph" w:customStyle="1" w:styleId="xl95">
    <w:name w:val="xl95"/>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16"/>
      <w:szCs w:val="16"/>
    </w:rPr>
  </w:style>
  <w:style w:type="paragraph" w:customStyle="1" w:styleId="xl96">
    <w:name w:val="xl96"/>
    <w:basedOn w:val="Normal"/>
    <w:rsid w:val="007260BC"/>
    <w:pPr>
      <w:shd w:val="clear" w:color="000000" w:fill="C0C0C0"/>
      <w:spacing w:before="100" w:beforeAutospacing="1" w:after="100" w:afterAutospacing="1" w:line="240" w:lineRule="auto"/>
    </w:pPr>
    <w:rPr>
      <w:rFonts w:ascii="Cambria" w:eastAsia="Times New Roman" w:hAnsi="Cambria"/>
    </w:rPr>
  </w:style>
  <w:style w:type="paragraph" w:customStyle="1" w:styleId="xl97">
    <w:name w:val="xl97"/>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sz w:val="16"/>
      <w:szCs w:val="16"/>
    </w:rPr>
  </w:style>
  <w:style w:type="paragraph" w:customStyle="1" w:styleId="xl98">
    <w:name w:val="xl98"/>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rPr>
  </w:style>
  <w:style w:type="paragraph" w:customStyle="1" w:styleId="xl99">
    <w:name w:val="xl99"/>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color w:val="FF0000"/>
    </w:rPr>
  </w:style>
  <w:style w:type="paragraph" w:customStyle="1" w:styleId="xl100">
    <w:name w:val="xl100"/>
    <w:basedOn w:val="Normal"/>
    <w:rsid w:val="007260BC"/>
    <w:pPr>
      <w:spacing w:before="100" w:beforeAutospacing="1" w:after="100" w:afterAutospacing="1" w:line="240" w:lineRule="auto"/>
    </w:pPr>
    <w:rPr>
      <w:rFonts w:ascii="Cambria" w:eastAsia="Times New Roman" w:hAnsi="Cambria"/>
    </w:rPr>
  </w:style>
  <w:style w:type="paragraph" w:customStyle="1" w:styleId="xl101">
    <w:name w:val="xl101"/>
    <w:basedOn w:val="Normal"/>
    <w:rsid w:val="007260BC"/>
    <w:pPr>
      <w:pBdr>
        <w:top w:val="single" w:sz="4" w:space="0" w:color="auto"/>
        <w:left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102">
    <w:name w:val="xl102"/>
    <w:basedOn w:val="Normal"/>
    <w:rsid w:val="007260BC"/>
    <w:pPr>
      <w:pBdr>
        <w:top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Header1">
    <w:name w:val="Header1"/>
    <w:basedOn w:val="Normal"/>
    <w:rsid w:val="007260BC"/>
    <w:pPr>
      <w:spacing w:before="100" w:beforeAutospacing="1" w:after="100" w:afterAutospacing="1" w:line="240" w:lineRule="auto"/>
    </w:pPr>
    <w:rPr>
      <w:rFonts w:eastAsia="Times New Roman"/>
    </w:rPr>
  </w:style>
  <w:style w:type="paragraph" w:customStyle="1" w:styleId="subhead">
    <w:name w:val="subhead"/>
    <w:basedOn w:val="Normal"/>
    <w:rsid w:val="007260BC"/>
    <w:pPr>
      <w:spacing w:before="100" w:beforeAutospacing="1" w:after="100" w:afterAutospacing="1" w:line="240" w:lineRule="auto"/>
    </w:pPr>
    <w:rPr>
      <w:rFonts w:eastAsia="Times New Roman"/>
    </w:rPr>
  </w:style>
  <w:style w:type="paragraph" w:customStyle="1" w:styleId="Tabletitle">
    <w:name w:val="Table title"/>
    <w:basedOn w:val="TableText"/>
    <w:rsid w:val="007260BC"/>
    <w:pPr>
      <w:spacing w:before="40" w:after="20" w:line="240" w:lineRule="auto"/>
    </w:pPr>
    <w:rPr>
      <w:rFonts w:eastAsia="Times New Roman"/>
      <w:b/>
      <w:color w:val="000000"/>
      <w:sz w:val="18"/>
      <w:szCs w:val="20"/>
    </w:rPr>
  </w:style>
  <w:style w:type="paragraph" w:customStyle="1" w:styleId="NormalDS">
    <w:name w:val="Normal DS"/>
    <w:basedOn w:val="Normal"/>
    <w:rsid w:val="007260BC"/>
    <w:pPr>
      <w:spacing w:before="0" w:after="260" w:line="240" w:lineRule="auto"/>
    </w:pPr>
    <w:rPr>
      <w:rFonts w:eastAsia="Times New Roman"/>
      <w:sz w:val="23"/>
      <w:szCs w:val="20"/>
    </w:rPr>
  </w:style>
  <w:style w:type="paragraph" w:customStyle="1" w:styleId="normal-withspaceafter0">
    <w:name w:val="normal-withspaceafter"/>
    <w:basedOn w:val="Normal"/>
    <w:rsid w:val="007260BC"/>
    <w:pPr>
      <w:spacing w:before="0" w:after="240" w:line="240" w:lineRule="atLeast"/>
    </w:pPr>
    <w:rPr>
      <w:rFonts w:ascii="Arial" w:eastAsia="MS Mincho" w:hAnsi="Arial" w:cs="Arial"/>
      <w:sz w:val="20"/>
      <w:szCs w:val="20"/>
      <w:lang w:eastAsia="ja-JP"/>
    </w:rPr>
  </w:style>
  <w:style w:type="paragraph" w:styleId="DocumentMap">
    <w:name w:val="Document Map"/>
    <w:basedOn w:val="Normal"/>
    <w:link w:val="DocumentMapChar"/>
    <w:semiHidden/>
    <w:rsid w:val="007260BC"/>
    <w:pPr>
      <w:shd w:val="clear" w:color="auto" w:fill="000080"/>
      <w:spacing w:before="0" w:after="0" w:line="240" w:lineRule="atLeast"/>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7260BC"/>
    <w:rPr>
      <w:rFonts w:ascii="Tahoma" w:eastAsia="Times New Roman" w:hAnsi="Tahoma" w:cs="Tahoma"/>
      <w:shd w:val="clear" w:color="auto" w:fill="000080"/>
      <w:lang w:eastAsia="en-US"/>
    </w:rPr>
  </w:style>
  <w:style w:type="character" w:customStyle="1" w:styleId="BBold">
    <w:name w:val="B Bold"/>
    <w:locked/>
    <w:rsid w:val="007260BC"/>
    <w:rPr>
      <w:b/>
      <w:bCs/>
    </w:rPr>
  </w:style>
  <w:style w:type="paragraph" w:styleId="Index1">
    <w:name w:val="index 1"/>
    <w:basedOn w:val="Normal"/>
    <w:next w:val="Normal"/>
    <w:autoRedefine/>
    <w:semiHidden/>
    <w:rsid w:val="007260BC"/>
    <w:pPr>
      <w:spacing w:before="0" w:after="0" w:line="240" w:lineRule="atLeast"/>
      <w:ind w:left="200" w:hanging="200"/>
    </w:pPr>
    <w:rPr>
      <w:rFonts w:ascii="Arial" w:eastAsia="Times New Roman" w:hAnsi="Arial"/>
      <w:sz w:val="20"/>
      <w:szCs w:val="20"/>
    </w:rPr>
  </w:style>
  <w:style w:type="paragraph" w:styleId="TableofAuthorities">
    <w:name w:val="table of authorities"/>
    <w:basedOn w:val="Normal"/>
    <w:next w:val="Normal"/>
    <w:semiHidden/>
    <w:rsid w:val="007260BC"/>
    <w:pPr>
      <w:spacing w:before="0" w:after="0" w:line="240" w:lineRule="atLeast"/>
      <w:ind w:left="200" w:hanging="200"/>
    </w:pPr>
    <w:rPr>
      <w:rFonts w:ascii="Arial" w:eastAsia="Times New Roman" w:hAnsi="Arial"/>
      <w:sz w:val="20"/>
      <w:szCs w:val="20"/>
    </w:rPr>
  </w:style>
  <w:style w:type="paragraph" w:customStyle="1" w:styleId="Table">
    <w:name w:val="Table"/>
    <w:basedOn w:val="Normal"/>
    <w:rsid w:val="007260BC"/>
    <w:pPr>
      <w:autoSpaceDE w:val="0"/>
      <w:autoSpaceDN w:val="0"/>
      <w:spacing w:before="0" w:after="0" w:line="240" w:lineRule="auto"/>
    </w:pPr>
    <w:rPr>
      <w:rFonts w:ascii="Arial" w:eastAsia="Times New Roman" w:hAnsi="Arial" w:cs="Arial"/>
      <w:sz w:val="22"/>
      <w:szCs w:val="22"/>
    </w:rPr>
  </w:style>
  <w:style w:type="paragraph" w:styleId="BodyTextIndent3">
    <w:name w:val="Body Text Indent 3"/>
    <w:basedOn w:val="Normal"/>
    <w:link w:val="BodyTextIndent3Char"/>
    <w:unhideWhenUsed/>
    <w:rsid w:val="00003254"/>
    <w:pPr>
      <w:spacing w:before="0" w:line="240" w:lineRule="atLeast"/>
      <w:ind w:left="360"/>
    </w:pPr>
    <w:rPr>
      <w:rFonts w:ascii="Palatino Linotype" w:eastAsia="Times New Roman" w:hAnsi="Palatino Linotype"/>
      <w:sz w:val="16"/>
      <w:szCs w:val="16"/>
    </w:rPr>
  </w:style>
  <w:style w:type="character" w:customStyle="1" w:styleId="BodyTextIndent3Char">
    <w:name w:val="Body Text Indent 3 Char"/>
    <w:basedOn w:val="DefaultParagraphFont"/>
    <w:link w:val="BodyTextIndent3"/>
    <w:rsid w:val="00003254"/>
    <w:rPr>
      <w:rFonts w:ascii="Palatino Linotype" w:eastAsia="Times New Roman" w:hAnsi="Palatino Linotype"/>
      <w:sz w:val="16"/>
      <w:szCs w:val="16"/>
      <w:lang w:eastAsia="en-US"/>
    </w:rPr>
  </w:style>
  <w:style w:type="paragraph" w:customStyle="1" w:styleId="StyleHeading1Justified">
    <w:name w:val="Style Heading 1 + Justified"/>
    <w:basedOn w:val="Heading1"/>
    <w:rsid w:val="00003254"/>
    <w:pPr>
      <w:pageBreakBefore w:val="0"/>
      <w:spacing w:before="120" w:after="240" w:line="240" w:lineRule="atLeast"/>
    </w:pPr>
    <w:rPr>
      <w:rFonts w:ascii="Arial Black" w:eastAsia="Times New Roman" w:hAnsi="Arial Black"/>
      <w:b w:val="0"/>
      <w:bCs w:val="0"/>
      <w:color w:val="0000FF"/>
      <w:kern w:val="28"/>
      <w:sz w:val="34"/>
      <w:szCs w:val="20"/>
      <w:lang w:val="en-US" w:eastAsia="en-US"/>
    </w:rPr>
  </w:style>
  <w:style w:type="paragraph" w:customStyle="1" w:styleId="StyleHeading2After12pt">
    <w:name w:val="Style Heading 2 + After:  12 pt"/>
    <w:basedOn w:val="Heading2"/>
    <w:rsid w:val="00003254"/>
    <w:pPr>
      <w:pBdr>
        <w:bottom w:val="none" w:sz="0" w:space="0" w:color="auto"/>
      </w:pBdr>
      <w:spacing w:before="0" w:line="240" w:lineRule="atLeast"/>
    </w:pPr>
    <w:rPr>
      <w:rFonts w:ascii="Arial Black" w:eastAsia="Times New Roman" w:hAnsi="Arial Black" w:cs="Times New Roman"/>
      <w:b w:val="0"/>
      <w:color w:val="000000"/>
      <w:sz w:val="24"/>
      <w:szCs w:val="20"/>
    </w:rPr>
  </w:style>
  <w:style w:type="paragraph" w:customStyle="1" w:styleId="Bullett2">
    <w:name w:val="Bullett_2"/>
    <w:basedOn w:val="Normal"/>
    <w:rsid w:val="00003254"/>
    <w:pPr>
      <w:numPr>
        <w:numId w:val="13"/>
      </w:numPr>
      <w:spacing w:before="0" w:after="0" w:line="240" w:lineRule="atLeast"/>
    </w:pPr>
    <w:rPr>
      <w:rFonts w:ascii="Palatino Linotype" w:eastAsia="Times New Roman" w:hAnsi="Palatino Linotype"/>
      <w:sz w:val="22"/>
      <w:szCs w:val="20"/>
    </w:rPr>
  </w:style>
  <w:style w:type="paragraph" w:customStyle="1" w:styleId="Customboldcentered15">
    <w:name w:val="Custom bold centered 1.5"/>
    <w:basedOn w:val="BodyText2"/>
    <w:rsid w:val="00003254"/>
    <w:pPr>
      <w:spacing w:after="0" w:line="360" w:lineRule="auto"/>
      <w:jc w:val="center"/>
    </w:pPr>
    <w:rPr>
      <w:rFonts w:ascii="Palatino Linotype" w:hAnsi="Palatino Linotype"/>
      <w:b/>
      <w:color w:val="000000"/>
      <w:sz w:val="22"/>
    </w:rPr>
  </w:style>
  <w:style w:type="paragraph" w:customStyle="1" w:styleId="BodyTextLineSpacing1">
    <w:name w:val="Body Text: Line Spacing 1"/>
    <w:basedOn w:val="BodyText"/>
    <w:rsid w:val="00003254"/>
    <w:pPr>
      <w:snapToGrid w:val="0"/>
      <w:spacing w:before="0" w:line="240" w:lineRule="auto"/>
    </w:pPr>
    <w:rPr>
      <w:rFonts w:ascii="Verdana" w:hAnsi="Verdana"/>
      <w:bCs w:val="0"/>
      <w:color w:val="000000"/>
      <w:sz w:val="20"/>
      <w:szCs w:val="20"/>
    </w:rPr>
  </w:style>
  <w:style w:type="paragraph" w:customStyle="1" w:styleId="Char2">
    <w:name w:val="Char2"/>
    <w:basedOn w:val="Normal"/>
    <w:rsid w:val="00003254"/>
    <w:pPr>
      <w:spacing w:before="0" w:after="160" w:line="240" w:lineRule="exact"/>
    </w:pPr>
    <w:rPr>
      <w:rFonts w:ascii="Verdana" w:eastAsia="Times New Roman" w:hAnsi="Verdana"/>
      <w:sz w:val="20"/>
      <w:szCs w:val="20"/>
    </w:rPr>
  </w:style>
  <w:style w:type="character" w:customStyle="1" w:styleId="CharChar">
    <w:name w:val="Char Char"/>
    <w:basedOn w:val="DefaultParagraphFont"/>
    <w:rsid w:val="00003254"/>
    <w:rPr>
      <w:rFonts w:ascii="Palatino Linotype" w:hAnsi="Palatino Linotype" w:hint="default"/>
      <w:bCs/>
      <w:sz w:val="22"/>
      <w:lang w:val="en-US" w:eastAsia="en-US" w:bidi="ar-SA"/>
    </w:rPr>
  </w:style>
  <w:style w:type="table" w:customStyle="1" w:styleId="TableSmall">
    <w:name w:val="Table_Small"/>
    <w:basedOn w:val="TableNormal"/>
    <w:rsid w:val="00003254"/>
    <w:rPr>
      <w:rFonts w:ascii="Verdana" w:eastAsia="Times New Roman" w:hAnsi="Verdana"/>
      <w:sz w:val="16"/>
      <w:lang w:eastAsia="ja-JP"/>
    </w:rPr>
    <w:tblPr/>
  </w:style>
  <w:style w:type="numbering" w:customStyle="1" w:styleId="StyleBulleted1">
    <w:name w:val="Style Bulleted1"/>
    <w:rsid w:val="00003254"/>
    <w:pPr>
      <w:numPr>
        <w:numId w:val="14"/>
      </w:numPr>
    </w:pPr>
  </w:style>
  <w:style w:type="numbering" w:customStyle="1" w:styleId="StyleBulleted">
    <w:name w:val="Style Bulleted"/>
    <w:rsid w:val="00003254"/>
    <w:pPr>
      <w:numPr>
        <w:numId w:val="15"/>
      </w:numPr>
    </w:pPr>
  </w:style>
  <w:style w:type="character" w:styleId="PlaceholderText">
    <w:name w:val="Placeholder Text"/>
    <w:basedOn w:val="DefaultParagraphFont"/>
    <w:uiPriority w:val="99"/>
    <w:unhideWhenUsed/>
    <w:rsid w:val="00100BD7"/>
    <w:rPr>
      <w:color w:val="808080"/>
    </w:rPr>
  </w:style>
  <w:style w:type="character" w:customStyle="1" w:styleId="Country-Ref">
    <w:name w:val="Country-Ref"/>
    <w:basedOn w:val="DefaultParagraphFont"/>
    <w:uiPriority w:val="1"/>
    <w:qFormat/>
    <w:rsid w:val="00100BD7"/>
    <w:rPr>
      <w:rFonts w:asciiTheme="minorHAnsi" w:hAnsiTheme="minorHAnsi"/>
      <w:b/>
      <w:i/>
      <w:sz w:val="40"/>
    </w:rPr>
  </w:style>
  <w:style w:type="paragraph" w:customStyle="1" w:styleId="Default">
    <w:name w:val="Default"/>
    <w:rsid w:val="0044724A"/>
    <w:pPr>
      <w:autoSpaceDE w:val="0"/>
      <w:autoSpaceDN w:val="0"/>
      <w:adjustRightInd w:val="0"/>
    </w:pPr>
    <w:rPr>
      <w:rFonts w:ascii="Arial" w:hAnsi="Arial" w:cs="Arial"/>
      <w:color w:val="000000"/>
      <w:sz w:val="24"/>
      <w:szCs w:val="24"/>
    </w:rPr>
  </w:style>
  <w:style w:type="paragraph" w:customStyle="1" w:styleId="Workday">
    <w:name w:val="~Workday"/>
    <w:basedOn w:val="Normal"/>
    <w:link w:val="WorkdayChar"/>
    <w:qFormat/>
    <w:rsid w:val="004E3E7B"/>
    <w:pPr>
      <w:shd w:val="clear" w:color="auto" w:fill="EAF1DD" w:themeFill="accent3" w:themeFillTint="33"/>
      <w:spacing w:before="0" w:line="240" w:lineRule="atLeast"/>
    </w:pPr>
    <w:rPr>
      <w:rFonts w:ascii="Arial" w:eastAsia="Times New Roman" w:hAnsi="Arial" w:cs="Microsoft Sans Serif"/>
      <w:color w:val="00B050"/>
      <w:sz w:val="20"/>
      <w:szCs w:val="20"/>
    </w:rPr>
  </w:style>
  <w:style w:type="character" w:customStyle="1" w:styleId="WorkdayChar">
    <w:name w:val="~Workday Char"/>
    <w:basedOn w:val="DefaultParagraphFont"/>
    <w:link w:val="Workday"/>
    <w:rsid w:val="004E3E7B"/>
    <w:rPr>
      <w:rFonts w:ascii="Arial" w:eastAsia="Times New Roman" w:hAnsi="Arial" w:cs="Microsoft Sans Serif"/>
      <w:color w:val="00B050"/>
      <w:shd w:val="clear" w:color="auto" w:fill="EAF1DD" w:themeFill="accent3" w:themeFillTint="33"/>
      <w:lang w:eastAsia="en-US"/>
    </w:rPr>
  </w:style>
  <w:style w:type="paragraph" w:customStyle="1" w:styleId="Arial10">
    <w:name w:val="Arial10"/>
    <w:basedOn w:val="Normal"/>
    <w:link w:val="Arial10Char"/>
    <w:qFormat/>
    <w:rsid w:val="00C67FB9"/>
    <w:pPr>
      <w:spacing w:before="0" w:line="240" w:lineRule="auto"/>
    </w:pPr>
    <w:rPr>
      <w:rFonts w:ascii="Arial" w:eastAsia="MS Mincho" w:hAnsi="Arial"/>
      <w:sz w:val="20"/>
      <w:szCs w:val="20"/>
      <w:lang w:val="en-US"/>
    </w:rPr>
  </w:style>
  <w:style w:type="character" w:customStyle="1" w:styleId="Arial10Char">
    <w:name w:val="Arial10 Char"/>
    <w:basedOn w:val="DefaultParagraphFont"/>
    <w:link w:val="Arial10"/>
    <w:rsid w:val="00C67FB9"/>
    <w:rPr>
      <w:rFonts w:ascii="Arial" w:hAnsi="Arial"/>
      <w:lang w:val="en-US" w:eastAsia="en-US"/>
    </w:rPr>
  </w:style>
  <w:style w:type="paragraph" w:customStyle="1" w:styleId="BP3">
    <w:name w:val="BP3"/>
    <w:basedOn w:val="Normal"/>
    <w:next w:val="Normal"/>
    <w:link w:val="BP3Char"/>
    <w:qFormat/>
    <w:rsid w:val="0063407A"/>
    <w:pPr>
      <w:keepNext/>
      <w:spacing w:before="0" w:after="240" w:line="240" w:lineRule="exact"/>
      <w:outlineLvl w:val="2"/>
    </w:pPr>
    <w:rPr>
      <w:rFonts w:ascii="Arial" w:eastAsia="PMingLiU" w:hAnsi="Arial"/>
      <w:b/>
      <w:sz w:val="22"/>
      <w:szCs w:val="20"/>
      <w:lang w:val="en-US"/>
    </w:rPr>
  </w:style>
  <w:style w:type="character" w:customStyle="1" w:styleId="BP3Char">
    <w:name w:val="BP3 Char"/>
    <w:basedOn w:val="DefaultParagraphFont"/>
    <w:link w:val="BP3"/>
    <w:rsid w:val="0063407A"/>
    <w:rPr>
      <w:rFonts w:ascii="Arial" w:eastAsia="PMingLiU" w:hAnsi="Arial"/>
      <w:b/>
      <w:sz w:val="22"/>
      <w:lang w:val="en-US" w:eastAsia="en-US"/>
    </w:rPr>
  </w:style>
  <w:style w:type="character" w:customStyle="1" w:styleId="st1">
    <w:name w:val="st1"/>
    <w:basedOn w:val="DefaultParagraphFont"/>
    <w:rsid w:val="009B557F"/>
  </w:style>
  <w:style w:type="paragraph" w:styleId="Revision">
    <w:name w:val="Revision"/>
    <w:hidden/>
    <w:uiPriority w:val="71"/>
    <w:rsid w:val="004D5C95"/>
    <w:rPr>
      <w:rFonts w:ascii="Times New Roman" w:eastAsiaTheme="minorEastAsia" w:hAnsi="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8164">
      <w:bodyDiv w:val="1"/>
      <w:marLeft w:val="0"/>
      <w:marRight w:val="0"/>
      <w:marTop w:val="0"/>
      <w:marBottom w:val="0"/>
      <w:divBdr>
        <w:top w:val="none" w:sz="0" w:space="0" w:color="auto"/>
        <w:left w:val="none" w:sz="0" w:space="0" w:color="auto"/>
        <w:bottom w:val="none" w:sz="0" w:space="0" w:color="auto"/>
        <w:right w:val="none" w:sz="0" w:space="0" w:color="auto"/>
      </w:divBdr>
    </w:div>
    <w:div w:id="42558053">
      <w:bodyDiv w:val="1"/>
      <w:marLeft w:val="0"/>
      <w:marRight w:val="0"/>
      <w:marTop w:val="0"/>
      <w:marBottom w:val="0"/>
      <w:divBdr>
        <w:top w:val="none" w:sz="0" w:space="0" w:color="auto"/>
        <w:left w:val="none" w:sz="0" w:space="0" w:color="auto"/>
        <w:bottom w:val="none" w:sz="0" w:space="0" w:color="auto"/>
        <w:right w:val="none" w:sz="0" w:space="0" w:color="auto"/>
      </w:divBdr>
    </w:div>
    <w:div w:id="43256683">
      <w:bodyDiv w:val="1"/>
      <w:marLeft w:val="0"/>
      <w:marRight w:val="0"/>
      <w:marTop w:val="0"/>
      <w:marBottom w:val="0"/>
      <w:divBdr>
        <w:top w:val="none" w:sz="0" w:space="0" w:color="auto"/>
        <w:left w:val="none" w:sz="0" w:space="0" w:color="auto"/>
        <w:bottom w:val="none" w:sz="0" w:space="0" w:color="auto"/>
        <w:right w:val="none" w:sz="0" w:space="0" w:color="auto"/>
      </w:divBdr>
    </w:div>
    <w:div w:id="79834568">
      <w:bodyDiv w:val="1"/>
      <w:marLeft w:val="0"/>
      <w:marRight w:val="0"/>
      <w:marTop w:val="0"/>
      <w:marBottom w:val="0"/>
      <w:divBdr>
        <w:top w:val="none" w:sz="0" w:space="0" w:color="auto"/>
        <w:left w:val="none" w:sz="0" w:space="0" w:color="auto"/>
        <w:bottom w:val="none" w:sz="0" w:space="0" w:color="auto"/>
        <w:right w:val="none" w:sz="0" w:space="0" w:color="auto"/>
      </w:divBdr>
    </w:div>
    <w:div w:id="111480623">
      <w:bodyDiv w:val="1"/>
      <w:marLeft w:val="0"/>
      <w:marRight w:val="0"/>
      <w:marTop w:val="0"/>
      <w:marBottom w:val="0"/>
      <w:divBdr>
        <w:top w:val="none" w:sz="0" w:space="0" w:color="auto"/>
        <w:left w:val="none" w:sz="0" w:space="0" w:color="auto"/>
        <w:bottom w:val="none" w:sz="0" w:space="0" w:color="auto"/>
        <w:right w:val="none" w:sz="0" w:space="0" w:color="auto"/>
      </w:divBdr>
      <w:divsChild>
        <w:div w:id="1296251084">
          <w:marLeft w:val="0"/>
          <w:marRight w:val="0"/>
          <w:marTop w:val="0"/>
          <w:marBottom w:val="0"/>
          <w:divBdr>
            <w:top w:val="none" w:sz="0" w:space="0" w:color="auto"/>
            <w:left w:val="none" w:sz="0" w:space="0" w:color="auto"/>
            <w:bottom w:val="none" w:sz="0" w:space="0" w:color="auto"/>
            <w:right w:val="none" w:sz="0" w:space="0" w:color="auto"/>
          </w:divBdr>
          <w:divsChild>
            <w:div w:id="253444446">
              <w:marLeft w:val="0"/>
              <w:marRight w:val="0"/>
              <w:marTop w:val="0"/>
              <w:marBottom w:val="0"/>
              <w:divBdr>
                <w:top w:val="none" w:sz="0" w:space="0" w:color="auto"/>
                <w:left w:val="none" w:sz="0" w:space="0" w:color="auto"/>
                <w:bottom w:val="none" w:sz="0" w:space="0" w:color="auto"/>
                <w:right w:val="none" w:sz="0" w:space="0" w:color="auto"/>
              </w:divBdr>
              <w:divsChild>
                <w:div w:id="1193498380">
                  <w:marLeft w:val="0"/>
                  <w:marRight w:val="0"/>
                  <w:marTop w:val="0"/>
                  <w:marBottom w:val="0"/>
                  <w:divBdr>
                    <w:top w:val="none" w:sz="0" w:space="0" w:color="auto"/>
                    <w:left w:val="none" w:sz="0" w:space="0" w:color="auto"/>
                    <w:bottom w:val="none" w:sz="0" w:space="0" w:color="auto"/>
                    <w:right w:val="none" w:sz="0" w:space="0" w:color="auto"/>
                  </w:divBdr>
                  <w:divsChild>
                    <w:div w:id="192423834">
                      <w:marLeft w:val="0"/>
                      <w:marRight w:val="0"/>
                      <w:marTop w:val="0"/>
                      <w:marBottom w:val="0"/>
                      <w:divBdr>
                        <w:top w:val="none" w:sz="0" w:space="0" w:color="auto"/>
                        <w:left w:val="none" w:sz="0" w:space="0" w:color="auto"/>
                        <w:bottom w:val="none" w:sz="0" w:space="0" w:color="auto"/>
                        <w:right w:val="none" w:sz="0" w:space="0" w:color="auto"/>
                      </w:divBdr>
                      <w:divsChild>
                        <w:div w:id="12942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306847">
      <w:bodyDiv w:val="1"/>
      <w:marLeft w:val="0"/>
      <w:marRight w:val="0"/>
      <w:marTop w:val="0"/>
      <w:marBottom w:val="0"/>
      <w:divBdr>
        <w:top w:val="none" w:sz="0" w:space="0" w:color="auto"/>
        <w:left w:val="none" w:sz="0" w:space="0" w:color="auto"/>
        <w:bottom w:val="none" w:sz="0" w:space="0" w:color="auto"/>
        <w:right w:val="none" w:sz="0" w:space="0" w:color="auto"/>
      </w:divBdr>
    </w:div>
    <w:div w:id="182281510">
      <w:bodyDiv w:val="1"/>
      <w:marLeft w:val="0"/>
      <w:marRight w:val="0"/>
      <w:marTop w:val="0"/>
      <w:marBottom w:val="0"/>
      <w:divBdr>
        <w:top w:val="none" w:sz="0" w:space="0" w:color="auto"/>
        <w:left w:val="none" w:sz="0" w:space="0" w:color="auto"/>
        <w:bottom w:val="none" w:sz="0" w:space="0" w:color="auto"/>
        <w:right w:val="none" w:sz="0" w:space="0" w:color="auto"/>
      </w:divBdr>
      <w:divsChild>
        <w:div w:id="581644939">
          <w:marLeft w:val="0"/>
          <w:marRight w:val="0"/>
          <w:marTop w:val="0"/>
          <w:marBottom w:val="0"/>
          <w:divBdr>
            <w:top w:val="none" w:sz="0" w:space="0" w:color="auto"/>
            <w:left w:val="none" w:sz="0" w:space="0" w:color="auto"/>
            <w:bottom w:val="none" w:sz="0" w:space="0" w:color="auto"/>
            <w:right w:val="none" w:sz="0" w:space="0" w:color="auto"/>
          </w:divBdr>
        </w:div>
        <w:div w:id="733743315">
          <w:marLeft w:val="0"/>
          <w:marRight w:val="0"/>
          <w:marTop w:val="0"/>
          <w:marBottom w:val="0"/>
          <w:divBdr>
            <w:top w:val="none" w:sz="0" w:space="0" w:color="auto"/>
            <w:left w:val="none" w:sz="0" w:space="0" w:color="auto"/>
            <w:bottom w:val="none" w:sz="0" w:space="0" w:color="auto"/>
            <w:right w:val="none" w:sz="0" w:space="0" w:color="auto"/>
          </w:divBdr>
          <w:divsChild>
            <w:div w:id="37161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2629">
      <w:bodyDiv w:val="1"/>
      <w:marLeft w:val="0"/>
      <w:marRight w:val="0"/>
      <w:marTop w:val="0"/>
      <w:marBottom w:val="0"/>
      <w:divBdr>
        <w:top w:val="none" w:sz="0" w:space="0" w:color="auto"/>
        <w:left w:val="none" w:sz="0" w:space="0" w:color="auto"/>
        <w:bottom w:val="none" w:sz="0" w:space="0" w:color="auto"/>
        <w:right w:val="none" w:sz="0" w:space="0" w:color="auto"/>
      </w:divBdr>
    </w:div>
    <w:div w:id="230316856">
      <w:bodyDiv w:val="1"/>
      <w:marLeft w:val="0"/>
      <w:marRight w:val="0"/>
      <w:marTop w:val="0"/>
      <w:marBottom w:val="0"/>
      <w:divBdr>
        <w:top w:val="none" w:sz="0" w:space="0" w:color="auto"/>
        <w:left w:val="none" w:sz="0" w:space="0" w:color="auto"/>
        <w:bottom w:val="none" w:sz="0" w:space="0" w:color="auto"/>
        <w:right w:val="none" w:sz="0" w:space="0" w:color="auto"/>
      </w:divBdr>
    </w:div>
    <w:div w:id="257059778">
      <w:bodyDiv w:val="1"/>
      <w:marLeft w:val="0"/>
      <w:marRight w:val="0"/>
      <w:marTop w:val="0"/>
      <w:marBottom w:val="0"/>
      <w:divBdr>
        <w:top w:val="none" w:sz="0" w:space="0" w:color="auto"/>
        <w:left w:val="none" w:sz="0" w:space="0" w:color="auto"/>
        <w:bottom w:val="none" w:sz="0" w:space="0" w:color="auto"/>
        <w:right w:val="none" w:sz="0" w:space="0" w:color="auto"/>
      </w:divBdr>
    </w:div>
    <w:div w:id="279529225">
      <w:bodyDiv w:val="1"/>
      <w:marLeft w:val="0"/>
      <w:marRight w:val="0"/>
      <w:marTop w:val="0"/>
      <w:marBottom w:val="0"/>
      <w:divBdr>
        <w:top w:val="none" w:sz="0" w:space="0" w:color="auto"/>
        <w:left w:val="none" w:sz="0" w:space="0" w:color="auto"/>
        <w:bottom w:val="none" w:sz="0" w:space="0" w:color="auto"/>
        <w:right w:val="none" w:sz="0" w:space="0" w:color="auto"/>
      </w:divBdr>
    </w:div>
    <w:div w:id="326516212">
      <w:bodyDiv w:val="1"/>
      <w:marLeft w:val="0"/>
      <w:marRight w:val="0"/>
      <w:marTop w:val="0"/>
      <w:marBottom w:val="0"/>
      <w:divBdr>
        <w:top w:val="none" w:sz="0" w:space="0" w:color="auto"/>
        <w:left w:val="none" w:sz="0" w:space="0" w:color="auto"/>
        <w:bottom w:val="none" w:sz="0" w:space="0" w:color="auto"/>
        <w:right w:val="none" w:sz="0" w:space="0" w:color="auto"/>
      </w:divBdr>
    </w:div>
    <w:div w:id="337585527">
      <w:bodyDiv w:val="1"/>
      <w:marLeft w:val="0"/>
      <w:marRight w:val="0"/>
      <w:marTop w:val="0"/>
      <w:marBottom w:val="0"/>
      <w:divBdr>
        <w:top w:val="none" w:sz="0" w:space="0" w:color="auto"/>
        <w:left w:val="none" w:sz="0" w:space="0" w:color="auto"/>
        <w:bottom w:val="none" w:sz="0" w:space="0" w:color="auto"/>
        <w:right w:val="none" w:sz="0" w:space="0" w:color="auto"/>
      </w:divBdr>
    </w:div>
    <w:div w:id="358507636">
      <w:bodyDiv w:val="1"/>
      <w:marLeft w:val="0"/>
      <w:marRight w:val="0"/>
      <w:marTop w:val="0"/>
      <w:marBottom w:val="0"/>
      <w:divBdr>
        <w:top w:val="none" w:sz="0" w:space="0" w:color="auto"/>
        <w:left w:val="none" w:sz="0" w:space="0" w:color="auto"/>
        <w:bottom w:val="none" w:sz="0" w:space="0" w:color="auto"/>
        <w:right w:val="none" w:sz="0" w:space="0" w:color="auto"/>
      </w:divBdr>
    </w:div>
    <w:div w:id="364334843">
      <w:bodyDiv w:val="1"/>
      <w:marLeft w:val="0"/>
      <w:marRight w:val="0"/>
      <w:marTop w:val="0"/>
      <w:marBottom w:val="0"/>
      <w:divBdr>
        <w:top w:val="none" w:sz="0" w:space="0" w:color="auto"/>
        <w:left w:val="none" w:sz="0" w:space="0" w:color="auto"/>
        <w:bottom w:val="none" w:sz="0" w:space="0" w:color="auto"/>
        <w:right w:val="none" w:sz="0" w:space="0" w:color="auto"/>
      </w:divBdr>
    </w:div>
    <w:div w:id="389351834">
      <w:bodyDiv w:val="1"/>
      <w:marLeft w:val="0"/>
      <w:marRight w:val="0"/>
      <w:marTop w:val="0"/>
      <w:marBottom w:val="0"/>
      <w:divBdr>
        <w:top w:val="none" w:sz="0" w:space="0" w:color="auto"/>
        <w:left w:val="none" w:sz="0" w:space="0" w:color="auto"/>
        <w:bottom w:val="none" w:sz="0" w:space="0" w:color="auto"/>
        <w:right w:val="none" w:sz="0" w:space="0" w:color="auto"/>
      </w:divBdr>
    </w:div>
    <w:div w:id="393898128">
      <w:bodyDiv w:val="1"/>
      <w:marLeft w:val="0"/>
      <w:marRight w:val="0"/>
      <w:marTop w:val="0"/>
      <w:marBottom w:val="0"/>
      <w:divBdr>
        <w:top w:val="none" w:sz="0" w:space="0" w:color="auto"/>
        <w:left w:val="none" w:sz="0" w:space="0" w:color="auto"/>
        <w:bottom w:val="none" w:sz="0" w:space="0" w:color="auto"/>
        <w:right w:val="none" w:sz="0" w:space="0" w:color="auto"/>
      </w:divBdr>
    </w:div>
    <w:div w:id="401365881">
      <w:bodyDiv w:val="1"/>
      <w:marLeft w:val="0"/>
      <w:marRight w:val="0"/>
      <w:marTop w:val="0"/>
      <w:marBottom w:val="0"/>
      <w:divBdr>
        <w:top w:val="none" w:sz="0" w:space="0" w:color="auto"/>
        <w:left w:val="none" w:sz="0" w:space="0" w:color="auto"/>
        <w:bottom w:val="none" w:sz="0" w:space="0" w:color="auto"/>
        <w:right w:val="none" w:sz="0" w:space="0" w:color="auto"/>
      </w:divBdr>
    </w:div>
    <w:div w:id="403260159">
      <w:bodyDiv w:val="1"/>
      <w:marLeft w:val="0"/>
      <w:marRight w:val="0"/>
      <w:marTop w:val="0"/>
      <w:marBottom w:val="0"/>
      <w:divBdr>
        <w:top w:val="none" w:sz="0" w:space="0" w:color="auto"/>
        <w:left w:val="none" w:sz="0" w:space="0" w:color="auto"/>
        <w:bottom w:val="none" w:sz="0" w:space="0" w:color="auto"/>
        <w:right w:val="none" w:sz="0" w:space="0" w:color="auto"/>
      </w:divBdr>
    </w:div>
    <w:div w:id="424573417">
      <w:bodyDiv w:val="1"/>
      <w:marLeft w:val="0"/>
      <w:marRight w:val="0"/>
      <w:marTop w:val="0"/>
      <w:marBottom w:val="0"/>
      <w:divBdr>
        <w:top w:val="none" w:sz="0" w:space="0" w:color="auto"/>
        <w:left w:val="none" w:sz="0" w:space="0" w:color="auto"/>
        <w:bottom w:val="none" w:sz="0" w:space="0" w:color="auto"/>
        <w:right w:val="none" w:sz="0" w:space="0" w:color="auto"/>
      </w:divBdr>
    </w:div>
    <w:div w:id="427047513">
      <w:bodyDiv w:val="1"/>
      <w:marLeft w:val="0"/>
      <w:marRight w:val="0"/>
      <w:marTop w:val="0"/>
      <w:marBottom w:val="0"/>
      <w:divBdr>
        <w:top w:val="none" w:sz="0" w:space="0" w:color="auto"/>
        <w:left w:val="none" w:sz="0" w:space="0" w:color="auto"/>
        <w:bottom w:val="none" w:sz="0" w:space="0" w:color="auto"/>
        <w:right w:val="none" w:sz="0" w:space="0" w:color="auto"/>
      </w:divBdr>
    </w:div>
    <w:div w:id="438070358">
      <w:bodyDiv w:val="1"/>
      <w:marLeft w:val="0"/>
      <w:marRight w:val="0"/>
      <w:marTop w:val="0"/>
      <w:marBottom w:val="0"/>
      <w:divBdr>
        <w:top w:val="none" w:sz="0" w:space="0" w:color="auto"/>
        <w:left w:val="none" w:sz="0" w:space="0" w:color="auto"/>
        <w:bottom w:val="none" w:sz="0" w:space="0" w:color="auto"/>
        <w:right w:val="none" w:sz="0" w:space="0" w:color="auto"/>
      </w:divBdr>
    </w:div>
    <w:div w:id="530143644">
      <w:bodyDiv w:val="1"/>
      <w:marLeft w:val="0"/>
      <w:marRight w:val="0"/>
      <w:marTop w:val="0"/>
      <w:marBottom w:val="0"/>
      <w:divBdr>
        <w:top w:val="none" w:sz="0" w:space="0" w:color="auto"/>
        <w:left w:val="none" w:sz="0" w:space="0" w:color="auto"/>
        <w:bottom w:val="none" w:sz="0" w:space="0" w:color="auto"/>
        <w:right w:val="none" w:sz="0" w:space="0" w:color="auto"/>
      </w:divBdr>
    </w:div>
    <w:div w:id="535970620">
      <w:bodyDiv w:val="1"/>
      <w:marLeft w:val="0"/>
      <w:marRight w:val="0"/>
      <w:marTop w:val="0"/>
      <w:marBottom w:val="0"/>
      <w:divBdr>
        <w:top w:val="none" w:sz="0" w:space="0" w:color="auto"/>
        <w:left w:val="none" w:sz="0" w:space="0" w:color="auto"/>
        <w:bottom w:val="none" w:sz="0" w:space="0" w:color="auto"/>
        <w:right w:val="none" w:sz="0" w:space="0" w:color="auto"/>
      </w:divBdr>
    </w:div>
    <w:div w:id="541555837">
      <w:bodyDiv w:val="1"/>
      <w:marLeft w:val="0"/>
      <w:marRight w:val="0"/>
      <w:marTop w:val="0"/>
      <w:marBottom w:val="0"/>
      <w:divBdr>
        <w:top w:val="none" w:sz="0" w:space="0" w:color="auto"/>
        <w:left w:val="none" w:sz="0" w:space="0" w:color="auto"/>
        <w:bottom w:val="none" w:sz="0" w:space="0" w:color="auto"/>
        <w:right w:val="none" w:sz="0" w:space="0" w:color="auto"/>
      </w:divBdr>
    </w:div>
    <w:div w:id="552808834">
      <w:bodyDiv w:val="1"/>
      <w:marLeft w:val="0"/>
      <w:marRight w:val="0"/>
      <w:marTop w:val="0"/>
      <w:marBottom w:val="0"/>
      <w:divBdr>
        <w:top w:val="none" w:sz="0" w:space="0" w:color="auto"/>
        <w:left w:val="none" w:sz="0" w:space="0" w:color="auto"/>
        <w:bottom w:val="none" w:sz="0" w:space="0" w:color="auto"/>
        <w:right w:val="none" w:sz="0" w:space="0" w:color="auto"/>
      </w:divBdr>
    </w:div>
    <w:div w:id="620721670">
      <w:bodyDiv w:val="1"/>
      <w:marLeft w:val="0"/>
      <w:marRight w:val="0"/>
      <w:marTop w:val="0"/>
      <w:marBottom w:val="0"/>
      <w:divBdr>
        <w:top w:val="none" w:sz="0" w:space="0" w:color="auto"/>
        <w:left w:val="none" w:sz="0" w:space="0" w:color="auto"/>
        <w:bottom w:val="none" w:sz="0" w:space="0" w:color="auto"/>
        <w:right w:val="none" w:sz="0" w:space="0" w:color="auto"/>
      </w:divBdr>
    </w:div>
    <w:div w:id="650405640">
      <w:bodyDiv w:val="1"/>
      <w:marLeft w:val="0"/>
      <w:marRight w:val="0"/>
      <w:marTop w:val="0"/>
      <w:marBottom w:val="0"/>
      <w:divBdr>
        <w:top w:val="none" w:sz="0" w:space="0" w:color="auto"/>
        <w:left w:val="none" w:sz="0" w:space="0" w:color="auto"/>
        <w:bottom w:val="none" w:sz="0" w:space="0" w:color="auto"/>
        <w:right w:val="none" w:sz="0" w:space="0" w:color="auto"/>
      </w:divBdr>
    </w:div>
    <w:div w:id="677582817">
      <w:bodyDiv w:val="1"/>
      <w:marLeft w:val="0"/>
      <w:marRight w:val="0"/>
      <w:marTop w:val="0"/>
      <w:marBottom w:val="0"/>
      <w:divBdr>
        <w:top w:val="none" w:sz="0" w:space="0" w:color="auto"/>
        <w:left w:val="none" w:sz="0" w:space="0" w:color="auto"/>
        <w:bottom w:val="none" w:sz="0" w:space="0" w:color="auto"/>
        <w:right w:val="none" w:sz="0" w:space="0" w:color="auto"/>
      </w:divBdr>
    </w:div>
    <w:div w:id="727345197">
      <w:bodyDiv w:val="1"/>
      <w:marLeft w:val="0"/>
      <w:marRight w:val="0"/>
      <w:marTop w:val="0"/>
      <w:marBottom w:val="0"/>
      <w:divBdr>
        <w:top w:val="none" w:sz="0" w:space="0" w:color="auto"/>
        <w:left w:val="none" w:sz="0" w:space="0" w:color="auto"/>
        <w:bottom w:val="none" w:sz="0" w:space="0" w:color="auto"/>
        <w:right w:val="none" w:sz="0" w:space="0" w:color="auto"/>
      </w:divBdr>
      <w:divsChild>
        <w:div w:id="341517275">
          <w:marLeft w:val="0"/>
          <w:marRight w:val="0"/>
          <w:marTop w:val="84"/>
          <w:marBottom w:val="0"/>
          <w:divBdr>
            <w:top w:val="none" w:sz="0" w:space="0" w:color="auto"/>
            <w:left w:val="none" w:sz="0" w:space="0" w:color="auto"/>
            <w:bottom w:val="none" w:sz="0" w:space="0" w:color="auto"/>
            <w:right w:val="none" w:sz="0" w:space="0" w:color="auto"/>
          </w:divBdr>
        </w:div>
        <w:div w:id="375785755">
          <w:marLeft w:val="0"/>
          <w:marRight w:val="0"/>
          <w:marTop w:val="84"/>
          <w:marBottom w:val="0"/>
          <w:divBdr>
            <w:top w:val="none" w:sz="0" w:space="0" w:color="auto"/>
            <w:left w:val="none" w:sz="0" w:space="0" w:color="auto"/>
            <w:bottom w:val="none" w:sz="0" w:space="0" w:color="auto"/>
            <w:right w:val="none" w:sz="0" w:space="0" w:color="auto"/>
          </w:divBdr>
        </w:div>
        <w:div w:id="702174067">
          <w:marLeft w:val="0"/>
          <w:marRight w:val="0"/>
          <w:marTop w:val="84"/>
          <w:marBottom w:val="0"/>
          <w:divBdr>
            <w:top w:val="none" w:sz="0" w:space="0" w:color="auto"/>
            <w:left w:val="none" w:sz="0" w:space="0" w:color="auto"/>
            <w:bottom w:val="none" w:sz="0" w:space="0" w:color="auto"/>
            <w:right w:val="none" w:sz="0" w:space="0" w:color="auto"/>
          </w:divBdr>
        </w:div>
        <w:div w:id="1171064891">
          <w:marLeft w:val="0"/>
          <w:marRight w:val="0"/>
          <w:marTop w:val="84"/>
          <w:marBottom w:val="0"/>
          <w:divBdr>
            <w:top w:val="none" w:sz="0" w:space="0" w:color="auto"/>
            <w:left w:val="none" w:sz="0" w:space="0" w:color="auto"/>
            <w:bottom w:val="none" w:sz="0" w:space="0" w:color="auto"/>
            <w:right w:val="none" w:sz="0" w:space="0" w:color="auto"/>
          </w:divBdr>
        </w:div>
        <w:div w:id="1314792479">
          <w:marLeft w:val="0"/>
          <w:marRight w:val="0"/>
          <w:marTop w:val="84"/>
          <w:marBottom w:val="0"/>
          <w:divBdr>
            <w:top w:val="none" w:sz="0" w:space="0" w:color="auto"/>
            <w:left w:val="none" w:sz="0" w:space="0" w:color="auto"/>
            <w:bottom w:val="none" w:sz="0" w:space="0" w:color="auto"/>
            <w:right w:val="none" w:sz="0" w:space="0" w:color="auto"/>
          </w:divBdr>
        </w:div>
        <w:div w:id="1332949940">
          <w:marLeft w:val="0"/>
          <w:marRight w:val="0"/>
          <w:marTop w:val="84"/>
          <w:marBottom w:val="0"/>
          <w:divBdr>
            <w:top w:val="none" w:sz="0" w:space="0" w:color="auto"/>
            <w:left w:val="none" w:sz="0" w:space="0" w:color="auto"/>
            <w:bottom w:val="none" w:sz="0" w:space="0" w:color="auto"/>
            <w:right w:val="none" w:sz="0" w:space="0" w:color="auto"/>
          </w:divBdr>
        </w:div>
        <w:div w:id="1415319588">
          <w:marLeft w:val="0"/>
          <w:marRight w:val="0"/>
          <w:marTop w:val="84"/>
          <w:marBottom w:val="0"/>
          <w:divBdr>
            <w:top w:val="none" w:sz="0" w:space="0" w:color="auto"/>
            <w:left w:val="none" w:sz="0" w:space="0" w:color="auto"/>
            <w:bottom w:val="none" w:sz="0" w:space="0" w:color="auto"/>
            <w:right w:val="none" w:sz="0" w:space="0" w:color="auto"/>
          </w:divBdr>
        </w:div>
        <w:div w:id="1674648375">
          <w:marLeft w:val="0"/>
          <w:marRight w:val="0"/>
          <w:marTop w:val="84"/>
          <w:marBottom w:val="0"/>
          <w:divBdr>
            <w:top w:val="none" w:sz="0" w:space="0" w:color="auto"/>
            <w:left w:val="none" w:sz="0" w:space="0" w:color="auto"/>
            <w:bottom w:val="none" w:sz="0" w:space="0" w:color="auto"/>
            <w:right w:val="none" w:sz="0" w:space="0" w:color="auto"/>
          </w:divBdr>
        </w:div>
        <w:div w:id="1858541646">
          <w:marLeft w:val="0"/>
          <w:marRight w:val="0"/>
          <w:marTop w:val="84"/>
          <w:marBottom w:val="0"/>
          <w:divBdr>
            <w:top w:val="none" w:sz="0" w:space="0" w:color="auto"/>
            <w:left w:val="none" w:sz="0" w:space="0" w:color="auto"/>
            <w:bottom w:val="none" w:sz="0" w:space="0" w:color="auto"/>
            <w:right w:val="none" w:sz="0" w:space="0" w:color="auto"/>
          </w:divBdr>
        </w:div>
        <w:div w:id="2132746728">
          <w:marLeft w:val="0"/>
          <w:marRight w:val="0"/>
          <w:marTop w:val="84"/>
          <w:marBottom w:val="0"/>
          <w:divBdr>
            <w:top w:val="none" w:sz="0" w:space="0" w:color="auto"/>
            <w:left w:val="none" w:sz="0" w:space="0" w:color="auto"/>
            <w:bottom w:val="none" w:sz="0" w:space="0" w:color="auto"/>
            <w:right w:val="none" w:sz="0" w:space="0" w:color="auto"/>
          </w:divBdr>
        </w:div>
      </w:divsChild>
    </w:div>
    <w:div w:id="866674396">
      <w:bodyDiv w:val="1"/>
      <w:marLeft w:val="0"/>
      <w:marRight w:val="0"/>
      <w:marTop w:val="0"/>
      <w:marBottom w:val="0"/>
      <w:divBdr>
        <w:top w:val="none" w:sz="0" w:space="0" w:color="auto"/>
        <w:left w:val="none" w:sz="0" w:space="0" w:color="auto"/>
        <w:bottom w:val="none" w:sz="0" w:space="0" w:color="auto"/>
        <w:right w:val="none" w:sz="0" w:space="0" w:color="auto"/>
      </w:divBdr>
    </w:div>
    <w:div w:id="867379470">
      <w:bodyDiv w:val="1"/>
      <w:marLeft w:val="0"/>
      <w:marRight w:val="0"/>
      <w:marTop w:val="0"/>
      <w:marBottom w:val="0"/>
      <w:divBdr>
        <w:top w:val="none" w:sz="0" w:space="0" w:color="auto"/>
        <w:left w:val="none" w:sz="0" w:space="0" w:color="auto"/>
        <w:bottom w:val="none" w:sz="0" w:space="0" w:color="auto"/>
        <w:right w:val="none" w:sz="0" w:space="0" w:color="auto"/>
      </w:divBdr>
    </w:div>
    <w:div w:id="925383217">
      <w:bodyDiv w:val="1"/>
      <w:marLeft w:val="0"/>
      <w:marRight w:val="0"/>
      <w:marTop w:val="0"/>
      <w:marBottom w:val="0"/>
      <w:divBdr>
        <w:top w:val="none" w:sz="0" w:space="0" w:color="auto"/>
        <w:left w:val="none" w:sz="0" w:space="0" w:color="auto"/>
        <w:bottom w:val="none" w:sz="0" w:space="0" w:color="auto"/>
        <w:right w:val="none" w:sz="0" w:space="0" w:color="auto"/>
      </w:divBdr>
    </w:div>
    <w:div w:id="986939056">
      <w:bodyDiv w:val="1"/>
      <w:marLeft w:val="0"/>
      <w:marRight w:val="0"/>
      <w:marTop w:val="0"/>
      <w:marBottom w:val="0"/>
      <w:divBdr>
        <w:top w:val="none" w:sz="0" w:space="0" w:color="auto"/>
        <w:left w:val="none" w:sz="0" w:space="0" w:color="auto"/>
        <w:bottom w:val="none" w:sz="0" w:space="0" w:color="auto"/>
        <w:right w:val="none" w:sz="0" w:space="0" w:color="auto"/>
      </w:divBdr>
    </w:div>
    <w:div w:id="1003170152">
      <w:bodyDiv w:val="1"/>
      <w:marLeft w:val="0"/>
      <w:marRight w:val="0"/>
      <w:marTop w:val="0"/>
      <w:marBottom w:val="0"/>
      <w:divBdr>
        <w:top w:val="none" w:sz="0" w:space="0" w:color="auto"/>
        <w:left w:val="none" w:sz="0" w:space="0" w:color="auto"/>
        <w:bottom w:val="none" w:sz="0" w:space="0" w:color="auto"/>
        <w:right w:val="none" w:sz="0" w:space="0" w:color="auto"/>
      </w:divBdr>
    </w:div>
    <w:div w:id="1018699843">
      <w:bodyDiv w:val="1"/>
      <w:marLeft w:val="0"/>
      <w:marRight w:val="0"/>
      <w:marTop w:val="0"/>
      <w:marBottom w:val="0"/>
      <w:divBdr>
        <w:top w:val="none" w:sz="0" w:space="0" w:color="auto"/>
        <w:left w:val="none" w:sz="0" w:space="0" w:color="auto"/>
        <w:bottom w:val="none" w:sz="0" w:space="0" w:color="auto"/>
        <w:right w:val="none" w:sz="0" w:space="0" w:color="auto"/>
      </w:divBdr>
    </w:div>
    <w:div w:id="1033924020">
      <w:bodyDiv w:val="1"/>
      <w:marLeft w:val="0"/>
      <w:marRight w:val="0"/>
      <w:marTop w:val="0"/>
      <w:marBottom w:val="0"/>
      <w:divBdr>
        <w:top w:val="none" w:sz="0" w:space="0" w:color="auto"/>
        <w:left w:val="none" w:sz="0" w:space="0" w:color="auto"/>
        <w:bottom w:val="none" w:sz="0" w:space="0" w:color="auto"/>
        <w:right w:val="none" w:sz="0" w:space="0" w:color="auto"/>
      </w:divBdr>
    </w:div>
    <w:div w:id="1035738814">
      <w:bodyDiv w:val="1"/>
      <w:marLeft w:val="0"/>
      <w:marRight w:val="0"/>
      <w:marTop w:val="0"/>
      <w:marBottom w:val="0"/>
      <w:divBdr>
        <w:top w:val="none" w:sz="0" w:space="0" w:color="auto"/>
        <w:left w:val="none" w:sz="0" w:space="0" w:color="auto"/>
        <w:bottom w:val="none" w:sz="0" w:space="0" w:color="auto"/>
        <w:right w:val="none" w:sz="0" w:space="0" w:color="auto"/>
      </w:divBdr>
    </w:div>
    <w:div w:id="1041440590">
      <w:bodyDiv w:val="1"/>
      <w:marLeft w:val="0"/>
      <w:marRight w:val="0"/>
      <w:marTop w:val="0"/>
      <w:marBottom w:val="0"/>
      <w:divBdr>
        <w:top w:val="none" w:sz="0" w:space="0" w:color="auto"/>
        <w:left w:val="none" w:sz="0" w:space="0" w:color="auto"/>
        <w:bottom w:val="none" w:sz="0" w:space="0" w:color="auto"/>
        <w:right w:val="none" w:sz="0" w:space="0" w:color="auto"/>
      </w:divBdr>
    </w:div>
    <w:div w:id="1229027078">
      <w:bodyDiv w:val="1"/>
      <w:marLeft w:val="0"/>
      <w:marRight w:val="0"/>
      <w:marTop w:val="0"/>
      <w:marBottom w:val="0"/>
      <w:divBdr>
        <w:top w:val="none" w:sz="0" w:space="0" w:color="auto"/>
        <w:left w:val="none" w:sz="0" w:space="0" w:color="auto"/>
        <w:bottom w:val="none" w:sz="0" w:space="0" w:color="auto"/>
        <w:right w:val="none" w:sz="0" w:space="0" w:color="auto"/>
      </w:divBdr>
    </w:div>
    <w:div w:id="1295864419">
      <w:bodyDiv w:val="1"/>
      <w:marLeft w:val="0"/>
      <w:marRight w:val="0"/>
      <w:marTop w:val="0"/>
      <w:marBottom w:val="0"/>
      <w:divBdr>
        <w:top w:val="none" w:sz="0" w:space="0" w:color="auto"/>
        <w:left w:val="none" w:sz="0" w:space="0" w:color="auto"/>
        <w:bottom w:val="none" w:sz="0" w:space="0" w:color="auto"/>
        <w:right w:val="none" w:sz="0" w:space="0" w:color="auto"/>
      </w:divBdr>
    </w:div>
    <w:div w:id="1334795562">
      <w:bodyDiv w:val="1"/>
      <w:marLeft w:val="0"/>
      <w:marRight w:val="0"/>
      <w:marTop w:val="0"/>
      <w:marBottom w:val="0"/>
      <w:divBdr>
        <w:top w:val="none" w:sz="0" w:space="0" w:color="auto"/>
        <w:left w:val="none" w:sz="0" w:space="0" w:color="auto"/>
        <w:bottom w:val="none" w:sz="0" w:space="0" w:color="auto"/>
        <w:right w:val="none" w:sz="0" w:space="0" w:color="auto"/>
      </w:divBdr>
    </w:div>
    <w:div w:id="1367827078">
      <w:bodyDiv w:val="1"/>
      <w:marLeft w:val="0"/>
      <w:marRight w:val="0"/>
      <w:marTop w:val="0"/>
      <w:marBottom w:val="0"/>
      <w:divBdr>
        <w:top w:val="none" w:sz="0" w:space="0" w:color="auto"/>
        <w:left w:val="none" w:sz="0" w:space="0" w:color="auto"/>
        <w:bottom w:val="none" w:sz="0" w:space="0" w:color="auto"/>
        <w:right w:val="none" w:sz="0" w:space="0" w:color="auto"/>
      </w:divBdr>
    </w:div>
    <w:div w:id="1413939783">
      <w:bodyDiv w:val="1"/>
      <w:marLeft w:val="0"/>
      <w:marRight w:val="0"/>
      <w:marTop w:val="0"/>
      <w:marBottom w:val="0"/>
      <w:divBdr>
        <w:top w:val="none" w:sz="0" w:space="0" w:color="auto"/>
        <w:left w:val="none" w:sz="0" w:space="0" w:color="auto"/>
        <w:bottom w:val="none" w:sz="0" w:space="0" w:color="auto"/>
        <w:right w:val="none" w:sz="0" w:space="0" w:color="auto"/>
      </w:divBdr>
    </w:div>
    <w:div w:id="1416786789">
      <w:bodyDiv w:val="1"/>
      <w:marLeft w:val="0"/>
      <w:marRight w:val="0"/>
      <w:marTop w:val="0"/>
      <w:marBottom w:val="0"/>
      <w:divBdr>
        <w:top w:val="none" w:sz="0" w:space="0" w:color="auto"/>
        <w:left w:val="none" w:sz="0" w:space="0" w:color="auto"/>
        <w:bottom w:val="none" w:sz="0" w:space="0" w:color="auto"/>
        <w:right w:val="none" w:sz="0" w:space="0" w:color="auto"/>
      </w:divBdr>
    </w:div>
    <w:div w:id="1432974980">
      <w:bodyDiv w:val="1"/>
      <w:marLeft w:val="0"/>
      <w:marRight w:val="0"/>
      <w:marTop w:val="0"/>
      <w:marBottom w:val="0"/>
      <w:divBdr>
        <w:top w:val="none" w:sz="0" w:space="0" w:color="auto"/>
        <w:left w:val="none" w:sz="0" w:space="0" w:color="auto"/>
        <w:bottom w:val="none" w:sz="0" w:space="0" w:color="auto"/>
        <w:right w:val="none" w:sz="0" w:space="0" w:color="auto"/>
      </w:divBdr>
    </w:div>
    <w:div w:id="1476795263">
      <w:bodyDiv w:val="1"/>
      <w:marLeft w:val="0"/>
      <w:marRight w:val="0"/>
      <w:marTop w:val="0"/>
      <w:marBottom w:val="0"/>
      <w:divBdr>
        <w:top w:val="none" w:sz="0" w:space="0" w:color="auto"/>
        <w:left w:val="none" w:sz="0" w:space="0" w:color="auto"/>
        <w:bottom w:val="none" w:sz="0" w:space="0" w:color="auto"/>
        <w:right w:val="none" w:sz="0" w:space="0" w:color="auto"/>
      </w:divBdr>
    </w:div>
    <w:div w:id="1524202571">
      <w:bodyDiv w:val="1"/>
      <w:marLeft w:val="0"/>
      <w:marRight w:val="0"/>
      <w:marTop w:val="0"/>
      <w:marBottom w:val="0"/>
      <w:divBdr>
        <w:top w:val="none" w:sz="0" w:space="0" w:color="auto"/>
        <w:left w:val="none" w:sz="0" w:space="0" w:color="auto"/>
        <w:bottom w:val="none" w:sz="0" w:space="0" w:color="auto"/>
        <w:right w:val="none" w:sz="0" w:space="0" w:color="auto"/>
      </w:divBdr>
    </w:div>
    <w:div w:id="1586576202">
      <w:bodyDiv w:val="1"/>
      <w:marLeft w:val="0"/>
      <w:marRight w:val="0"/>
      <w:marTop w:val="0"/>
      <w:marBottom w:val="0"/>
      <w:divBdr>
        <w:top w:val="none" w:sz="0" w:space="0" w:color="auto"/>
        <w:left w:val="none" w:sz="0" w:space="0" w:color="auto"/>
        <w:bottom w:val="none" w:sz="0" w:space="0" w:color="auto"/>
        <w:right w:val="none" w:sz="0" w:space="0" w:color="auto"/>
      </w:divBdr>
    </w:div>
    <w:div w:id="1625426781">
      <w:bodyDiv w:val="1"/>
      <w:marLeft w:val="0"/>
      <w:marRight w:val="0"/>
      <w:marTop w:val="0"/>
      <w:marBottom w:val="0"/>
      <w:divBdr>
        <w:top w:val="none" w:sz="0" w:space="0" w:color="auto"/>
        <w:left w:val="none" w:sz="0" w:space="0" w:color="auto"/>
        <w:bottom w:val="none" w:sz="0" w:space="0" w:color="auto"/>
        <w:right w:val="none" w:sz="0" w:space="0" w:color="auto"/>
      </w:divBdr>
    </w:div>
    <w:div w:id="1654093414">
      <w:bodyDiv w:val="1"/>
      <w:marLeft w:val="0"/>
      <w:marRight w:val="0"/>
      <w:marTop w:val="0"/>
      <w:marBottom w:val="0"/>
      <w:divBdr>
        <w:top w:val="none" w:sz="0" w:space="0" w:color="auto"/>
        <w:left w:val="none" w:sz="0" w:space="0" w:color="auto"/>
        <w:bottom w:val="none" w:sz="0" w:space="0" w:color="auto"/>
        <w:right w:val="none" w:sz="0" w:space="0" w:color="auto"/>
      </w:divBdr>
    </w:div>
    <w:div w:id="1667661013">
      <w:bodyDiv w:val="1"/>
      <w:marLeft w:val="0"/>
      <w:marRight w:val="0"/>
      <w:marTop w:val="0"/>
      <w:marBottom w:val="0"/>
      <w:divBdr>
        <w:top w:val="none" w:sz="0" w:space="0" w:color="auto"/>
        <w:left w:val="none" w:sz="0" w:space="0" w:color="auto"/>
        <w:bottom w:val="none" w:sz="0" w:space="0" w:color="auto"/>
        <w:right w:val="none" w:sz="0" w:space="0" w:color="auto"/>
      </w:divBdr>
    </w:div>
    <w:div w:id="1756366948">
      <w:bodyDiv w:val="1"/>
      <w:marLeft w:val="0"/>
      <w:marRight w:val="0"/>
      <w:marTop w:val="0"/>
      <w:marBottom w:val="0"/>
      <w:divBdr>
        <w:top w:val="none" w:sz="0" w:space="0" w:color="auto"/>
        <w:left w:val="none" w:sz="0" w:space="0" w:color="auto"/>
        <w:bottom w:val="none" w:sz="0" w:space="0" w:color="auto"/>
        <w:right w:val="none" w:sz="0" w:space="0" w:color="auto"/>
      </w:divBdr>
    </w:div>
    <w:div w:id="1790514654">
      <w:bodyDiv w:val="1"/>
      <w:marLeft w:val="0"/>
      <w:marRight w:val="0"/>
      <w:marTop w:val="0"/>
      <w:marBottom w:val="0"/>
      <w:divBdr>
        <w:top w:val="none" w:sz="0" w:space="0" w:color="auto"/>
        <w:left w:val="none" w:sz="0" w:space="0" w:color="auto"/>
        <w:bottom w:val="none" w:sz="0" w:space="0" w:color="auto"/>
        <w:right w:val="none" w:sz="0" w:space="0" w:color="auto"/>
      </w:divBdr>
    </w:div>
    <w:div w:id="1825008373">
      <w:bodyDiv w:val="1"/>
      <w:marLeft w:val="0"/>
      <w:marRight w:val="0"/>
      <w:marTop w:val="0"/>
      <w:marBottom w:val="0"/>
      <w:divBdr>
        <w:top w:val="none" w:sz="0" w:space="0" w:color="auto"/>
        <w:left w:val="none" w:sz="0" w:space="0" w:color="auto"/>
        <w:bottom w:val="none" w:sz="0" w:space="0" w:color="auto"/>
        <w:right w:val="none" w:sz="0" w:space="0" w:color="auto"/>
      </w:divBdr>
    </w:div>
    <w:div w:id="1825857887">
      <w:bodyDiv w:val="1"/>
      <w:marLeft w:val="0"/>
      <w:marRight w:val="0"/>
      <w:marTop w:val="0"/>
      <w:marBottom w:val="0"/>
      <w:divBdr>
        <w:top w:val="none" w:sz="0" w:space="0" w:color="auto"/>
        <w:left w:val="none" w:sz="0" w:space="0" w:color="auto"/>
        <w:bottom w:val="none" w:sz="0" w:space="0" w:color="auto"/>
        <w:right w:val="none" w:sz="0" w:space="0" w:color="auto"/>
      </w:divBdr>
    </w:div>
    <w:div w:id="1836455012">
      <w:bodyDiv w:val="1"/>
      <w:marLeft w:val="0"/>
      <w:marRight w:val="0"/>
      <w:marTop w:val="0"/>
      <w:marBottom w:val="0"/>
      <w:divBdr>
        <w:top w:val="none" w:sz="0" w:space="0" w:color="auto"/>
        <w:left w:val="none" w:sz="0" w:space="0" w:color="auto"/>
        <w:bottom w:val="none" w:sz="0" w:space="0" w:color="auto"/>
        <w:right w:val="none" w:sz="0" w:space="0" w:color="auto"/>
      </w:divBdr>
    </w:div>
    <w:div w:id="1846703798">
      <w:bodyDiv w:val="1"/>
      <w:marLeft w:val="0"/>
      <w:marRight w:val="0"/>
      <w:marTop w:val="0"/>
      <w:marBottom w:val="0"/>
      <w:divBdr>
        <w:top w:val="none" w:sz="0" w:space="0" w:color="auto"/>
        <w:left w:val="none" w:sz="0" w:space="0" w:color="auto"/>
        <w:bottom w:val="none" w:sz="0" w:space="0" w:color="auto"/>
        <w:right w:val="none" w:sz="0" w:space="0" w:color="auto"/>
      </w:divBdr>
    </w:div>
    <w:div w:id="1919560454">
      <w:bodyDiv w:val="1"/>
      <w:marLeft w:val="0"/>
      <w:marRight w:val="0"/>
      <w:marTop w:val="0"/>
      <w:marBottom w:val="0"/>
      <w:divBdr>
        <w:top w:val="none" w:sz="0" w:space="0" w:color="auto"/>
        <w:left w:val="none" w:sz="0" w:space="0" w:color="auto"/>
        <w:bottom w:val="none" w:sz="0" w:space="0" w:color="auto"/>
        <w:right w:val="none" w:sz="0" w:space="0" w:color="auto"/>
      </w:divBdr>
    </w:div>
    <w:div w:id="1927642978">
      <w:bodyDiv w:val="1"/>
      <w:marLeft w:val="0"/>
      <w:marRight w:val="0"/>
      <w:marTop w:val="0"/>
      <w:marBottom w:val="0"/>
      <w:divBdr>
        <w:top w:val="none" w:sz="0" w:space="0" w:color="auto"/>
        <w:left w:val="none" w:sz="0" w:space="0" w:color="auto"/>
        <w:bottom w:val="none" w:sz="0" w:space="0" w:color="auto"/>
        <w:right w:val="none" w:sz="0" w:space="0" w:color="auto"/>
      </w:divBdr>
    </w:div>
    <w:div w:id="1942494102">
      <w:bodyDiv w:val="1"/>
      <w:marLeft w:val="0"/>
      <w:marRight w:val="0"/>
      <w:marTop w:val="0"/>
      <w:marBottom w:val="0"/>
      <w:divBdr>
        <w:top w:val="none" w:sz="0" w:space="0" w:color="auto"/>
        <w:left w:val="none" w:sz="0" w:space="0" w:color="auto"/>
        <w:bottom w:val="none" w:sz="0" w:space="0" w:color="auto"/>
        <w:right w:val="none" w:sz="0" w:space="0" w:color="auto"/>
      </w:divBdr>
    </w:div>
    <w:div w:id="1946112007">
      <w:bodyDiv w:val="1"/>
      <w:marLeft w:val="0"/>
      <w:marRight w:val="0"/>
      <w:marTop w:val="0"/>
      <w:marBottom w:val="0"/>
      <w:divBdr>
        <w:top w:val="none" w:sz="0" w:space="0" w:color="auto"/>
        <w:left w:val="none" w:sz="0" w:space="0" w:color="auto"/>
        <w:bottom w:val="none" w:sz="0" w:space="0" w:color="auto"/>
        <w:right w:val="none" w:sz="0" w:space="0" w:color="auto"/>
      </w:divBdr>
    </w:div>
    <w:div w:id="1961758368">
      <w:bodyDiv w:val="1"/>
      <w:marLeft w:val="0"/>
      <w:marRight w:val="0"/>
      <w:marTop w:val="0"/>
      <w:marBottom w:val="0"/>
      <w:divBdr>
        <w:top w:val="none" w:sz="0" w:space="0" w:color="auto"/>
        <w:left w:val="none" w:sz="0" w:space="0" w:color="auto"/>
        <w:bottom w:val="none" w:sz="0" w:space="0" w:color="auto"/>
        <w:right w:val="none" w:sz="0" w:space="0" w:color="auto"/>
      </w:divBdr>
    </w:div>
    <w:div w:id="2001804883">
      <w:bodyDiv w:val="1"/>
      <w:marLeft w:val="0"/>
      <w:marRight w:val="0"/>
      <w:marTop w:val="0"/>
      <w:marBottom w:val="0"/>
      <w:divBdr>
        <w:top w:val="none" w:sz="0" w:space="0" w:color="auto"/>
        <w:left w:val="none" w:sz="0" w:space="0" w:color="auto"/>
        <w:bottom w:val="none" w:sz="0" w:space="0" w:color="auto"/>
        <w:right w:val="none" w:sz="0" w:space="0" w:color="auto"/>
      </w:divBdr>
    </w:div>
    <w:div w:id="2008895286">
      <w:bodyDiv w:val="1"/>
      <w:marLeft w:val="0"/>
      <w:marRight w:val="0"/>
      <w:marTop w:val="0"/>
      <w:marBottom w:val="0"/>
      <w:divBdr>
        <w:top w:val="none" w:sz="0" w:space="0" w:color="auto"/>
        <w:left w:val="none" w:sz="0" w:space="0" w:color="auto"/>
        <w:bottom w:val="none" w:sz="0" w:space="0" w:color="auto"/>
        <w:right w:val="none" w:sz="0" w:space="0" w:color="auto"/>
      </w:divBdr>
    </w:div>
    <w:div w:id="2028630892">
      <w:bodyDiv w:val="1"/>
      <w:marLeft w:val="0"/>
      <w:marRight w:val="0"/>
      <w:marTop w:val="0"/>
      <w:marBottom w:val="0"/>
      <w:divBdr>
        <w:top w:val="none" w:sz="0" w:space="0" w:color="auto"/>
        <w:left w:val="none" w:sz="0" w:space="0" w:color="auto"/>
        <w:bottom w:val="none" w:sz="0" w:space="0" w:color="auto"/>
        <w:right w:val="none" w:sz="0" w:space="0" w:color="auto"/>
      </w:divBdr>
    </w:div>
    <w:div w:id="2046321617">
      <w:bodyDiv w:val="1"/>
      <w:marLeft w:val="0"/>
      <w:marRight w:val="0"/>
      <w:marTop w:val="0"/>
      <w:marBottom w:val="0"/>
      <w:divBdr>
        <w:top w:val="none" w:sz="0" w:space="0" w:color="auto"/>
        <w:left w:val="none" w:sz="0" w:space="0" w:color="auto"/>
        <w:bottom w:val="none" w:sz="0" w:space="0" w:color="auto"/>
        <w:right w:val="none" w:sz="0" w:space="0" w:color="auto"/>
      </w:divBdr>
    </w:div>
    <w:div w:id="2092117167">
      <w:bodyDiv w:val="1"/>
      <w:marLeft w:val="0"/>
      <w:marRight w:val="0"/>
      <w:marTop w:val="0"/>
      <w:marBottom w:val="0"/>
      <w:divBdr>
        <w:top w:val="none" w:sz="0" w:space="0" w:color="auto"/>
        <w:left w:val="none" w:sz="0" w:space="0" w:color="auto"/>
        <w:bottom w:val="none" w:sz="0" w:space="0" w:color="auto"/>
        <w:right w:val="none" w:sz="0" w:space="0" w:color="auto"/>
      </w:divBdr>
    </w:div>
    <w:div w:id="2096050705">
      <w:bodyDiv w:val="1"/>
      <w:marLeft w:val="0"/>
      <w:marRight w:val="0"/>
      <w:marTop w:val="0"/>
      <w:marBottom w:val="0"/>
      <w:divBdr>
        <w:top w:val="none" w:sz="0" w:space="0" w:color="auto"/>
        <w:left w:val="none" w:sz="0" w:space="0" w:color="auto"/>
        <w:bottom w:val="none" w:sz="0" w:space="0" w:color="auto"/>
        <w:right w:val="none" w:sz="0" w:space="0" w:color="auto"/>
      </w:divBdr>
    </w:div>
    <w:div w:id="21395197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package" Target="embeddings/Microsoft_Excel_Worksheet.xlsx"/><Relationship Id="rId26" Type="http://schemas.openxmlformats.org/officeDocument/2006/relationships/image" Target="media/image11.emf"/><Relationship Id="rId3" Type="http://schemas.openxmlformats.org/officeDocument/2006/relationships/customXml" Target="../customXml/item3.xml"/><Relationship Id="rId21" Type="http://schemas.openxmlformats.org/officeDocument/2006/relationships/image" Target="media/image9.emf"/><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package" Target="embeddings/Microsoft_Excel_Worksheet3.xlsx"/><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package" Target="embeddings/Microsoft_Excel_Worksheet1.xlsx"/><Relationship Id="rId29" Type="http://schemas.openxmlformats.org/officeDocument/2006/relationships/hyperlink" Target="https://portal221.globalview.adp.com/irj/servlet/prt/portal/prtroot/com.sap.km.cm.navigation/room_extensions/cm_stores/ADP_Project_Documents/workspaces/b086e86f-6880-3710-cb99-c151ffaa9238/B.%20Blueprint?StartUri=/room_extensions/cm_stores/ADP_Project_Documents/workspaces/b086e86f-6880-3710-cb99-c151ffaa923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emf"/><Relationship Id="rId32" Type="http://schemas.openxmlformats.org/officeDocument/2006/relationships/header" Target="header1.xml"/><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portal221.globalview.adp.com/irj/servlet/prt/portal/prtroot/com.sap.km.cm.navigation/room_extensions/cm_stores/ADP_Project_Documents/workspaces/b086e86f-6880-3710-cb99-c151ffaa9238/B.%20Blueprint?StartUri=/room_extensions/cm_stores/ADP_Project_Documents/workspaces/b086e86f-6880-3710-cb99-c151ffaa9238" TargetMode="External"/><Relationship Id="rId28" Type="http://schemas.openxmlformats.org/officeDocument/2006/relationships/hyperlink" Target="https://portal221.globalview.adp.com/irj/servlet/prt/portal/prtroot/com.sap.km.cm.navigation/room_extensions/cm_stores/ADP_Project_Documents/workspaces/b086e86f-6880-3710-cb99-c151ffaa9238/B.%20Blueprint?StartUri=/room_extensions/cm_stores/ADP_Project_Documents/workspaces/b086e86f-6880-3710-cb99-c151ffaa9238"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emf"/><Relationship Id="rId31" Type="http://schemas.openxmlformats.org/officeDocument/2006/relationships/hyperlink" Target="https://portal221.globalview.adp.com/irj/servlet/prt/portal/prtroot/com.sap.km.cm.navigation/room_extensions/cm_stores/ADP_Project_Documents/workspaces/b086e86f-6880-3710-cb99-c151ffaa9238/B.%20Blueprint?StartUri=/room_extensions/cm_stores/ADP_Project_Documents/workspaces/b086e86f-6880-3710-cb99-c151ffaa923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package" Target="embeddings/Microsoft_Excel_Worksheet2.xlsx"/><Relationship Id="rId27" Type="http://schemas.openxmlformats.org/officeDocument/2006/relationships/package" Target="embeddings/Microsoft_Excel_Worksheet4.xlsx"/><Relationship Id="rId30" Type="http://schemas.openxmlformats.org/officeDocument/2006/relationships/hyperlink" Target="https://portal221.globalview.adp.com/irj/servlet/prt/portal/prtroot/com.sap.km.cm.navigation/room_extensions/cm_stores/ADP_Project_Documents/workspaces/b086e86f-6880-3710-cb99-c151ffaa9238/B.%20Blueprint?StartUri=/room_extensions/cm_stores/ADP_Project_Documents/workspaces/b086e86f-6880-3710-cb99-c151ffaa9238" TargetMode="External"/><Relationship Id="rId35"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ope\AppData\Roaming\Microsoft\Templates\GV00003121%20GlobalView%20Word%20Template%20-%20Blu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F1C615549CEF54DA63A0BDE2DF3EACA" ma:contentTypeVersion="0" ma:contentTypeDescription="Create a new document." ma:contentTypeScope="" ma:versionID="2d61fc58d417a7aa8787b57252362d5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3A410D-F865-4811-88DF-E4D2A9A9AA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3DA274E-89C5-4FEB-B0AF-F85028038CC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B28E0EA-426A-4970-B62B-13A2B95194E3}">
  <ds:schemaRefs>
    <ds:schemaRef ds:uri="http://schemas.microsoft.com/sharepoint/v3/contenttype/forms"/>
  </ds:schemaRefs>
</ds:datastoreItem>
</file>

<file path=customXml/itemProps4.xml><?xml version="1.0" encoding="utf-8"?>
<ds:datastoreItem xmlns:ds="http://schemas.openxmlformats.org/officeDocument/2006/customXml" ds:itemID="{34588693-BF71-4C40-BDB8-DE3B54E7A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GV00003121 GlobalView Word Template - Blue</Template>
  <TotalTime>200</TotalTime>
  <Pages>55</Pages>
  <Words>15062</Words>
  <Characters>85854</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GlobalView General Document</vt:lpstr>
    </vt:vector>
  </TitlesOfParts>
  <Company>Automatic Data Processing, Inc.</Company>
  <LinksUpToDate>false</LinksUpToDate>
  <CharactersWithSpaces>100715</CharactersWithSpaces>
  <SharedDoc>false</SharedDoc>
  <HLinks>
    <vt:vector size="12" baseType="variant">
      <vt:variant>
        <vt:i4>2359353</vt:i4>
      </vt:variant>
      <vt:variant>
        <vt:i4>54</vt:i4>
      </vt:variant>
      <vt:variant>
        <vt:i4>0</vt:i4>
      </vt:variant>
      <vt:variant>
        <vt:i4>5</vt:i4>
      </vt:variant>
      <vt:variant>
        <vt:lpwstr>http://collaboration.adpcorp.com/Sites/GV-GES/GVLP Job Aids/FAQ for LLC conversion.pdf</vt:lpwstr>
      </vt:variant>
      <vt:variant>
        <vt:lpwstr/>
      </vt:variant>
      <vt:variant>
        <vt:i4>7077938</vt:i4>
      </vt:variant>
      <vt:variant>
        <vt:i4>51</vt:i4>
      </vt:variant>
      <vt:variant>
        <vt:i4>0</vt:i4>
      </vt:variant>
      <vt:variant>
        <vt:i4>5</vt:i4>
      </vt:variant>
      <vt:variant>
        <vt:lpwstr>http://en.wikipedia.org/wiki/Limited_liability_company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GlobalView General Document</dc:title>
  <dc:subject>GV00003121</dc:subject>
  <dc:creator>Diana Hope</dc:creator>
  <cp:lastModifiedBy>Dawson, Bre (ESI)</cp:lastModifiedBy>
  <cp:revision>4</cp:revision>
  <dcterms:created xsi:type="dcterms:W3CDTF">2020-03-20T05:25:00Z</dcterms:created>
  <dcterms:modified xsi:type="dcterms:W3CDTF">2020-03-23T03:21:00Z</dcterms:modified>
</cp:coreProperties>
</file>